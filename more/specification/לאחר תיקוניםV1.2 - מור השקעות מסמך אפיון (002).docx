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C9CF53" w14:textId="77777777" w:rsidR="006A031A" w:rsidRPr="006A031A" w:rsidRDefault="008D2F1D" w:rsidP="0010205C">
      <w:pPr>
        <w:bidi/>
      </w:pPr>
      <w:r>
        <w:t xml:space="preserve"> </w:t>
      </w:r>
    </w:p>
    <w:p w14:paraId="0C238816" w14:textId="77777777" w:rsidR="006A031A" w:rsidRPr="006A031A" w:rsidRDefault="006A031A" w:rsidP="0010205C">
      <w:pPr>
        <w:bidi/>
      </w:pPr>
    </w:p>
    <w:p w14:paraId="4A285ACE" w14:textId="77777777" w:rsidR="006A031A" w:rsidRPr="006A031A" w:rsidRDefault="006A031A" w:rsidP="0010205C">
      <w:pPr>
        <w:bidi/>
      </w:pPr>
    </w:p>
    <w:p w14:paraId="09306E20" w14:textId="77777777" w:rsidR="006A031A" w:rsidRDefault="006A031A" w:rsidP="0010205C">
      <w:pPr>
        <w:bidi/>
      </w:pPr>
    </w:p>
    <w:p w14:paraId="21FD7A93" w14:textId="77777777" w:rsidR="006A031A" w:rsidRPr="00015D2D" w:rsidRDefault="006A031A" w:rsidP="0010205C">
      <w:pPr>
        <w:bidi/>
        <w:rPr>
          <w:sz w:val="72"/>
          <w:szCs w:val="72"/>
          <w:rtl/>
        </w:rPr>
      </w:pPr>
      <w:r w:rsidRPr="00015D2D">
        <w:rPr>
          <w:rFonts w:hint="cs"/>
          <w:sz w:val="72"/>
          <w:szCs w:val="72"/>
          <w:rtl/>
        </w:rPr>
        <w:t>מור השקעות</w:t>
      </w:r>
    </w:p>
    <w:p w14:paraId="14540EAE" w14:textId="77777777" w:rsidR="006A031A" w:rsidRDefault="006A031A" w:rsidP="0010205C">
      <w:pPr>
        <w:bidi/>
        <w:rPr>
          <w:sz w:val="52"/>
          <w:szCs w:val="52"/>
          <w:rtl/>
        </w:rPr>
      </w:pPr>
    </w:p>
    <w:p w14:paraId="77C3E24E" w14:textId="77777777" w:rsidR="006A031A" w:rsidRPr="00015D2D" w:rsidRDefault="006A031A" w:rsidP="0010205C">
      <w:pPr>
        <w:bidi/>
        <w:rPr>
          <w:sz w:val="56"/>
          <w:szCs w:val="56"/>
          <w:rtl/>
        </w:rPr>
      </w:pPr>
      <w:r w:rsidRPr="00015D2D">
        <w:rPr>
          <w:rFonts w:hint="cs"/>
          <w:sz w:val="56"/>
          <w:szCs w:val="56"/>
          <w:rtl/>
        </w:rPr>
        <w:t>אפיון תהליך "הצטרפויות לפנסיה"</w:t>
      </w:r>
    </w:p>
    <w:p w14:paraId="30CDB3E9" w14:textId="77777777" w:rsidR="006A031A" w:rsidRDefault="006A031A" w:rsidP="0010205C">
      <w:pPr>
        <w:bidi/>
        <w:rPr>
          <w:sz w:val="52"/>
          <w:szCs w:val="52"/>
          <w:rtl/>
        </w:rPr>
      </w:pPr>
    </w:p>
    <w:p w14:paraId="5E7BC8EF" w14:textId="77777777" w:rsidR="006A031A" w:rsidRDefault="0070449C" w:rsidP="0010205C">
      <w:pPr>
        <w:bidi/>
      </w:pPr>
      <w:r>
        <w:t xml:space="preserve">. </w:t>
      </w:r>
      <w:r w:rsidR="00E47EF4">
        <w:rPr>
          <w:rFonts w:hint="cs"/>
          <w:rtl/>
        </w:rPr>
        <w:t>ישראל</w:t>
      </w:r>
      <w:r w:rsidR="00E47EF4">
        <w:t xml:space="preserve"> </w:t>
      </w:r>
      <w:r>
        <w:t>KPMG</w:t>
      </w:r>
      <w:r w:rsidR="006A031A" w:rsidRPr="006A031A">
        <w:rPr>
          <w:rFonts w:hint="cs"/>
          <w:b/>
          <w:bCs/>
          <w:u w:val="single"/>
          <w:rtl/>
        </w:rPr>
        <w:t>נכתב ע"י</w:t>
      </w:r>
      <w:r w:rsidR="006A031A" w:rsidRPr="006A031A">
        <w:rPr>
          <w:rFonts w:hint="cs"/>
          <w:b/>
          <w:bCs/>
          <w:rtl/>
        </w:rPr>
        <w:t xml:space="preserve">: </w:t>
      </w:r>
      <w:r w:rsidR="006A031A">
        <w:rPr>
          <w:rFonts w:hint="cs"/>
          <w:rtl/>
        </w:rPr>
        <w:t xml:space="preserve">מור השקעות + </w:t>
      </w:r>
    </w:p>
    <w:p w14:paraId="4DD86A1E" w14:textId="77777777" w:rsidR="006A031A" w:rsidRDefault="006A031A" w:rsidP="0010205C">
      <w:pPr>
        <w:bidi/>
        <w:rPr>
          <w:rtl/>
        </w:rPr>
      </w:pPr>
    </w:p>
    <w:p w14:paraId="026BCCF4" w14:textId="77777777" w:rsidR="006A031A" w:rsidRPr="006A031A" w:rsidRDefault="006A031A" w:rsidP="0010205C">
      <w:pPr>
        <w:bidi/>
        <w:rPr>
          <w:b/>
          <w:bCs/>
          <w:rtl/>
        </w:rPr>
      </w:pPr>
      <w:r w:rsidRPr="006A031A">
        <w:rPr>
          <w:rFonts w:hint="cs"/>
          <w:b/>
          <w:bCs/>
          <w:u w:val="single"/>
          <w:rtl/>
        </w:rPr>
        <w:t>תאריך</w:t>
      </w:r>
      <w:r w:rsidRPr="006A031A">
        <w:rPr>
          <w:rFonts w:hint="cs"/>
          <w:b/>
          <w:bCs/>
          <w:rtl/>
        </w:rPr>
        <w:t>:</w:t>
      </w:r>
      <w:r w:rsidR="00E47EF4">
        <w:rPr>
          <w:rFonts w:hint="cs"/>
          <w:b/>
          <w:bCs/>
          <w:rtl/>
        </w:rPr>
        <w:t xml:space="preserve"> </w:t>
      </w:r>
    </w:p>
    <w:p w14:paraId="7CA26E20" w14:textId="77777777" w:rsidR="006A031A" w:rsidRDefault="006A031A" w:rsidP="0010205C">
      <w:pPr>
        <w:bidi/>
        <w:rPr>
          <w:rtl/>
        </w:rPr>
      </w:pPr>
    </w:p>
    <w:p w14:paraId="7E67B863" w14:textId="77777777" w:rsidR="006A031A" w:rsidRDefault="006A031A" w:rsidP="0010205C">
      <w:pPr>
        <w:bidi/>
        <w:rPr>
          <w:b/>
          <w:bCs/>
          <w:rtl/>
        </w:rPr>
      </w:pPr>
      <w:r w:rsidRPr="006A031A">
        <w:rPr>
          <w:rFonts w:hint="cs"/>
          <w:b/>
          <w:bCs/>
          <w:u w:val="single"/>
          <w:rtl/>
        </w:rPr>
        <w:t>גרסה</w:t>
      </w:r>
      <w:r w:rsidRPr="006A031A">
        <w:rPr>
          <w:rFonts w:hint="cs"/>
          <w:b/>
          <w:bCs/>
          <w:rtl/>
        </w:rPr>
        <w:t>:</w:t>
      </w:r>
    </w:p>
    <w:p w14:paraId="6C199AFC" w14:textId="77777777" w:rsidR="006A031A" w:rsidRDefault="006A031A" w:rsidP="0010205C">
      <w:pPr>
        <w:bidi/>
        <w:rPr>
          <w:b/>
          <w:bCs/>
          <w:rtl/>
        </w:rPr>
      </w:pPr>
    </w:p>
    <w:p w14:paraId="2D5B9A7A" w14:textId="77777777" w:rsidR="006A031A" w:rsidRDefault="006A031A" w:rsidP="0010205C">
      <w:pPr>
        <w:bidi/>
        <w:rPr>
          <w:b/>
          <w:bCs/>
          <w:rtl/>
        </w:rPr>
      </w:pPr>
    </w:p>
    <w:p w14:paraId="2E420793" w14:textId="77777777" w:rsidR="006A031A" w:rsidRDefault="006A031A" w:rsidP="0010205C">
      <w:pPr>
        <w:bidi/>
        <w:rPr>
          <w:b/>
          <w:bCs/>
          <w:rtl/>
        </w:rPr>
      </w:pPr>
    </w:p>
    <w:p w14:paraId="3629504B" w14:textId="77777777" w:rsidR="006A031A" w:rsidRDefault="006A031A" w:rsidP="0010205C">
      <w:pPr>
        <w:bidi/>
        <w:rPr>
          <w:b/>
          <w:bCs/>
          <w:rtl/>
        </w:rPr>
      </w:pPr>
    </w:p>
    <w:p w14:paraId="69FA286E" w14:textId="77777777" w:rsidR="006A031A" w:rsidRDefault="006A031A" w:rsidP="0010205C">
      <w:pPr>
        <w:bidi/>
        <w:rPr>
          <w:b/>
          <w:bCs/>
          <w:rtl/>
        </w:rPr>
      </w:pPr>
    </w:p>
    <w:p w14:paraId="3CEE0656" w14:textId="77777777" w:rsidR="006A031A" w:rsidRDefault="006A031A" w:rsidP="0010205C">
      <w:pPr>
        <w:bidi/>
        <w:rPr>
          <w:b/>
          <w:bCs/>
          <w:rtl/>
        </w:rPr>
      </w:pPr>
    </w:p>
    <w:p w14:paraId="1275ED2F" w14:textId="77777777" w:rsidR="006A031A" w:rsidRDefault="006A031A" w:rsidP="0010205C">
      <w:pPr>
        <w:bidi/>
        <w:rPr>
          <w:b/>
          <w:bCs/>
          <w:rtl/>
        </w:rPr>
      </w:pPr>
    </w:p>
    <w:p w14:paraId="5118D2AE" w14:textId="77777777" w:rsidR="006A031A" w:rsidRDefault="006A031A" w:rsidP="0010205C">
      <w:pPr>
        <w:bidi/>
        <w:rPr>
          <w:b/>
          <w:bCs/>
          <w:rtl/>
        </w:rPr>
      </w:pPr>
    </w:p>
    <w:p w14:paraId="4057364D" w14:textId="77777777" w:rsidR="006A031A" w:rsidRDefault="006A031A" w:rsidP="0010205C">
      <w:pPr>
        <w:bidi/>
        <w:rPr>
          <w:b/>
          <w:bCs/>
          <w:rtl/>
        </w:rPr>
      </w:pPr>
    </w:p>
    <w:p w14:paraId="6CCB00AF" w14:textId="77777777" w:rsidR="006A031A" w:rsidRDefault="006A031A" w:rsidP="0010205C">
      <w:pPr>
        <w:bidi/>
        <w:rPr>
          <w:b/>
          <w:bCs/>
          <w:rtl/>
        </w:rPr>
      </w:pPr>
    </w:p>
    <w:p w14:paraId="42E63C2D" w14:textId="77777777" w:rsidR="006A031A" w:rsidRDefault="006A031A" w:rsidP="0010205C">
      <w:pPr>
        <w:bidi/>
        <w:rPr>
          <w:b/>
          <w:bCs/>
        </w:rPr>
      </w:pPr>
    </w:p>
    <w:p w14:paraId="159F54E7" w14:textId="77777777" w:rsidR="00CB3973" w:rsidRDefault="00CB3973" w:rsidP="0010205C">
      <w:pPr>
        <w:bidi/>
        <w:rPr>
          <w:b/>
          <w:bCs/>
        </w:rPr>
      </w:pPr>
    </w:p>
    <w:p w14:paraId="1C88F17F" w14:textId="77777777" w:rsidR="00CB3973" w:rsidRDefault="00CB3973" w:rsidP="0010205C">
      <w:pPr>
        <w:bidi/>
        <w:rPr>
          <w:b/>
          <w:bCs/>
          <w:rtl/>
        </w:rPr>
      </w:pPr>
    </w:p>
    <w:p w14:paraId="4CA544DE" w14:textId="77777777" w:rsidR="004B24AE" w:rsidRDefault="004B24AE" w:rsidP="0010205C">
      <w:pPr>
        <w:bidi/>
        <w:rPr>
          <w:b/>
          <w:bCs/>
          <w:sz w:val="40"/>
          <w:szCs w:val="40"/>
        </w:rPr>
      </w:pPr>
      <w:r w:rsidRPr="004B24AE">
        <w:rPr>
          <w:rFonts w:hint="cs"/>
          <w:b/>
          <w:bCs/>
          <w:sz w:val="40"/>
          <w:szCs w:val="40"/>
          <w:rtl/>
        </w:rPr>
        <w:t>תוכן עניינים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rtl/>
          <w:lang w:bidi="he-IL"/>
        </w:rPr>
        <w:id w:val="738370478"/>
        <w:docPartObj>
          <w:docPartGallery w:val="Table of Contents"/>
          <w:docPartUnique/>
        </w:docPartObj>
      </w:sdtPr>
      <w:sdtContent>
        <w:p w14:paraId="7B4FC72C" w14:textId="77777777" w:rsidR="00693173" w:rsidRDefault="00693173" w:rsidP="00620CD6">
          <w:pPr>
            <w:pStyle w:val="TOCHeading"/>
            <w:bidi/>
          </w:pPr>
        </w:p>
        <w:p w14:paraId="188FF59B" w14:textId="7B0D754B" w:rsidR="00620CD6" w:rsidRDefault="00693173" w:rsidP="00620CD6">
          <w:pPr>
            <w:pStyle w:val="TOC1"/>
            <w:tabs>
              <w:tab w:val="right" w:leader="dot" w:pos="8630"/>
            </w:tabs>
            <w:bidi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512778" w:history="1">
            <w:r w:rsidR="00620CD6" w:rsidRPr="00BE6FF3">
              <w:rPr>
                <w:rStyle w:val="Hyperlink"/>
                <w:noProof/>
                <w:rtl/>
              </w:rPr>
              <w:t>היסטוריית שינויים</w:t>
            </w:r>
            <w:r w:rsidR="00620CD6">
              <w:rPr>
                <w:noProof/>
                <w:webHidden/>
              </w:rPr>
              <w:tab/>
            </w:r>
            <w:r w:rsidR="00620CD6">
              <w:rPr>
                <w:noProof/>
                <w:webHidden/>
              </w:rPr>
              <w:fldChar w:fldCharType="begin"/>
            </w:r>
            <w:r w:rsidR="00620CD6">
              <w:rPr>
                <w:noProof/>
                <w:webHidden/>
              </w:rPr>
              <w:instrText xml:space="preserve"> PAGEREF _Toc94512778 \h </w:instrText>
            </w:r>
            <w:r w:rsidR="00620CD6">
              <w:rPr>
                <w:noProof/>
                <w:webHidden/>
              </w:rPr>
            </w:r>
            <w:r w:rsidR="00620CD6">
              <w:rPr>
                <w:noProof/>
                <w:webHidden/>
              </w:rPr>
              <w:fldChar w:fldCharType="separate"/>
            </w:r>
            <w:r w:rsidR="00620CD6">
              <w:rPr>
                <w:noProof/>
                <w:webHidden/>
              </w:rPr>
              <w:t>4</w:t>
            </w:r>
            <w:r w:rsidR="00620CD6">
              <w:rPr>
                <w:noProof/>
                <w:webHidden/>
              </w:rPr>
              <w:fldChar w:fldCharType="end"/>
            </w:r>
          </w:hyperlink>
        </w:p>
        <w:p w14:paraId="65CE0BDB" w14:textId="41E8FD17" w:rsidR="00620CD6" w:rsidRDefault="003D331B" w:rsidP="00620CD6">
          <w:pPr>
            <w:pStyle w:val="TOC1"/>
            <w:tabs>
              <w:tab w:val="right" w:leader="dot" w:pos="8630"/>
            </w:tabs>
            <w:bidi/>
            <w:rPr>
              <w:rFonts w:eastAsiaTheme="minorEastAsia"/>
              <w:noProof/>
            </w:rPr>
          </w:pPr>
          <w:hyperlink w:anchor="_Toc94512779" w:history="1">
            <w:r w:rsidR="00620CD6" w:rsidRPr="00BE6FF3">
              <w:rPr>
                <w:rStyle w:val="Hyperlink"/>
                <w:noProof/>
                <w:rtl/>
              </w:rPr>
              <w:t>מילון מונחים</w:t>
            </w:r>
            <w:r w:rsidR="00620CD6">
              <w:rPr>
                <w:noProof/>
                <w:webHidden/>
              </w:rPr>
              <w:tab/>
            </w:r>
            <w:r w:rsidR="00620CD6">
              <w:rPr>
                <w:noProof/>
                <w:webHidden/>
              </w:rPr>
              <w:fldChar w:fldCharType="begin"/>
            </w:r>
            <w:r w:rsidR="00620CD6">
              <w:rPr>
                <w:noProof/>
                <w:webHidden/>
              </w:rPr>
              <w:instrText xml:space="preserve"> PAGEREF _Toc94512779 \h </w:instrText>
            </w:r>
            <w:r w:rsidR="00620CD6">
              <w:rPr>
                <w:noProof/>
                <w:webHidden/>
              </w:rPr>
            </w:r>
            <w:r w:rsidR="00620CD6">
              <w:rPr>
                <w:noProof/>
                <w:webHidden/>
              </w:rPr>
              <w:fldChar w:fldCharType="separate"/>
            </w:r>
            <w:r w:rsidR="00620CD6">
              <w:rPr>
                <w:noProof/>
                <w:webHidden/>
              </w:rPr>
              <w:t>5</w:t>
            </w:r>
            <w:r w:rsidR="00620CD6">
              <w:rPr>
                <w:noProof/>
                <w:webHidden/>
              </w:rPr>
              <w:fldChar w:fldCharType="end"/>
            </w:r>
          </w:hyperlink>
        </w:p>
        <w:p w14:paraId="2CA9B484" w14:textId="6BFEE200" w:rsidR="00620CD6" w:rsidRDefault="003D331B" w:rsidP="00620CD6">
          <w:pPr>
            <w:pStyle w:val="TOC1"/>
            <w:tabs>
              <w:tab w:val="right" w:leader="dot" w:pos="8630"/>
            </w:tabs>
            <w:bidi/>
            <w:rPr>
              <w:rFonts w:eastAsiaTheme="minorEastAsia"/>
              <w:noProof/>
            </w:rPr>
          </w:pPr>
          <w:hyperlink w:anchor="_Toc94512780" w:history="1">
            <w:r w:rsidR="00620CD6" w:rsidRPr="00BE6FF3">
              <w:rPr>
                <w:rStyle w:val="Hyperlink"/>
                <w:noProof/>
                <w:rtl/>
              </w:rPr>
              <w:t>אפיון עסקי</w:t>
            </w:r>
            <w:r w:rsidR="00620CD6">
              <w:rPr>
                <w:noProof/>
                <w:webHidden/>
              </w:rPr>
              <w:tab/>
            </w:r>
            <w:r w:rsidR="00620CD6">
              <w:rPr>
                <w:noProof/>
                <w:webHidden/>
              </w:rPr>
              <w:fldChar w:fldCharType="begin"/>
            </w:r>
            <w:r w:rsidR="00620CD6">
              <w:rPr>
                <w:noProof/>
                <w:webHidden/>
              </w:rPr>
              <w:instrText xml:space="preserve"> PAGEREF _Toc94512780 \h </w:instrText>
            </w:r>
            <w:r w:rsidR="00620CD6">
              <w:rPr>
                <w:noProof/>
                <w:webHidden/>
              </w:rPr>
            </w:r>
            <w:r w:rsidR="00620CD6">
              <w:rPr>
                <w:noProof/>
                <w:webHidden/>
              </w:rPr>
              <w:fldChar w:fldCharType="separate"/>
            </w:r>
            <w:r w:rsidR="00620CD6">
              <w:rPr>
                <w:noProof/>
                <w:webHidden/>
              </w:rPr>
              <w:t>5</w:t>
            </w:r>
            <w:r w:rsidR="00620CD6">
              <w:rPr>
                <w:noProof/>
                <w:webHidden/>
              </w:rPr>
              <w:fldChar w:fldCharType="end"/>
            </w:r>
          </w:hyperlink>
        </w:p>
        <w:p w14:paraId="057EEB45" w14:textId="7D98A83A" w:rsidR="00620CD6" w:rsidRDefault="003D331B" w:rsidP="00620CD6">
          <w:pPr>
            <w:pStyle w:val="TOC2"/>
            <w:rPr>
              <w:rFonts w:eastAsiaTheme="minorEastAsia"/>
            </w:rPr>
          </w:pPr>
          <w:hyperlink w:anchor="_Toc94512781" w:history="1">
            <w:r w:rsidR="00620CD6" w:rsidRPr="00BE6FF3">
              <w:rPr>
                <w:rStyle w:val="Hyperlink"/>
                <w:rtl/>
              </w:rPr>
              <w:t>1.1.רקע כללי</w:t>
            </w:r>
            <w:r w:rsidR="00620CD6">
              <w:rPr>
                <w:rStyle w:val="Hyperlink"/>
              </w:rPr>
              <w:t>………………………………</w:t>
            </w:r>
            <w:r w:rsidR="00620CD6">
              <w:rPr>
                <w:webHidden/>
              </w:rPr>
              <w:tab/>
            </w:r>
            <w:r w:rsidR="00620CD6">
              <w:rPr>
                <w:webHidden/>
              </w:rPr>
              <w:fldChar w:fldCharType="begin"/>
            </w:r>
            <w:r w:rsidR="00620CD6">
              <w:rPr>
                <w:webHidden/>
              </w:rPr>
              <w:instrText xml:space="preserve"> PAGEREF _Toc94512781 \h </w:instrText>
            </w:r>
            <w:r w:rsidR="00620CD6">
              <w:rPr>
                <w:webHidden/>
              </w:rPr>
            </w:r>
            <w:r w:rsidR="00620CD6">
              <w:rPr>
                <w:webHidden/>
              </w:rPr>
              <w:fldChar w:fldCharType="separate"/>
            </w:r>
            <w:r w:rsidR="00620CD6">
              <w:rPr>
                <w:webHidden/>
              </w:rPr>
              <w:t>5</w:t>
            </w:r>
            <w:r w:rsidR="00620CD6">
              <w:rPr>
                <w:webHidden/>
              </w:rPr>
              <w:fldChar w:fldCharType="end"/>
            </w:r>
          </w:hyperlink>
        </w:p>
        <w:p w14:paraId="71147C32" w14:textId="1EB8D114" w:rsidR="00620CD6" w:rsidRDefault="003D331B" w:rsidP="00620CD6">
          <w:pPr>
            <w:pStyle w:val="TOC2"/>
            <w:tabs>
              <w:tab w:val="left" w:pos="3929"/>
            </w:tabs>
            <w:rPr>
              <w:rFonts w:eastAsiaTheme="minorEastAsia"/>
            </w:rPr>
          </w:pPr>
          <w:hyperlink w:anchor="_Toc94512782" w:history="1">
            <w:r w:rsidR="00620CD6" w:rsidRPr="00BE6FF3">
              <w:rPr>
                <w:rStyle w:val="Hyperlink"/>
                <w:rtl/>
              </w:rPr>
              <w:t>1.2.מטרות המערכת החדשה ותועלות עסקיות</w:t>
            </w:r>
            <w:r w:rsidR="00620CD6">
              <w:rPr>
                <w:webHidden/>
              </w:rPr>
              <w:tab/>
            </w:r>
            <w:r w:rsidR="00620CD6">
              <w:rPr>
                <w:webHidden/>
              </w:rPr>
              <w:fldChar w:fldCharType="begin"/>
            </w:r>
            <w:r w:rsidR="00620CD6">
              <w:rPr>
                <w:webHidden/>
              </w:rPr>
              <w:instrText xml:space="preserve"> PAGEREF _Toc94512782 \h </w:instrText>
            </w:r>
            <w:r w:rsidR="00620CD6">
              <w:rPr>
                <w:webHidden/>
              </w:rPr>
            </w:r>
            <w:r w:rsidR="00620CD6">
              <w:rPr>
                <w:webHidden/>
              </w:rPr>
              <w:fldChar w:fldCharType="separate"/>
            </w:r>
            <w:r w:rsidR="00620CD6">
              <w:rPr>
                <w:webHidden/>
              </w:rPr>
              <w:t>5</w:t>
            </w:r>
            <w:r w:rsidR="00620CD6">
              <w:rPr>
                <w:webHidden/>
              </w:rPr>
              <w:fldChar w:fldCharType="end"/>
            </w:r>
          </w:hyperlink>
        </w:p>
        <w:p w14:paraId="39ED8AF7" w14:textId="53B5EEFE" w:rsidR="00620CD6" w:rsidRDefault="003D331B" w:rsidP="00620CD6">
          <w:pPr>
            <w:pStyle w:val="TOC2"/>
            <w:rPr>
              <w:rFonts w:eastAsiaTheme="minorEastAsia"/>
            </w:rPr>
          </w:pPr>
          <w:hyperlink w:anchor="_Toc94512783" w:history="1">
            <w:r w:rsidR="00620CD6" w:rsidRPr="00BE6FF3">
              <w:rPr>
                <w:rStyle w:val="Hyperlink"/>
                <w:rtl/>
              </w:rPr>
              <w:t>1.3.תמצית מצב קיים</w:t>
            </w:r>
            <w:r w:rsidR="00620CD6">
              <w:rPr>
                <w:rStyle w:val="Hyperlink"/>
              </w:rPr>
              <w:t>…………………..</w:t>
            </w:r>
            <w:r w:rsidR="00620CD6">
              <w:rPr>
                <w:webHidden/>
              </w:rPr>
              <w:tab/>
            </w:r>
            <w:r w:rsidR="00620CD6">
              <w:rPr>
                <w:webHidden/>
              </w:rPr>
              <w:fldChar w:fldCharType="begin"/>
            </w:r>
            <w:r w:rsidR="00620CD6">
              <w:rPr>
                <w:webHidden/>
              </w:rPr>
              <w:instrText xml:space="preserve"> PAGEREF _Toc94512783 \h </w:instrText>
            </w:r>
            <w:r w:rsidR="00620CD6">
              <w:rPr>
                <w:webHidden/>
              </w:rPr>
            </w:r>
            <w:r w:rsidR="00620CD6">
              <w:rPr>
                <w:webHidden/>
              </w:rPr>
              <w:fldChar w:fldCharType="separate"/>
            </w:r>
            <w:r w:rsidR="00620CD6">
              <w:rPr>
                <w:webHidden/>
              </w:rPr>
              <w:t>6</w:t>
            </w:r>
            <w:r w:rsidR="00620CD6">
              <w:rPr>
                <w:webHidden/>
              </w:rPr>
              <w:fldChar w:fldCharType="end"/>
            </w:r>
          </w:hyperlink>
        </w:p>
        <w:p w14:paraId="68F908DC" w14:textId="3DE0CDBA" w:rsidR="00620CD6" w:rsidRDefault="003D331B" w:rsidP="00620CD6">
          <w:pPr>
            <w:pStyle w:val="TOC2"/>
            <w:rPr>
              <w:rFonts w:eastAsiaTheme="minorEastAsia"/>
            </w:rPr>
          </w:pPr>
          <w:hyperlink w:anchor="_Toc94512784" w:history="1">
            <w:r w:rsidR="00620CD6" w:rsidRPr="00BE6FF3">
              <w:rPr>
                <w:rStyle w:val="Hyperlink"/>
              </w:rPr>
              <w:t>1.4.</w:t>
            </w:r>
            <w:r w:rsidR="00620CD6" w:rsidRPr="00BE6FF3">
              <w:rPr>
                <w:rStyle w:val="Hyperlink"/>
                <w:rtl/>
              </w:rPr>
              <w:t>עקרונות הפתרון המוצע</w:t>
            </w:r>
            <w:r w:rsidR="00620CD6">
              <w:rPr>
                <w:rStyle w:val="Hyperlink"/>
              </w:rPr>
              <w:t>…………..</w:t>
            </w:r>
            <w:r w:rsidR="00620CD6">
              <w:rPr>
                <w:webHidden/>
              </w:rPr>
              <w:tab/>
            </w:r>
            <w:r w:rsidR="00620CD6">
              <w:rPr>
                <w:webHidden/>
              </w:rPr>
              <w:fldChar w:fldCharType="begin"/>
            </w:r>
            <w:r w:rsidR="00620CD6">
              <w:rPr>
                <w:webHidden/>
              </w:rPr>
              <w:instrText xml:space="preserve"> PAGEREF _Toc94512784 \h </w:instrText>
            </w:r>
            <w:r w:rsidR="00620CD6">
              <w:rPr>
                <w:webHidden/>
              </w:rPr>
            </w:r>
            <w:r w:rsidR="00620CD6">
              <w:rPr>
                <w:webHidden/>
              </w:rPr>
              <w:fldChar w:fldCharType="separate"/>
            </w:r>
            <w:r w:rsidR="00620CD6">
              <w:rPr>
                <w:webHidden/>
              </w:rPr>
              <w:t>6</w:t>
            </w:r>
            <w:r w:rsidR="00620CD6">
              <w:rPr>
                <w:webHidden/>
              </w:rPr>
              <w:fldChar w:fldCharType="end"/>
            </w:r>
          </w:hyperlink>
        </w:p>
        <w:p w14:paraId="34D5C5AD" w14:textId="02824A76" w:rsidR="00620CD6" w:rsidRDefault="003D331B" w:rsidP="00620CD6">
          <w:pPr>
            <w:pStyle w:val="TOC3"/>
            <w:tabs>
              <w:tab w:val="right" w:leader="dot" w:pos="8630"/>
            </w:tabs>
            <w:bidi/>
            <w:rPr>
              <w:rFonts w:eastAsiaTheme="minorEastAsia"/>
              <w:noProof/>
            </w:rPr>
          </w:pPr>
          <w:hyperlink w:anchor="_Toc94512785" w:history="1">
            <w:r w:rsidR="00620CD6" w:rsidRPr="00BE6FF3">
              <w:rPr>
                <w:rStyle w:val="Hyperlink"/>
                <w:noProof/>
                <w:rtl/>
              </w:rPr>
              <w:t>תיאור כללי של הפתרון</w:t>
            </w:r>
            <w:r w:rsidR="00620CD6">
              <w:rPr>
                <w:noProof/>
                <w:webHidden/>
              </w:rPr>
              <w:tab/>
            </w:r>
            <w:r w:rsidR="00620CD6">
              <w:rPr>
                <w:noProof/>
                <w:webHidden/>
              </w:rPr>
              <w:fldChar w:fldCharType="begin"/>
            </w:r>
            <w:r w:rsidR="00620CD6">
              <w:rPr>
                <w:noProof/>
                <w:webHidden/>
              </w:rPr>
              <w:instrText xml:space="preserve"> PAGEREF _Toc94512785 \h </w:instrText>
            </w:r>
            <w:r w:rsidR="00620CD6">
              <w:rPr>
                <w:noProof/>
                <w:webHidden/>
              </w:rPr>
            </w:r>
            <w:r w:rsidR="00620CD6">
              <w:rPr>
                <w:noProof/>
                <w:webHidden/>
              </w:rPr>
              <w:fldChar w:fldCharType="separate"/>
            </w:r>
            <w:r w:rsidR="00620CD6">
              <w:rPr>
                <w:noProof/>
                <w:webHidden/>
              </w:rPr>
              <w:t>6</w:t>
            </w:r>
            <w:r w:rsidR="00620CD6">
              <w:rPr>
                <w:noProof/>
                <w:webHidden/>
              </w:rPr>
              <w:fldChar w:fldCharType="end"/>
            </w:r>
          </w:hyperlink>
        </w:p>
        <w:p w14:paraId="080D4AF4" w14:textId="34E9D461" w:rsidR="00620CD6" w:rsidRDefault="003D331B" w:rsidP="00620CD6">
          <w:pPr>
            <w:pStyle w:val="TOC1"/>
            <w:tabs>
              <w:tab w:val="right" w:leader="dot" w:pos="8630"/>
            </w:tabs>
            <w:bidi/>
            <w:rPr>
              <w:rFonts w:eastAsiaTheme="minorEastAsia"/>
              <w:noProof/>
            </w:rPr>
          </w:pPr>
          <w:hyperlink w:anchor="_Toc94512786" w:history="1">
            <w:r w:rsidR="00620CD6" w:rsidRPr="00BE6FF3">
              <w:rPr>
                <w:rStyle w:val="Hyperlink"/>
                <w:noProof/>
                <w:rtl/>
              </w:rPr>
              <w:t>אפיון עסקי – שלב א'</w:t>
            </w:r>
            <w:r w:rsidR="00620CD6">
              <w:rPr>
                <w:noProof/>
                <w:webHidden/>
              </w:rPr>
              <w:tab/>
            </w:r>
            <w:r w:rsidR="00620CD6">
              <w:rPr>
                <w:noProof/>
                <w:webHidden/>
              </w:rPr>
              <w:fldChar w:fldCharType="begin"/>
            </w:r>
            <w:r w:rsidR="00620CD6">
              <w:rPr>
                <w:noProof/>
                <w:webHidden/>
              </w:rPr>
              <w:instrText xml:space="preserve"> PAGEREF _Toc94512786 \h </w:instrText>
            </w:r>
            <w:r w:rsidR="00620CD6">
              <w:rPr>
                <w:noProof/>
                <w:webHidden/>
              </w:rPr>
            </w:r>
            <w:r w:rsidR="00620CD6">
              <w:rPr>
                <w:noProof/>
                <w:webHidden/>
              </w:rPr>
              <w:fldChar w:fldCharType="separate"/>
            </w:r>
            <w:r w:rsidR="00620CD6">
              <w:rPr>
                <w:noProof/>
                <w:webHidden/>
              </w:rPr>
              <w:t>7</w:t>
            </w:r>
            <w:r w:rsidR="00620CD6">
              <w:rPr>
                <w:noProof/>
                <w:webHidden/>
              </w:rPr>
              <w:fldChar w:fldCharType="end"/>
            </w:r>
          </w:hyperlink>
        </w:p>
        <w:p w14:paraId="01012299" w14:textId="473277DB" w:rsidR="00620CD6" w:rsidRDefault="003D331B" w:rsidP="00620CD6">
          <w:pPr>
            <w:pStyle w:val="TOC2"/>
            <w:tabs>
              <w:tab w:val="left" w:pos="4142"/>
            </w:tabs>
            <w:rPr>
              <w:rFonts w:eastAsiaTheme="minorEastAsia"/>
            </w:rPr>
          </w:pPr>
          <w:hyperlink w:anchor="_Toc94512787" w:history="1">
            <w:r w:rsidR="00620CD6" w:rsidRPr="00BE6FF3">
              <w:rPr>
                <w:rStyle w:val="Hyperlink"/>
                <w:rtl/>
              </w:rPr>
              <w:t>1.5.תיאור תהליך בדיקת קיט המסמכים בבקשה:</w:t>
            </w:r>
            <w:r w:rsidR="00620CD6">
              <w:rPr>
                <w:webHidden/>
              </w:rPr>
              <w:tab/>
            </w:r>
            <w:r w:rsidR="00620CD6">
              <w:rPr>
                <w:webHidden/>
              </w:rPr>
              <w:fldChar w:fldCharType="begin"/>
            </w:r>
            <w:r w:rsidR="00620CD6">
              <w:rPr>
                <w:webHidden/>
              </w:rPr>
              <w:instrText xml:space="preserve"> PAGEREF _Toc94512787 \h </w:instrText>
            </w:r>
            <w:r w:rsidR="00620CD6">
              <w:rPr>
                <w:webHidden/>
              </w:rPr>
            </w:r>
            <w:r w:rsidR="00620CD6">
              <w:rPr>
                <w:webHidden/>
              </w:rPr>
              <w:fldChar w:fldCharType="separate"/>
            </w:r>
            <w:r w:rsidR="00620CD6">
              <w:rPr>
                <w:webHidden/>
              </w:rPr>
              <w:t>8</w:t>
            </w:r>
            <w:r w:rsidR="00620CD6">
              <w:rPr>
                <w:webHidden/>
              </w:rPr>
              <w:fldChar w:fldCharType="end"/>
            </w:r>
          </w:hyperlink>
        </w:p>
        <w:p w14:paraId="239904A7" w14:textId="74A0B371" w:rsidR="00620CD6" w:rsidRDefault="003D331B" w:rsidP="00620CD6">
          <w:pPr>
            <w:pStyle w:val="TOC2"/>
            <w:rPr>
              <w:rFonts w:eastAsiaTheme="minorEastAsia"/>
            </w:rPr>
          </w:pPr>
          <w:hyperlink w:anchor="_Toc94512788" w:history="1">
            <w:r w:rsidR="00620CD6" w:rsidRPr="00BE6FF3">
              <w:rPr>
                <w:rStyle w:val="Hyperlink"/>
                <w:rtl/>
              </w:rPr>
              <w:t>1.6.תרשים התהליך הכללי</w:t>
            </w:r>
            <w:r w:rsidR="00620CD6">
              <w:rPr>
                <w:rStyle w:val="Hyperlink"/>
              </w:rPr>
              <w:t>…………..</w:t>
            </w:r>
            <w:r w:rsidR="00620CD6">
              <w:rPr>
                <w:webHidden/>
              </w:rPr>
              <w:tab/>
            </w:r>
            <w:r w:rsidR="00620CD6">
              <w:rPr>
                <w:webHidden/>
              </w:rPr>
              <w:fldChar w:fldCharType="begin"/>
            </w:r>
            <w:r w:rsidR="00620CD6">
              <w:rPr>
                <w:webHidden/>
              </w:rPr>
              <w:instrText xml:space="preserve"> PAGEREF _Toc94512788 \h </w:instrText>
            </w:r>
            <w:r w:rsidR="00620CD6">
              <w:rPr>
                <w:webHidden/>
              </w:rPr>
            </w:r>
            <w:r w:rsidR="00620CD6">
              <w:rPr>
                <w:webHidden/>
              </w:rPr>
              <w:fldChar w:fldCharType="separate"/>
            </w:r>
            <w:r w:rsidR="00620CD6">
              <w:rPr>
                <w:webHidden/>
              </w:rPr>
              <w:t>8</w:t>
            </w:r>
            <w:r w:rsidR="00620CD6">
              <w:rPr>
                <w:webHidden/>
              </w:rPr>
              <w:fldChar w:fldCharType="end"/>
            </w:r>
          </w:hyperlink>
        </w:p>
        <w:p w14:paraId="40542F92" w14:textId="08590715" w:rsidR="00620CD6" w:rsidRDefault="003D331B" w:rsidP="00620CD6">
          <w:pPr>
            <w:pStyle w:val="TOC2"/>
            <w:rPr>
              <w:rFonts w:eastAsiaTheme="minorEastAsia"/>
            </w:rPr>
          </w:pPr>
          <w:hyperlink w:anchor="_Toc94512789" w:history="1">
            <w:r w:rsidR="00620CD6" w:rsidRPr="00BE6FF3">
              <w:rPr>
                <w:rStyle w:val="Hyperlink"/>
                <w:rtl/>
              </w:rPr>
              <w:t>1.7.תהליך מסגרת:</w:t>
            </w:r>
            <w:r w:rsidR="00620CD6">
              <w:rPr>
                <w:rStyle w:val="Hyperlink"/>
              </w:rPr>
              <w:t>……………………</w:t>
            </w:r>
            <w:r w:rsidR="00620CD6">
              <w:rPr>
                <w:webHidden/>
              </w:rPr>
              <w:tab/>
            </w:r>
            <w:r w:rsidR="00620CD6">
              <w:rPr>
                <w:webHidden/>
              </w:rPr>
              <w:fldChar w:fldCharType="begin"/>
            </w:r>
            <w:r w:rsidR="00620CD6">
              <w:rPr>
                <w:webHidden/>
              </w:rPr>
              <w:instrText xml:space="preserve"> PAGEREF _Toc94512789 \h </w:instrText>
            </w:r>
            <w:r w:rsidR="00620CD6">
              <w:rPr>
                <w:webHidden/>
              </w:rPr>
            </w:r>
            <w:r w:rsidR="00620CD6">
              <w:rPr>
                <w:webHidden/>
              </w:rPr>
              <w:fldChar w:fldCharType="separate"/>
            </w:r>
            <w:r w:rsidR="00620CD6">
              <w:rPr>
                <w:webHidden/>
              </w:rPr>
              <w:t>10</w:t>
            </w:r>
            <w:r w:rsidR="00620CD6">
              <w:rPr>
                <w:webHidden/>
              </w:rPr>
              <w:fldChar w:fldCharType="end"/>
            </w:r>
          </w:hyperlink>
        </w:p>
        <w:p w14:paraId="78B1BC28" w14:textId="7C46577F" w:rsidR="00620CD6" w:rsidRDefault="003D331B" w:rsidP="00620CD6">
          <w:pPr>
            <w:pStyle w:val="TOC2"/>
            <w:tabs>
              <w:tab w:val="left" w:pos="4150"/>
            </w:tabs>
            <w:rPr>
              <w:rFonts w:eastAsiaTheme="minorEastAsia"/>
            </w:rPr>
          </w:pPr>
          <w:hyperlink w:anchor="_Toc94512790" w:history="1">
            <w:r w:rsidR="00620CD6" w:rsidRPr="00BE6FF3">
              <w:rPr>
                <w:rStyle w:val="Hyperlink"/>
              </w:rPr>
              <w:t>1.8.</w:t>
            </w:r>
            <w:r w:rsidR="00620CD6" w:rsidRPr="00BE6FF3">
              <w:rPr>
                <w:rStyle w:val="Hyperlink"/>
                <w:rtl/>
              </w:rPr>
              <w:t>תיאור המסלולים של שליפת הפרמטרים:</w:t>
            </w:r>
            <w:r w:rsidR="00620CD6">
              <w:rPr>
                <w:rStyle w:val="Hyperlink"/>
              </w:rPr>
              <w:t>…………..</w:t>
            </w:r>
            <w:r w:rsidR="00620CD6">
              <w:rPr>
                <w:webHidden/>
              </w:rPr>
              <w:tab/>
            </w:r>
            <w:r w:rsidR="00620CD6">
              <w:rPr>
                <w:webHidden/>
              </w:rPr>
              <w:fldChar w:fldCharType="begin"/>
            </w:r>
            <w:r w:rsidR="00620CD6">
              <w:rPr>
                <w:webHidden/>
              </w:rPr>
              <w:instrText xml:space="preserve"> PAGEREF _Toc94512790 \h </w:instrText>
            </w:r>
            <w:r w:rsidR="00620CD6">
              <w:rPr>
                <w:webHidden/>
              </w:rPr>
            </w:r>
            <w:r w:rsidR="00620CD6">
              <w:rPr>
                <w:webHidden/>
              </w:rPr>
              <w:fldChar w:fldCharType="separate"/>
            </w:r>
            <w:r w:rsidR="00620CD6">
              <w:rPr>
                <w:webHidden/>
              </w:rPr>
              <w:t>11</w:t>
            </w:r>
            <w:r w:rsidR="00620CD6">
              <w:rPr>
                <w:webHidden/>
              </w:rPr>
              <w:fldChar w:fldCharType="end"/>
            </w:r>
          </w:hyperlink>
        </w:p>
        <w:p w14:paraId="558C3108" w14:textId="72C8233C" w:rsidR="00620CD6" w:rsidRDefault="003D331B" w:rsidP="00620CD6">
          <w:pPr>
            <w:pStyle w:val="TOC3"/>
            <w:tabs>
              <w:tab w:val="right" w:leader="dot" w:pos="8630"/>
            </w:tabs>
            <w:bidi/>
            <w:rPr>
              <w:rFonts w:eastAsiaTheme="minorEastAsia"/>
              <w:noProof/>
            </w:rPr>
          </w:pPr>
          <w:hyperlink w:anchor="_Toc94512791" w:history="1">
            <w:r w:rsidR="00620CD6" w:rsidRPr="00BE6FF3">
              <w:rPr>
                <w:rStyle w:val="Hyperlink"/>
                <w:noProof/>
                <w:rtl/>
              </w:rPr>
              <w:t>מסלול אדום-</w:t>
            </w:r>
            <w:r w:rsidR="00620CD6" w:rsidRPr="00BE6FF3">
              <w:rPr>
                <w:rStyle w:val="Hyperlink"/>
                <w:noProof/>
              </w:rPr>
              <w:t xml:space="preserve"> </w:t>
            </w:r>
            <w:r w:rsidR="00620CD6" w:rsidRPr="00BE6FF3">
              <w:rPr>
                <w:rStyle w:val="Hyperlink"/>
                <w:noProof/>
                <w:rtl/>
              </w:rPr>
              <w:t xml:space="preserve"> טיפול ידני</w:t>
            </w:r>
            <w:r w:rsidR="00620CD6">
              <w:rPr>
                <w:noProof/>
                <w:webHidden/>
              </w:rPr>
              <w:tab/>
            </w:r>
            <w:r w:rsidR="00620CD6">
              <w:rPr>
                <w:noProof/>
                <w:webHidden/>
              </w:rPr>
              <w:fldChar w:fldCharType="begin"/>
            </w:r>
            <w:r w:rsidR="00620CD6">
              <w:rPr>
                <w:noProof/>
                <w:webHidden/>
              </w:rPr>
              <w:instrText xml:space="preserve"> PAGEREF _Toc94512791 \h </w:instrText>
            </w:r>
            <w:r w:rsidR="00620CD6">
              <w:rPr>
                <w:noProof/>
                <w:webHidden/>
              </w:rPr>
            </w:r>
            <w:r w:rsidR="00620CD6">
              <w:rPr>
                <w:noProof/>
                <w:webHidden/>
              </w:rPr>
              <w:fldChar w:fldCharType="separate"/>
            </w:r>
            <w:r w:rsidR="00620CD6">
              <w:rPr>
                <w:noProof/>
                <w:webHidden/>
              </w:rPr>
              <w:t>11</w:t>
            </w:r>
            <w:r w:rsidR="00620CD6">
              <w:rPr>
                <w:noProof/>
                <w:webHidden/>
              </w:rPr>
              <w:fldChar w:fldCharType="end"/>
            </w:r>
          </w:hyperlink>
        </w:p>
        <w:p w14:paraId="7E41EC53" w14:textId="7783A1E1" w:rsidR="00620CD6" w:rsidRDefault="003D331B" w:rsidP="00620CD6">
          <w:pPr>
            <w:pStyle w:val="TOC3"/>
            <w:tabs>
              <w:tab w:val="right" w:leader="dot" w:pos="8630"/>
            </w:tabs>
            <w:bidi/>
            <w:rPr>
              <w:rFonts w:eastAsiaTheme="minorEastAsia"/>
              <w:noProof/>
            </w:rPr>
          </w:pPr>
          <w:hyperlink w:anchor="_Toc94512792" w:history="1">
            <w:r w:rsidR="00620CD6" w:rsidRPr="00BE6FF3">
              <w:rPr>
                <w:rStyle w:val="Hyperlink"/>
                <w:noProof/>
                <w:rtl/>
              </w:rPr>
              <w:t>מסלול כתום- טיפול ידני בעקבות סך הפרמטרים נמוך מ 70%</w:t>
            </w:r>
            <w:r w:rsidR="00620CD6">
              <w:rPr>
                <w:noProof/>
                <w:webHidden/>
              </w:rPr>
              <w:tab/>
            </w:r>
            <w:r w:rsidR="00620CD6">
              <w:rPr>
                <w:noProof/>
                <w:webHidden/>
              </w:rPr>
              <w:fldChar w:fldCharType="begin"/>
            </w:r>
            <w:r w:rsidR="00620CD6">
              <w:rPr>
                <w:noProof/>
                <w:webHidden/>
              </w:rPr>
              <w:instrText xml:space="preserve"> PAGEREF _Toc94512792 \h </w:instrText>
            </w:r>
            <w:r w:rsidR="00620CD6">
              <w:rPr>
                <w:noProof/>
                <w:webHidden/>
              </w:rPr>
            </w:r>
            <w:r w:rsidR="00620CD6">
              <w:rPr>
                <w:noProof/>
                <w:webHidden/>
              </w:rPr>
              <w:fldChar w:fldCharType="separate"/>
            </w:r>
            <w:r w:rsidR="00620CD6">
              <w:rPr>
                <w:noProof/>
                <w:webHidden/>
              </w:rPr>
              <w:t>11</w:t>
            </w:r>
            <w:r w:rsidR="00620CD6">
              <w:rPr>
                <w:noProof/>
                <w:webHidden/>
              </w:rPr>
              <w:fldChar w:fldCharType="end"/>
            </w:r>
          </w:hyperlink>
        </w:p>
        <w:p w14:paraId="421425FC" w14:textId="724BEE3F" w:rsidR="00620CD6" w:rsidRDefault="003D331B" w:rsidP="00620CD6">
          <w:pPr>
            <w:pStyle w:val="TOC3"/>
            <w:tabs>
              <w:tab w:val="right" w:leader="dot" w:pos="8630"/>
            </w:tabs>
            <w:bidi/>
            <w:rPr>
              <w:rFonts w:eastAsiaTheme="minorEastAsia"/>
              <w:noProof/>
            </w:rPr>
          </w:pPr>
          <w:hyperlink w:anchor="_Toc94512793" w:history="1">
            <w:r w:rsidR="00620CD6" w:rsidRPr="00BE6FF3">
              <w:rPr>
                <w:rStyle w:val="Hyperlink"/>
                <w:noProof/>
                <w:rtl/>
              </w:rPr>
              <w:t>מסלול ירוק- הצלחה</w:t>
            </w:r>
            <w:r w:rsidR="00620CD6">
              <w:rPr>
                <w:noProof/>
                <w:webHidden/>
              </w:rPr>
              <w:tab/>
            </w:r>
            <w:r w:rsidR="00620CD6">
              <w:rPr>
                <w:noProof/>
                <w:webHidden/>
              </w:rPr>
              <w:fldChar w:fldCharType="begin"/>
            </w:r>
            <w:r w:rsidR="00620CD6">
              <w:rPr>
                <w:noProof/>
                <w:webHidden/>
              </w:rPr>
              <w:instrText xml:space="preserve"> PAGEREF _Toc94512793 \h </w:instrText>
            </w:r>
            <w:r w:rsidR="00620CD6">
              <w:rPr>
                <w:noProof/>
                <w:webHidden/>
              </w:rPr>
            </w:r>
            <w:r w:rsidR="00620CD6">
              <w:rPr>
                <w:noProof/>
                <w:webHidden/>
              </w:rPr>
              <w:fldChar w:fldCharType="separate"/>
            </w:r>
            <w:r w:rsidR="00620CD6">
              <w:rPr>
                <w:noProof/>
                <w:webHidden/>
              </w:rPr>
              <w:t>12</w:t>
            </w:r>
            <w:r w:rsidR="00620CD6">
              <w:rPr>
                <w:noProof/>
                <w:webHidden/>
              </w:rPr>
              <w:fldChar w:fldCharType="end"/>
            </w:r>
          </w:hyperlink>
        </w:p>
        <w:p w14:paraId="1A021BE0" w14:textId="087EB15A" w:rsidR="00620CD6" w:rsidRDefault="003D331B" w:rsidP="00620CD6">
          <w:pPr>
            <w:pStyle w:val="TOC2"/>
            <w:rPr>
              <w:rFonts w:eastAsiaTheme="minorEastAsia"/>
            </w:rPr>
          </w:pPr>
          <w:hyperlink w:anchor="_Toc94512794" w:history="1">
            <w:r w:rsidR="00620CD6" w:rsidRPr="00BE6FF3">
              <w:rPr>
                <w:rStyle w:val="Hyperlink"/>
                <w:rtl/>
              </w:rPr>
              <w:t>1.9תרשים תרחישי הקיט:</w:t>
            </w:r>
            <w:r w:rsidR="00620CD6">
              <w:rPr>
                <w:rStyle w:val="Hyperlink"/>
              </w:rPr>
              <w:t>……………</w:t>
            </w:r>
            <w:r w:rsidR="00620CD6">
              <w:rPr>
                <w:webHidden/>
              </w:rPr>
              <w:tab/>
            </w:r>
            <w:r w:rsidR="00620CD6">
              <w:rPr>
                <w:webHidden/>
              </w:rPr>
              <w:fldChar w:fldCharType="begin"/>
            </w:r>
            <w:r w:rsidR="00620CD6">
              <w:rPr>
                <w:webHidden/>
              </w:rPr>
              <w:instrText xml:space="preserve"> PAGEREF _Toc94512794 \h </w:instrText>
            </w:r>
            <w:r w:rsidR="00620CD6">
              <w:rPr>
                <w:webHidden/>
              </w:rPr>
            </w:r>
            <w:r w:rsidR="00620CD6">
              <w:rPr>
                <w:webHidden/>
              </w:rPr>
              <w:fldChar w:fldCharType="separate"/>
            </w:r>
            <w:r w:rsidR="00620CD6">
              <w:rPr>
                <w:webHidden/>
              </w:rPr>
              <w:t>13</w:t>
            </w:r>
            <w:r w:rsidR="00620CD6">
              <w:rPr>
                <w:webHidden/>
              </w:rPr>
              <w:fldChar w:fldCharType="end"/>
            </w:r>
          </w:hyperlink>
        </w:p>
        <w:p w14:paraId="5DF4265B" w14:textId="1AD0C11C" w:rsidR="00620CD6" w:rsidRDefault="003D331B" w:rsidP="00620CD6">
          <w:pPr>
            <w:pStyle w:val="TOC1"/>
            <w:tabs>
              <w:tab w:val="right" w:leader="dot" w:pos="8630"/>
            </w:tabs>
            <w:bidi/>
            <w:rPr>
              <w:rFonts w:eastAsiaTheme="minorEastAsia"/>
              <w:noProof/>
            </w:rPr>
          </w:pPr>
          <w:hyperlink w:anchor="_Toc94512795" w:history="1">
            <w:r w:rsidR="00620CD6" w:rsidRPr="00BE6FF3">
              <w:rPr>
                <w:rStyle w:val="Hyperlink"/>
                <w:noProof/>
                <w:rtl/>
              </w:rPr>
              <w:t>מיפוי טפסים של מור</w:t>
            </w:r>
            <w:r w:rsidR="00620CD6">
              <w:rPr>
                <w:noProof/>
                <w:webHidden/>
              </w:rPr>
              <w:tab/>
            </w:r>
            <w:r w:rsidR="00620CD6">
              <w:rPr>
                <w:noProof/>
                <w:webHidden/>
              </w:rPr>
              <w:fldChar w:fldCharType="begin"/>
            </w:r>
            <w:r w:rsidR="00620CD6">
              <w:rPr>
                <w:noProof/>
                <w:webHidden/>
              </w:rPr>
              <w:instrText xml:space="preserve"> PAGEREF _Toc94512795 \h </w:instrText>
            </w:r>
            <w:r w:rsidR="00620CD6">
              <w:rPr>
                <w:noProof/>
                <w:webHidden/>
              </w:rPr>
            </w:r>
            <w:r w:rsidR="00620CD6">
              <w:rPr>
                <w:noProof/>
                <w:webHidden/>
              </w:rPr>
              <w:fldChar w:fldCharType="separate"/>
            </w:r>
            <w:r w:rsidR="00620CD6">
              <w:rPr>
                <w:noProof/>
                <w:webHidden/>
              </w:rPr>
              <w:t>14</w:t>
            </w:r>
            <w:r w:rsidR="00620CD6">
              <w:rPr>
                <w:noProof/>
                <w:webHidden/>
              </w:rPr>
              <w:fldChar w:fldCharType="end"/>
            </w:r>
          </w:hyperlink>
        </w:p>
        <w:p w14:paraId="7A7063EC" w14:textId="362E19D5" w:rsidR="00620CD6" w:rsidRDefault="003D331B" w:rsidP="00620CD6">
          <w:pPr>
            <w:pStyle w:val="TOC2"/>
            <w:tabs>
              <w:tab w:val="left" w:pos="4406"/>
            </w:tabs>
            <w:rPr>
              <w:rFonts w:eastAsiaTheme="minorEastAsia"/>
            </w:rPr>
          </w:pPr>
          <w:hyperlink w:anchor="_Toc94512796" w:history="1">
            <w:r w:rsidR="00620CD6" w:rsidRPr="00BE6FF3">
              <w:rPr>
                <w:rStyle w:val="Hyperlink"/>
              </w:rPr>
              <w:t xml:space="preserve">1.10 </w:t>
            </w:r>
            <w:r w:rsidR="00620CD6" w:rsidRPr="00BE6FF3">
              <w:rPr>
                <w:rStyle w:val="Hyperlink"/>
                <w:rtl/>
              </w:rPr>
              <w:t>טופס בקשת הצטרפות לקרן פנסיה מקיפה</w:t>
            </w:r>
            <w:r w:rsidR="00620CD6">
              <w:rPr>
                <w:rStyle w:val="Hyperlink"/>
              </w:rPr>
              <w:t>………..</w:t>
            </w:r>
            <w:r w:rsidR="00620CD6">
              <w:rPr>
                <w:webHidden/>
              </w:rPr>
              <w:tab/>
            </w:r>
            <w:r w:rsidR="00620CD6">
              <w:rPr>
                <w:webHidden/>
              </w:rPr>
              <w:fldChar w:fldCharType="begin"/>
            </w:r>
            <w:r w:rsidR="00620CD6">
              <w:rPr>
                <w:webHidden/>
              </w:rPr>
              <w:instrText xml:space="preserve"> PAGEREF _Toc94512796 \h </w:instrText>
            </w:r>
            <w:r w:rsidR="00620CD6">
              <w:rPr>
                <w:webHidden/>
              </w:rPr>
            </w:r>
            <w:r w:rsidR="00620CD6">
              <w:rPr>
                <w:webHidden/>
              </w:rPr>
              <w:fldChar w:fldCharType="separate"/>
            </w:r>
            <w:r w:rsidR="00620CD6">
              <w:rPr>
                <w:webHidden/>
              </w:rPr>
              <w:t>14</w:t>
            </w:r>
            <w:r w:rsidR="00620CD6">
              <w:rPr>
                <w:webHidden/>
              </w:rPr>
              <w:fldChar w:fldCharType="end"/>
            </w:r>
          </w:hyperlink>
        </w:p>
        <w:p w14:paraId="44B64008" w14:textId="36F5B1F0" w:rsidR="00620CD6" w:rsidRDefault="003D331B" w:rsidP="00620CD6">
          <w:pPr>
            <w:pStyle w:val="TOC3"/>
            <w:tabs>
              <w:tab w:val="right" w:leader="dot" w:pos="8630"/>
            </w:tabs>
            <w:bidi/>
            <w:rPr>
              <w:rFonts w:eastAsiaTheme="minorEastAsia"/>
              <w:noProof/>
            </w:rPr>
          </w:pPr>
          <w:hyperlink w:anchor="_Toc94512797" w:history="1">
            <w:r w:rsidR="00620CD6" w:rsidRPr="00BE6FF3">
              <w:rPr>
                <w:rStyle w:val="Hyperlink"/>
                <w:noProof/>
                <w:rtl/>
              </w:rPr>
              <w:t>טופס בקשת הצטרפות לקרן פנסיה מקיפה עמוד 2</w:t>
            </w:r>
            <w:r w:rsidR="00620CD6">
              <w:rPr>
                <w:noProof/>
                <w:webHidden/>
              </w:rPr>
              <w:tab/>
            </w:r>
            <w:r w:rsidR="00620CD6">
              <w:rPr>
                <w:noProof/>
                <w:webHidden/>
              </w:rPr>
              <w:fldChar w:fldCharType="begin"/>
            </w:r>
            <w:r w:rsidR="00620CD6">
              <w:rPr>
                <w:noProof/>
                <w:webHidden/>
              </w:rPr>
              <w:instrText xml:space="preserve"> PAGEREF _Toc94512797 \h </w:instrText>
            </w:r>
            <w:r w:rsidR="00620CD6">
              <w:rPr>
                <w:noProof/>
                <w:webHidden/>
              </w:rPr>
            </w:r>
            <w:r w:rsidR="00620CD6">
              <w:rPr>
                <w:noProof/>
                <w:webHidden/>
              </w:rPr>
              <w:fldChar w:fldCharType="separate"/>
            </w:r>
            <w:r w:rsidR="00620CD6">
              <w:rPr>
                <w:noProof/>
                <w:webHidden/>
              </w:rPr>
              <w:t>15</w:t>
            </w:r>
            <w:r w:rsidR="00620CD6">
              <w:rPr>
                <w:noProof/>
                <w:webHidden/>
              </w:rPr>
              <w:fldChar w:fldCharType="end"/>
            </w:r>
          </w:hyperlink>
        </w:p>
        <w:p w14:paraId="1EC350F2" w14:textId="0BD04A6C" w:rsidR="00620CD6" w:rsidRDefault="003D331B" w:rsidP="00620CD6">
          <w:pPr>
            <w:pStyle w:val="TOC3"/>
            <w:tabs>
              <w:tab w:val="right" w:leader="dot" w:pos="8630"/>
            </w:tabs>
            <w:bidi/>
            <w:rPr>
              <w:rFonts w:eastAsiaTheme="minorEastAsia"/>
              <w:noProof/>
            </w:rPr>
          </w:pPr>
          <w:hyperlink w:anchor="_Toc94512798" w:history="1">
            <w:r w:rsidR="00620CD6" w:rsidRPr="00BE6FF3">
              <w:rPr>
                <w:rStyle w:val="Hyperlink"/>
                <w:noProof/>
                <w:rtl/>
              </w:rPr>
              <w:t>טופס בקשת הצטרפות לקרן פנסיה מקיפה עמוד</w:t>
            </w:r>
            <w:r w:rsidR="00620CD6" w:rsidRPr="00BE6FF3">
              <w:rPr>
                <w:rStyle w:val="Hyperlink"/>
                <w:b/>
                <w:bCs/>
                <w:noProof/>
                <w:rtl/>
              </w:rPr>
              <w:t xml:space="preserve"> </w:t>
            </w:r>
            <w:r w:rsidR="00620CD6" w:rsidRPr="00BE6FF3">
              <w:rPr>
                <w:rStyle w:val="Hyperlink"/>
                <w:noProof/>
                <w:rtl/>
              </w:rPr>
              <w:t>3</w:t>
            </w:r>
            <w:r w:rsidR="00620CD6">
              <w:rPr>
                <w:noProof/>
                <w:webHidden/>
              </w:rPr>
              <w:tab/>
            </w:r>
            <w:r w:rsidR="00620CD6">
              <w:rPr>
                <w:noProof/>
                <w:webHidden/>
              </w:rPr>
              <w:fldChar w:fldCharType="begin"/>
            </w:r>
            <w:r w:rsidR="00620CD6">
              <w:rPr>
                <w:noProof/>
                <w:webHidden/>
              </w:rPr>
              <w:instrText xml:space="preserve"> PAGEREF _Toc94512798 \h </w:instrText>
            </w:r>
            <w:r w:rsidR="00620CD6">
              <w:rPr>
                <w:noProof/>
                <w:webHidden/>
              </w:rPr>
            </w:r>
            <w:r w:rsidR="00620CD6">
              <w:rPr>
                <w:noProof/>
                <w:webHidden/>
              </w:rPr>
              <w:fldChar w:fldCharType="separate"/>
            </w:r>
            <w:r w:rsidR="00620CD6">
              <w:rPr>
                <w:noProof/>
                <w:webHidden/>
              </w:rPr>
              <w:t>18</w:t>
            </w:r>
            <w:r w:rsidR="00620CD6">
              <w:rPr>
                <w:noProof/>
                <w:webHidden/>
              </w:rPr>
              <w:fldChar w:fldCharType="end"/>
            </w:r>
          </w:hyperlink>
        </w:p>
        <w:p w14:paraId="460505D1" w14:textId="07D58211" w:rsidR="00620CD6" w:rsidRDefault="003D331B" w:rsidP="00620CD6">
          <w:pPr>
            <w:pStyle w:val="TOC3"/>
            <w:tabs>
              <w:tab w:val="right" w:leader="dot" w:pos="8630"/>
            </w:tabs>
            <w:bidi/>
            <w:rPr>
              <w:rFonts w:eastAsiaTheme="minorEastAsia"/>
              <w:noProof/>
            </w:rPr>
          </w:pPr>
          <w:hyperlink w:anchor="_Toc94512799" w:history="1">
            <w:r w:rsidR="00620CD6" w:rsidRPr="00BE6FF3">
              <w:rPr>
                <w:rStyle w:val="Hyperlink"/>
                <w:noProof/>
                <w:rtl/>
              </w:rPr>
              <w:t>טופס בקשת הצטרפות לקרן פנסיה מקיפה עמוד</w:t>
            </w:r>
            <w:r w:rsidR="00620CD6" w:rsidRPr="00BE6FF3">
              <w:rPr>
                <w:rStyle w:val="Hyperlink"/>
                <w:b/>
                <w:bCs/>
                <w:noProof/>
                <w:rtl/>
              </w:rPr>
              <w:t xml:space="preserve"> </w:t>
            </w:r>
            <w:r w:rsidR="00620CD6" w:rsidRPr="00BE6FF3">
              <w:rPr>
                <w:rStyle w:val="Hyperlink"/>
                <w:noProof/>
                <w:rtl/>
              </w:rPr>
              <w:t>4</w:t>
            </w:r>
            <w:r w:rsidR="00620CD6">
              <w:rPr>
                <w:noProof/>
                <w:webHidden/>
              </w:rPr>
              <w:tab/>
            </w:r>
            <w:r w:rsidR="00620CD6">
              <w:rPr>
                <w:noProof/>
                <w:webHidden/>
              </w:rPr>
              <w:fldChar w:fldCharType="begin"/>
            </w:r>
            <w:r w:rsidR="00620CD6">
              <w:rPr>
                <w:noProof/>
                <w:webHidden/>
              </w:rPr>
              <w:instrText xml:space="preserve"> PAGEREF _Toc94512799 \h </w:instrText>
            </w:r>
            <w:r w:rsidR="00620CD6">
              <w:rPr>
                <w:noProof/>
                <w:webHidden/>
              </w:rPr>
            </w:r>
            <w:r w:rsidR="00620CD6">
              <w:rPr>
                <w:noProof/>
                <w:webHidden/>
              </w:rPr>
              <w:fldChar w:fldCharType="separate"/>
            </w:r>
            <w:r w:rsidR="00620CD6">
              <w:rPr>
                <w:noProof/>
                <w:webHidden/>
              </w:rPr>
              <w:t>20</w:t>
            </w:r>
            <w:r w:rsidR="00620CD6">
              <w:rPr>
                <w:noProof/>
                <w:webHidden/>
              </w:rPr>
              <w:fldChar w:fldCharType="end"/>
            </w:r>
          </w:hyperlink>
        </w:p>
        <w:p w14:paraId="49BCFBB7" w14:textId="608FF2B5" w:rsidR="00620CD6" w:rsidRDefault="003D331B" w:rsidP="00620CD6">
          <w:pPr>
            <w:pStyle w:val="TOC3"/>
            <w:tabs>
              <w:tab w:val="right" w:leader="dot" w:pos="8630"/>
            </w:tabs>
            <w:bidi/>
            <w:rPr>
              <w:rFonts w:eastAsiaTheme="minorEastAsia"/>
              <w:noProof/>
            </w:rPr>
          </w:pPr>
          <w:hyperlink w:anchor="_Toc94512800" w:history="1">
            <w:r w:rsidR="00620CD6" w:rsidRPr="00BE6FF3">
              <w:rPr>
                <w:rStyle w:val="Hyperlink"/>
                <w:noProof/>
                <w:rtl/>
              </w:rPr>
              <w:t>טופס בקשת הצטרפות לקרן פנסיה מקיפה עמוד</w:t>
            </w:r>
            <w:r w:rsidR="00620CD6" w:rsidRPr="00BE6FF3">
              <w:rPr>
                <w:rStyle w:val="Hyperlink"/>
                <w:b/>
                <w:bCs/>
                <w:noProof/>
                <w:rtl/>
              </w:rPr>
              <w:t xml:space="preserve"> </w:t>
            </w:r>
            <w:r w:rsidR="00620CD6" w:rsidRPr="00BE6FF3">
              <w:rPr>
                <w:rStyle w:val="Hyperlink"/>
                <w:noProof/>
                <w:rtl/>
              </w:rPr>
              <w:t>5</w:t>
            </w:r>
            <w:r w:rsidR="00620CD6">
              <w:rPr>
                <w:noProof/>
                <w:webHidden/>
              </w:rPr>
              <w:tab/>
            </w:r>
            <w:r w:rsidR="00620CD6">
              <w:rPr>
                <w:noProof/>
                <w:webHidden/>
              </w:rPr>
              <w:fldChar w:fldCharType="begin"/>
            </w:r>
            <w:r w:rsidR="00620CD6">
              <w:rPr>
                <w:noProof/>
                <w:webHidden/>
              </w:rPr>
              <w:instrText xml:space="preserve"> PAGEREF _Toc94512800 \h </w:instrText>
            </w:r>
            <w:r w:rsidR="00620CD6">
              <w:rPr>
                <w:noProof/>
                <w:webHidden/>
              </w:rPr>
            </w:r>
            <w:r w:rsidR="00620CD6">
              <w:rPr>
                <w:noProof/>
                <w:webHidden/>
              </w:rPr>
              <w:fldChar w:fldCharType="separate"/>
            </w:r>
            <w:r w:rsidR="00620CD6">
              <w:rPr>
                <w:noProof/>
                <w:webHidden/>
              </w:rPr>
              <w:t>22</w:t>
            </w:r>
            <w:r w:rsidR="00620CD6">
              <w:rPr>
                <w:noProof/>
                <w:webHidden/>
              </w:rPr>
              <w:fldChar w:fldCharType="end"/>
            </w:r>
          </w:hyperlink>
        </w:p>
        <w:p w14:paraId="72117EAF" w14:textId="2A8D6275" w:rsidR="00620CD6" w:rsidRDefault="003D331B" w:rsidP="00620CD6">
          <w:pPr>
            <w:pStyle w:val="TOC3"/>
            <w:tabs>
              <w:tab w:val="right" w:leader="dot" w:pos="8630"/>
            </w:tabs>
            <w:bidi/>
            <w:rPr>
              <w:rFonts w:eastAsiaTheme="minorEastAsia"/>
              <w:noProof/>
            </w:rPr>
          </w:pPr>
          <w:hyperlink w:anchor="_Toc94512801" w:history="1">
            <w:r w:rsidR="00620CD6" w:rsidRPr="00BE6FF3">
              <w:rPr>
                <w:rStyle w:val="Hyperlink"/>
                <w:noProof/>
                <w:rtl/>
              </w:rPr>
              <w:t>טופס בקשת הצטרפות לקרן פנסיה מקיפה עמוד</w:t>
            </w:r>
            <w:r w:rsidR="00620CD6" w:rsidRPr="00BE6FF3">
              <w:rPr>
                <w:rStyle w:val="Hyperlink"/>
                <w:b/>
                <w:bCs/>
                <w:noProof/>
                <w:rtl/>
              </w:rPr>
              <w:t xml:space="preserve"> </w:t>
            </w:r>
            <w:r w:rsidR="00620CD6" w:rsidRPr="00BE6FF3">
              <w:rPr>
                <w:rStyle w:val="Hyperlink"/>
                <w:noProof/>
                <w:rtl/>
              </w:rPr>
              <w:t>6</w:t>
            </w:r>
            <w:r w:rsidR="00620CD6">
              <w:rPr>
                <w:noProof/>
                <w:webHidden/>
              </w:rPr>
              <w:tab/>
            </w:r>
            <w:r w:rsidR="00620CD6">
              <w:rPr>
                <w:noProof/>
                <w:webHidden/>
              </w:rPr>
              <w:fldChar w:fldCharType="begin"/>
            </w:r>
            <w:r w:rsidR="00620CD6">
              <w:rPr>
                <w:noProof/>
                <w:webHidden/>
              </w:rPr>
              <w:instrText xml:space="preserve"> PAGEREF _Toc94512801 \h </w:instrText>
            </w:r>
            <w:r w:rsidR="00620CD6">
              <w:rPr>
                <w:noProof/>
                <w:webHidden/>
              </w:rPr>
            </w:r>
            <w:r w:rsidR="00620CD6">
              <w:rPr>
                <w:noProof/>
                <w:webHidden/>
              </w:rPr>
              <w:fldChar w:fldCharType="separate"/>
            </w:r>
            <w:r w:rsidR="00620CD6">
              <w:rPr>
                <w:noProof/>
                <w:webHidden/>
              </w:rPr>
              <w:t>24</w:t>
            </w:r>
            <w:r w:rsidR="00620CD6">
              <w:rPr>
                <w:noProof/>
                <w:webHidden/>
              </w:rPr>
              <w:fldChar w:fldCharType="end"/>
            </w:r>
          </w:hyperlink>
        </w:p>
        <w:p w14:paraId="2435EC4C" w14:textId="36327085" w:rsidR="00620CD6" w:rsidRDefault="003D331B" w:rsidP="00620CD6">
          <w:pPr>
            <w:pStyle w:val="TOC2"/>
            <w:rPr>
              <w:rFonts w:eastAsiaTheme="minorEastAsia"/>
            </w:rPr>
          </w:pPr>
          <w:hyperlink w:anchor="_Toc94512802" w:history="1">
            <w:r w:rsidR="00620CD6" w:rsidRPr="00BE6FF3">
              <w:rPr>
                <w:rStyle w:val="Hyperlink"/>
              </w:rPr>
              <w:t>1.11</w:t>
            </w:r>
            <w:r w:rsidR="00620CD6" w:rsidRPr="00BE6FF3">
              <w:rPr>
                <w:rStyle w:val="Hyperlink"/>
                <w:rtl/>
              </w:rPr>
              <w:t>שם המסמך: טופס הצהרת עמית\ה אודות נהנה בחשבון</w:t>
            </w:r>
            <w:r w:rsidR="00620CD6">
              <w:rPr>
                <w:webHidden/>
              </w:rPr>
              <w:tab/>
            </w:r>
            <w:r w:rsidR="00620CD6">
              <w:rPr>
                <w:webHidden/>
              </w:rPr>
              <w:fldChar w:fldCharType="begin"/>
            </w:r>
            <w:r w:rsidR="00620CD6">
              <w:rPr>
                <w:webHidden/>
              </w:rPr>
              <w:instrText xml:space="preserve"> PAGEREF _Toc94512802 \h </w:instrText>
            </w:r>
            <w:r w:rsidR="00620CD6">
              <w:rPr>
                <w:webHidden/>
              </w:rPr>
            </w:r>
            <w:r w:rsidR="00620CD6">
              <w:rPr>
                <w:webHidden/>
              </w:rPr>
              <w:fldChar w:fldCharType="separate"/>
            </w:r>
            <w:r w:rsidR="00620CD6">
              <w:rPr>
                <w:webHidden/>
              </w:rPr>
              <w:t>25</w:t>
            </w:r>
            <w:r w:rsidR="00620CD6">
              <w:rPr>
                <w:webHidden/>
              </w:rPr>
              <w:fldChar w:fldCharType="end"/>
            </w:r>
          </w:hyperlink>
        </w:p>
        <w:p w14:paraId="43B6E8AA" w14:textId="320569E6" w:rsidR="00620CD6" w:rsidRDefault="003D331B" w:rsidP="00620CD6">
          <w:pPr>
            <w:pStyle w:val="TOC2"/>
            <w:tabs>
              <w:tab w:val="left" w:pos="3543"/>
            </w:tabs>
            <w:rPr>
              <w:rFonts w:eastAsiaTheme="minorEastAsia"/>
            </w:rPr>
          </w:pPr>
          <w:hyperlink w:anchor="_Toc94512803" w:history="1">
            <w:r w:rsidR="00620CD6" w:rsidRPr="00BE6FF3">
              <w:rPr>
                <w:rStyle w:val="Hyperlink"/>
              </w:rPr>
              <w:t>1.12</w:t>
            </w:r>
            <w:r w:rsidR="00620CD6" w:rsidRPr="00BE6FF3">
              <w:rPr>
                <w:rStyle w:val="Hyperlink"/>
                <w:rtl/>
              </w:rPr>
              <w:t>טופס בקשה העברה לקרן פנסיה</w:t>
            </w:r>
            <w:r w:rsidR="00620CD6">
              <w:rPr>
                <w:rStyle w:val="Hyperlink"/>
              </w:rPr>
              <w:t>…………..</w:t>
            </w:r>
            <w:r w:rsidR="00620CD6">
              <w:rPr>
                <w:webHidden/>
              </w:rPr>
              <w:tab/>
            </w:r>
            <w:r w:rsidR="00620CD6">
              <w:rPr>
                <w:webHidden/>
              </w:rPr>
              <w:fldChar w:fldCharType="begin"/>
            </w:r>
            <w:r w:rsidR="00620CD6">
              <w:rPr>
                <w:webHidden/>
              </w:rPr>
              <w:instrText xml:space="preserve"> PAGEREF _Toc94512803 \h </w:instrText>
            </w:r>
            <w:r w:rsidR="00620CD6">
              <w:rPr>
                <w:webHidden/>
              </w:rPr>
            </w:r>
            <w:r w:rsidR="00620CD6">
              <w:rPr>
                <w:webHidden/>
              </w:rPr>
              <w:fldChar w:fldCharType="separate"/>
            </w:r>
            <w:r w:rsidR="00620CD6">
              <w:rPr>
                <w:webHidden/>
              </w:rPr>
              <w:t>27</w:t>
            </w:r>
            <w:r w:rsidR="00620CD6">
              <w:rPr>
                <w:webHidden/>
              </w:rPr>
              <w:fldChar w:fldCharType="end"/>
            </w:r>
          </w:hyperlink>
        </w:p>
        <w:p w14:paraId="5B089F6B" w14:textId="14BC6BC2" w:rsidR="00620CD6" w:rsidRDefault="003D331B" w:rsidP="00620CD6">
          <w:pPr>
            <w:pStyle w:val="TOC2"/>
            <w:rPr>
              <w:rFonts w:eastAsiaTheme="minorEastAsia"/>
            </w:rPr>
          </w:pPr>
          <w:hyperlink w:anchor="_Toc94512804" w:history="1">
            <w:r w:rsidR="00620CD6" w:rsidRPr="00BE6FF3">
              <w:rPr>
                <w:rStyle w:val="Hyperlink"/>
                <w:rtl/>
              </w:rPr>
              <w:t>1.13הוראה לחיוב חשבון בנק</w:t>
            </w:r>
            <w:r w:rsidR="00620CD6">
              <w:rPr>
                <w:rStyle w:val="Hyperlink"/>
              </w:rPr>
              <w:t>.</w:t>
            </w:r>
            <w:r w:rsidR="00620CD6">
              <w:rPr>
                <w:webHidden/>
              </w:rPr>
              <w:tab/>
            </w:r>
            <w:r w:rsidR="00620CD6">
              <w:rPr>
                <w:webHidden/>
              </w:rPr>
              <w:fldChar w:fldCharType="begin"/>
            </w:r>
            <w:r w:rsidR="00620CD6">
              <w:rPr>
                <w:webHidden/>
              </w:rPr>
              <w:instrText xml:space="preserve"> PAGEREF _Toc94512804 \h </w:instrText>
            </w:r>
            <w:r w:rsidR="00620CD6">
              <w:rPr>
                <w:webHidden/>
              </w:rPr>
            </w:r>
            <w:r w:rsidR="00620CD6">
              <w:rPr>
                <w:webHidden/>
              </w:rPr>
              <w:fldChar w:fldCharType="separate"/>
            </w:r>
            <w:r w:rsidR="00620CD6">
              <w:rPr>
                <w:webHidden/>
              </w:rPr>
              <w:t>31</w:t>
            </w:r>
            <w:r w:rsidR="00620CD6">
              <w:rPr>
                <w:webHidden/>
              </w:rPr>
              <w:fldChar w:fldCharType="end"/>
            </w:r>
          </w:hyperlink>
        </w:p>
        <w:p w14:paraId="74D8A7A8" w14:textId="1FB25AAB" w:rsidR="00620CD6" w:rsidRDefault="003D331B" w:rsidP="00620CD6">
          <w:pPr>
            <w:pStyle w:val="TOC2"/>
            <w:tabs>
              <w:tab w:val="left" w:pos="3160"/>
            </w:tabs>
            <w:rPr>
              <w:rFonts w:eastAsiaTheme="minorEastAsia"/>
            </w:rPr>
          </w:pPr>
          <w:hyperlink w:anchor="_Toc94512805" w:history="1">
            <w:r w:rsidR="00620CD6" w:rsidRPr="00BE6FF3">
              <w:rPr>
                <w:rStyle w:val="Hyperlink"/>
                <w:rtl/>
              </w:rPr>
              <w:t>1.14הוראת מינוי מוטבים בקרן פנסיה</w:t>
            </w:r>
            <w:r w:rsidR="00620CD6">
              <w:rPr>
                <w:webHidden/>
              </w:rPr>
              <w:tab/>
            </w:r>
            <w:r w:rsidR="00620CD6">
              <w:rPr>
                <w:webHidden/>
              </w:rPr>
              <w:fldChar w:fldCharType="begin"/>
            </w:r>
            <w:r w:rsidR="00620CD6">
              <w:rPr>
                <w:webHidden/>
              </w:rPr>
              <w:instrText xml:space="preserve"> PAGEREF _Toc94512805 \h </w:instrText>
            </w:r>
            <w:r w:rsidR="00620CD6">
              <w:rPr>
                <w:webHidden/>
              </w:rPr>
            </w:r>
            <w:r w:rsidR="00620CD6">
              <w:rPr>
                <w:webHidden/>
              </w:rPr>
              <w:fldChar w:fldCharType="separate"/>
            </w:r>
            <w:r w:rsidR="00620CD6">
              <w:rPr>
                <w:webHidden/>
              </w:rPr>
              <w:t>34</w:t>
            </w:r>
            <w:r w:rsidR="00620CD6">
              <w:rPr>
                <w:webHidden/>
              </w:rPr>
              <w:fldChar w:fldCharType="end"/>
            </w:r>
          </w:hyperlink>
        </w:p>
        <w:p w14:paraId="36A4C56D" w14:textId="4DE7EE98" w:rsidR="00620CD6" w:rsidRDefault="003D331B" w:rsidP="00620CD6">
          <w:pPr>
            <w:pStyle w:val="TOC1"/>
            <w:tabs>
              <w:tab w:val="right" w:leader="dot" w:pos="8630"/>
            </w:tabs>
            <w:bidi/>
            <w:rPr>
              <w:rFonts w:eastAsiaTheme="minorEastAsia"/>
              <w:noProof/>
            </w:rPr>
          </w:pPr>
          <w:hyperlink w:anchor="_Toc94512806" w:history="1">
            <w:r w:rsidR="00620CD6" w:rsidRPr="00BE6FF3">
              <w:rPr>
                <w:rStyle w:val="Hyperlink"/>
                <w:noProof/>
                <w:rtl/>
              </w:rPr>
              <w:t>אפיון טכני – שלב א'</w:t>
            </w:r>
            <w:r w:rsidR="00620CD6">
              <w:rPr>
                <w:noProof/>
                <w:webHidden/>
              </w:rPr>
              <w:tab/>
            </w:r>
            <w:r w:rsidR="00620CD6">
              <w:rPr>
                <w:noProof/>
                <w:webHidden/>
              </w:rPr>
              <w:fldChar w:fldCharType="begin"/>
            </w:r>
            <w:r w:rsidR="00620CD6">
              <w:rPr>
                <w:noProof/>
                <w:webHidden/>
              </w:rPr>
              <w:instrText xml:space="preserve"> PAGEREF _Toc94512806 \h </w:instrText>
            </w:r>
            <w:r w:rsidR="00620CD6">
              <w:rPr>
                <w:noProof/>
                <w:webHidden/>
              </w:rPr>
            </w:r>
            <w:r w:rsidR="00620CD6">
              <w:rPr>
                <w:noProof/>
                <w:webHidden/>
              </w:rPr>
              <w:fldChar w:fldCharType="separate"/>
            </w:r>
            <w:r w:rsidR="00620CD6">
              <w:rPr>
                <w:noProof/>
                <w:webHidden/>
              </w:rPr>
              <w:t>48</w:t>
            </w:r>
            <w:r w:rsidR="00620CD6">
              <w:rPr>
                <w:noProof/>
                <w:webHidden/>
              </w:rPr>
              <w:fldChar w:fldCharType="end"/>
            </w:r>
          </w:hyperlink>
        </w:p>
        <w:p w14:paraId="6A36C7ED" w14:textId="18B82753" w:rsidR="00620CD6" w:rsidRDefault="003D331B" w:rsidP="00620CD6">
          <w:pPr>
            <w:pStyle w:val="TOC2"/>
            <w:rPr>
              <w:rFonts w:eastAsiaTheme="minorEastAsia"/>
            </w:rPr>
          </w:pPr>
          <w:hyperlink w:anchor="_Toc94512807" w:history="1">
            <w:r w:rsidR="00620CD6" w:rsidRPr="00BE6FF3">
              <w:rPr>
                <w:rStyle w:val="Hyperlink"/>
                <w:rFonts w:cstheme="minorHAnsi"/>
                <w:rtl/>
              </w:rPr>
              <w:t>1.15</w:t>
            </w:r>
            <w:r w:rsidR="00620CD6" w:rsidRPr="00BE6FF3">
              <w:rPr>
                <w:rStyle w:val="Hyperlink"/>
                <w:rtl/>
              </w:rPr>
              <w:t>הנחות יסוד ואילוצים</w:t>
            </w:r>
            <w:r w:rsidR="00620CD6">
              <w:rPr>
                <w:rStyle w:val="Hyperlink"/>
              </w:rPr>
              <w:t>…………….</w:t>
            </w:r>
            <w:r w:rsidR="00620CD6">
              <w:rPr>
                <w:webHidden/>
              </w:rPr>
              <w:tab/>
            </w:r>
            <w:r w:rsidR="00620CD6">
              <w:rPr>
                <w:webHidden/>
              </w:rPr>
              <w:fldChar w:fldCharType="begin"/>
            </w:r>
            <w:r w:rsidR="00620CD6">
              <w:rPr>
                <w:webHidden/>
              </w:rPr>
              <w:instrText xml:space="preserve"> PAGEREF _Toc94512807 \h </w:instrText>
            </w:r>
            <w:r w:rsidR="00620CD6">
              <w:rPr>
                <w:webHidden/>
              </w:rPr>
            </w:r>
            <w:r w:rsidR="00620CD6">
              <w:rPr>
                <w:webHidden/>
              </w:rPr>
              <w:fldChar w:fldCharType="separate"/>
            </w:r>
            <w:r w:rsidR="00620CD6">
              <w:rPr>
                <w:webHidden/>
              </w:rPr>
              <w:t>48</w:t>
            </w:r>
            <w:r w:rsidR="00620CD6">
              <w:rPr>
                <w:webHidden/>
              </w:rPr>
              <w:fldChar w:fldCharType="end"/>
            </w:r>
          </w:hyperlink>
        </w:p>
        <w:p w14:paraId="52A0CD6D" w14:textId="5DADD362" w:rsidR="00620CD6" w:rsidRDefault="003D331B" w:rsidP="00620CD6">
          <w:pPr>
            <w:pStyle w:val="TOC1"/>
            <w:tabs>
              <w:tab w:val="right" w:leader="dot" w:pos="8630"/>
            </w:tabs>
            <w:bidi/>
            <w:rPr>
              <w:rFonts w:eastAsiaTheme="minorEastAsia"/>
              <w:noProof/>
            </w:rPr>
          </w:pPr>
          <w:hyperlink w:anchor="_Toc94512808" w:history="1">
            <w:r w:rsidR="00620CD6" w:rsidRPr="00BE6FF3">
              <w:rPr>
                <w:rStyle w:val="Hyperlink"/>
                <w:noProof/>
                <w:rtl/>
              </w:rPr>
              <w:t>רכיבי הפתרון</w:t>
            </w:r>
            <w:r w:rsidR="00620CD6">
              <w:rPr>
                <w:noProof/>
                <w:webHidden/>
              </w:rPr>
              <w:tab/>
            </w:r>
            <w:r w:rsidR="00620CD6">
              <w:rPr>
                <w:noProof/>
                <w:webHidden/>
              </w:rPr>
              <w:fldChar w:fldCharType="begin"/>
            </w:r>
            <w:r w:rsidR="00620CD6">
              <w:rPr>
                <w:noProof/>
                <w:webHidden/>
              </w:rPr>
              <w:instrText xml:space="preserve"> PAGEREF _Toc94512808 \h </w:instrText>
            </w:r>
            <w:r w:rsidR="00620CD6">
              <w:rPr>
                <w:noProof/>
                <w:webHidden/>
              </w:rPr>
            </w:r>
            <w:r w:rsidR="00620CD6">
              <w:rPr>
                <w:noProof/>
                <w:webHidden/>
              </w:rPr>
              <w:fldChar w:fldCharType="separate"/>
            </w:r>
            <w:r w:rsidR="00620CD6">
              <w:rPr>
                <w:noProof/>
                <w:webHidden/>
              </w:rPr>
              <w:t>48</w:t>
            </w:r>
            <w:r w:rsidR="00620CD6">
              <w:rPr>
                <w:noProof/>
                <w:webHidden/>
              </w:rPr>
              <w:fldChar w:fldCharType="end"/>
            </w:r>
          </w:hyperlink>
        </w:p>
        <w:p w14:paraId="7DF5B1E0" w14:textId="0588507D" w:rsidR="00620CD6" w:rsidRDefault="003D331B" w:rsidP="00620CD6">
          <w:pPr>
            <w:pStyle w:val="TOC2"/>
            <w:rPr>
              <w:rFonts w:eastAsiaTheme="minorEastAsia"/>
            </w:rPr>
          </w:pPr>
          <w:hyperlink w:anchor="_Toc94512809" w:history="1">
            <w:r w:rsidR="00620CD6" w:rsidRPr="00BE6FF3">
              <w:rPr>
                <w:rStyle w:val="Hyperlink"/>
                <w:rtl/>
              </w:rPr>
              <w:t>1.16מילון מונחים טכני</w:t>
            </w:r>
            <w:r w:rsidR="00620CD6">
              <w:rPr>
                <w:rStyle w:val="Hyperlink"/>
              </w:rPr>
              <w:t>…………………</w:t>
            </w:r>
            <w:r w:rsidR="00620CD6">
              <w:rPr>
                <w:webHidden/>
              </w:rPr>
              <w:tab/>
            </w:r>
            <w:r w:rsidR="00620CD6">
              <w:rPr>
                <w:webHidden/>
              </w:rPr>
              <w:fldChar w:fldCharType="begin"/>
            </w:r>
            <w:r w:rsidR="00620CD6">
              <w:rPr>
                <w:webHidden/>
              </w:rPr>
              <w:instrText xml:space="preserve"> PAGEREF _Toc94512809 \h </w:instrText>
            </w:r>
            <w:r w:rsidR="00620CD6">
              <w:rPr>
                <w:webHidden/>
              </w:rPr>
            </w:r>
            <w:r w:rsidR="00620CD6">
              <w:rPr>
                <w:webHidden/>
              </w:rPr>
              <w:fldChar w:fldCharType="separate"/>
            </w:r>
            <w:r w:rsidR="00620CD6">
              <w:rPr>
                <w:webHidden/>
              </w:rPr>
              <w:t>48</w:t>
            </w:r>
            <w:r w:rsidR="00620CD6">
              <w:rPr>
                <w:webHidden/>
              </w:rPr>
              <w:fldChar w:fldCharType="end"/>
            </w:r>
          </w:hyperlink>
        </w:p>
        <w:p w14:paraId="55B5D210" w14:textId="32EEA2B4" w:rsidR="00620CD6" w:rsidRDefault="003D331B" w:rsidP="00620CD6">
          <w:pPr>
            <w:pStyle w:val="TOC2"/>
            <w:rPr>
              <w:rFonts w:eastAsiaTheme="minorEastAsia"/>
            </w:rPr>
          </w:pPr>
          <w:hyperlink w:anchor="_Toc94512810" w:history="1">
            <w:r w:rsidR="00620CD6" w:rsidRPr="00BE6FF3">
              <w:rPr>
                <w:rStyle w:val="Hyperlink"/>
                <w:rtl/>
              </w:rPr>
              <w:t>1.17רכיבי הפתרון ממבט על</w:t>
            </w:r>
            <w:r w:rsidR="00620CD6">
              <w:rPr>
                <w:rStyle w:val="Hyperlink"/>
              </w:rPr>
              <w:t>………..</w:t>
            </w:r>
            <w:r w:rsidR="00620CD6">
              <w:rPr>
                <w:webHidden/>
              </w:rPr>
              <w:tab/>
            </w:r>
            <w:r w:rsidR="00620CD6">
              <w:rPr>
                <w:webHidden/>
              </w:rPr>
              <w:fldChar w:fldCharType="begin"/>
            </w:r>
            <w:r w:rsidR="00620CD6">
              <w:rPr>
                <w:webHidden/>
              </w:rPr>
              <w:instrText xml:space="preserve"> PAGEREF _Toc94512810 \h </w:instrText>
            </w:r>
            <w:r w:rsidR="00620CD6">
              <w:rPr>
                <w:webHidden/>
              </w:rPr>
            </w:r>
            <w:r w:rsidR="00620CD6">
              <w:rPr>
                <w:webHidden/>
              </w:rPr>
              <w:fldChar w:fldCharType="separate"/>
            </w:r>
            <w:r w:rsidR="00620CD6">
              <w:rPr>
                <w:webHidden/>
              </w:rPr>
              <w:t>49</w:t>
            </w:r>
            <w:r w:rsidR="00620CD6">
              <w:rPr>
                <w:webHidden/>
              </w:rPr>
              <w:fldChar w:fldCharType="end"/>
            </w:r>
          </w:hyperlink>
        </w:p>
        <w:p w14:paraId="3B489B09" w14:textId="7FF84365" w:rsidR="00620CD6" w:rsidRDefault="003D331B" w:rsidP="00620CD6">
          <w:pPr>
            <w:pStyle w:val="TOC2"/>
            <w:rPr>
              <w:rFonts w:eastAsiaTheme="minorEastAsia"/>
            </w:rPr>
          </w:pPr>
          <w:hyperlink w:anchor="_Toc94512811" w:history="1">
            <w:r w:rsidR="00620CD6" w:rsidRPr="00BE6FF3">
              <w:rPr>
                <w:rStyle w:val="Hyperlink"/>
                <w:rtl/>
              </w:rPr>
              <w:t xml:space="preserve">1.17.1  רכיבי </w:t>
            </w:r>
            <w:r w:rsidR="00620CD6">
              <w:rPr>
                <w:rStyle w:val="Hyperlink"/>
              </w:rPr>
              <w:t>…………………..</w:t>
            </w:r>
            <w:r w:rsidR="00620CD6" w:rsidRPr="00BE6FF3">
              <w:rPr>
                <w:rStyle w:val="Hyperlink"/>
              </w:rPr>
              <w:t>KDox</w:t>
            </w:r>
            <w:r w:rsidR="00620CD6">
              <w:rPr>
                <w:webHidden/>
              </w:rPr>
              <w:tab/>
            </w:r>
            <w:r w:rsidR="00620CD6">
              <w:rPr>
                <w:webHidden/>
              </w:rPr>
              <w:fldChar w:fldCharType="begin"/>
            </w:r>
            <w:r w:rsidR="00620CD6">
              <w:rPr>
                <w:webHidden/>
              </w:rPr>
              <w:instrText xml:space="preserve"> PAGEREF _Toc94512811 \h </w:instrText>
            </w:r>
            <w:r w:rsidR="00620CD6">
              <w:rPr>
                <w:webHidden/>
              </w:rPr>
            </w:r>
            <w:r w:rsidR="00620CD6">
              <w:rPr>
                <w:webHidden/>
              </w:rPr>
              <w:fldChar w:fldCharType="separate"/>
            </w:r>
            <w:r w:rsidR="00620CD6">
              <w:rPr>
                <w:webHidden/>
              </w:rPr>
              <w:t>49</w:t>
            </w:r>
            <w:r w:rsidR="00620CD6">
              <w:rPr>
                <w:webHidden/>
              </w:rPr>
              <w:fldChar w:fldCharType="end"/>
            </w:r>
          </w:hyperlink>
        </w:p>
        <w:p w14:paraId="6B707F55" w14:textId="5CC119CA" w:rsidR="00620CD6" w:rsidRDefault="003D331B" w:rsidP="00620CD6">
          <w:pPr>
            <w:pStyle w:val="TOC2"/>
            <w:rPr>
              <w:rFonts w:eastAsiaTheme="minorEastAsia"/>
            </w:rPr>
          </w:pPr>
          <w:hyperlink w:anchor="_Toc94512812" w:history="1">
            <w:r w:rsidR="00620CD6" w:rsidRPr="00BE6FF3">
              <w:rPr>
                <w:rStyle w:val="Hyperlink"/>
              </w:rPr>
              <w:t>1.17.2</w:t>
            </w:r>
            <w:r w:rsidR="00620CD6" w:rsidRPr="00BE6FF3">
              <w:rPr>
                <w:rStyle w:val="Hyperlink"/>
                <w:rtl/>
              </w:rPr>
              <w:t xml:space="preserve"> </w:t>
            </w:r>
            <w:r w:rsidR="00620CD6">
              <w:rPr>
                <w:rStyle w:val="Hyperlink"/>
              </w:rPr>
              <w:t>…………………..</w:t>
            </w:r>
            <w:r w:rsidR="00620CD6" w:rsidRPr="00BE6FF3">
              <w:rPr>
                <w:rStyle w:val="Hyperlink"/>
              </w:rPr>
              <w:t>Utils Service</w:t>
            </w:r>
            <w:r w:rsidR="00620CD6">
              <w:rPr>
                <w:webHidden/>
              </w:rPr>
              <w:tab/>
            </w:r>
            <w:r w:rsidR="00620CD6">
              <w:rPr>
                <w:webHidden/>
              </w:rPr>
              <w:fldChar w:fldCharType="begin"/>
            </w:r>
            <w:r w:rsidR="00620CD6">
              <w:rPr>
                <w:webHidden/>
              </w:rPr>
              <w:instrText xml:space="preserve"> PAGEREF _Toc94512812 \h </w:instrText>
            </w:r>
            <w:r w:rsidR="00620CD6">
              <w:rPr>
                <w:webHidden/>
              </w:rPr>
            </w:r>
            <w:r w:rsidR="00620CD6">
              <w:rPr>
                <w:webHidden/>
              </w:rPr>
              <w:fldChar w:fldCharType="separate"/>
            </w:r>
            <w:r w:rsidR="00620CD6">
              <w:rPr>
                <w:webHidden/>
              </w:rPr>
              <w:t>49</w:t>
            </w:r>
            <w:r w:rsidR="00620CD6">
              <w:rPr>
                <w:webHidden/>
              </w:rPr>
              <w:fldChar w:fldCharType="end"/>
            </w:r>
          </w:hyperlink>
        </w:p>
        <w:p w14:paraId="55D1E2A1" w14:textId="21915841" w:rsidR="00620CD6" w:rsidRDefault="003D331B" w:rsidP="00620CD6">
          <w:pPr>
            <w:pStyle w:val="TOC2"/>
            <w:rPr>
              <w:rFonts w:eastAsiaTheme="minorEastAsia"/>
            </w:rPr>
          </w:pPr>
          <w:hyperlink w:anchor="_Toc94512813" w:history="1">
            <w:r w:rsidR="00620CD6" w:rsidRPr="00BE6FF3">
              <w:rPr>
                <w:rStyle w:val="Hyperlink"/>
              </w:rPr>
              <w:t>1.17.3</w:t>
            </w:r>
            <w:r w:rsidR="00620CD6" w:rsidRPr="00BE6FF3">
              <w:rPr>
                <w:rStyle w:val="Hyperlink"/>
                <w:rtl/>
              </w:rPr>
              <w:t xml:space="preserve"> </w:t>
            </w:r>
            <w:r w:rsidR="00620CD6">
              <w:rPr>
                <w:rStyle w:val="Hyperlink"/>
              </w:rPr>
              <w:t>……………..</w:t>
            </w:r>
            <w:r w:rsidR="00620CD6" w:rsidRPr="00BE6FF3">
              <w:rPr>
                <w:rStyle w:val="Hyperlink"/>
              </w:rPr>
              <w:t>Mail Handler</w:t>
            </w:r>
            <w:r w:rsidR="00620CD6">
              <w:rPr>
                <w:webHidden/>
              </w:rPr>
              <w:tab/>
            </w:r>
            <w:r w:rsidR="00620CD6">
              <w:rPr>
                <w:webHidden/>
              </w:rPr>
              <w:fldChar w:fldCharType="begin"/>
            </w:r>
            <w:r w:rsidR="00620CD6">
              <w:rPr>
                <w:webHidden/>
              </w:rPr>
              <w:instrText xml:space="preserve"> PAGEREF _Toc94512813 \h </w:instrText>
            </w:r>
            <w:r w:rsidR="00620CD6">
              <w:rPr>
                <w:webHidden/>
              </w:rPr>
            </w:r>
            <w:r w:rsidR="00620CD6">
              <w:rPr>
                <w:webHidden/>
              </w:rPr>
              <w:fldChar w:fldCharType="separate"/>
            </w:r>
            <w:r w:rsidR="00620CD6">
              <w:rPr>
                <w:webHidden/>
              </w:rPr>
              <w:t>50</w:t>
            </w:r>
            <w:r w:rsidR="00620CD6">
              <w:rPr>
                <w:webHidden/>
              </w:rPr>
              <w:fldChar w:fldCharType="end"/>
            </w:r>
          </w:hyperlink>
        </w:p>
        <w:p w14:paraId="6FF012FA" w14:textId="70303B3A" w:rsidR="00620CD6" w:rsidRDefault="003D331B" w:rsidP="00620CD6">
          <w:pPr>
            <w:pStyle w:val="TOC2"/>
            <w:rPr>
              <w:rFonts w:eastAsiaTheme="minorEastAsia"/>
            </w:rPr>
          </w:pPr>
          <w:hyperlink w:anchor="_Toc94512814" w:history="1">
            <w:r w:rsidR="00620CD6" w:rsidRPr="00BE6FF3">
              <w:rPr>
                <w:rStyle w:val="Hyperlink"/>
                <w:rtl/>
              </w:rPr>
              <w:t xml:space="preserve">1.17.4 </w:t>
            </w:r>
            <w:r w:rsidR="00620CD6" w:rsidRPr="00BE6FF3">
              <w:rPr>
                <w:rStyle w:val="Hyperlink"/>
              </w:rPr>
              <w:t xml:space="preserve">KRule Engine </w:t>
            </w:r>
            <w:r w:rsidR="00620CD6" w:rsidRPr="00BE6FF3">
              <w:rPr>
                <w:rStyle w:val="Hyperlink"/>
                <w:rtl/>
              </w:rPr>
              <w:t xml:space="preserve"> מנוע חוקים שנבנה לפי האפיון העסקי. רכיב זה מקבל את הפלט שחולץ מ-</w:t>
            </w:r>
            <w:r w:rsidR="00620CD6" w:rsidRPr="00BE6FF3">
              <w:rPr>
                <w:rStyle w:val="Hyperlink"/>
              </w:rPr>
              <w:t>ABBYY</w:t>
            </w:r>
            <w:r w:rsidR="00620CD6" w:rsidRPr="00BE6FF3">
              <w:rPr>
                <w:rStyle w:val="Hyperlink"/>
                <w:rtl/>
              </w:rPr>
              <w:t xml:space="preserve"> ועבר טיוב ועל סמך הנתונים והלוגיקה העסקית קובע עם המייל יכול להיות מטופל באופן אוטומטי או שמא יש להעביר אותו לטיפול ידני. רכיב זה גם אחראי לפירוק ה-</w:t>
            </w:r>
            <w:r w:rsidR="00620CD6" w:rsidRPr="00BE6FF3">
              <w:rPr>
                <w:rStyle w:val="Hyperlink"/>
              </w:rPr>
              <w:t>PDF</w:t>
            </w:r>
            <w:r w:rsidR="00620CD6" w:rsidRPr="00BE6FF3">
              <w:rPr>
                <w:rStyle w:val="Hyperlink"/>
                <w:rtl/>
              </w:rPr>
              <w:t xml:space="preserve"> למסמכים קונקרטיים לפי הסיווג מ-</w:t>
            </w:r>
            <w:r w:rsidR="00620CD6" w:rsidRPr="00BE6FF3">
              <w:rPr>
                <w:rStyle w:val="Hyperlink"/>
              </w:rPr>
              <w:t>ABBYY</w:t>
            </w:r>
            <w:r w:rsidR="00620CD6">
              <w:rPr>
                <w:rStyle w:val="Hyperlink"/>
                <w:rFonts w:hint="cs"/>
                <w:rtl/>
              </w:rPr>
              <w:t>…</w:t>
            </w:r>
            <w:r w:rsidR="00620CD6">
              <w:rPr>
                <w:rStyle w:val="Hyperlink"/>
              </w:rPr>
              <w:t>……………………………….</w:t>
            </w:r>
            <w:r w:rsidR="00620CD6">
              <w:rPr>
                <w:webHidden/>
              </w:rPr>
              <w:tab/>
            </w:r>
            <w:r w:rsidR="00620CD6">
              <w:rPr>
                <w:webHidden/>
              </w:rPr>
              <w:fldChar w:fldCharType="begin"/>
            </w:r>
            <w:r w:rsidR="00620CD6">
              <w:rPr>
                <w:webHidden/>
              </w:rPr>
              <w:instrText xml:space="preserve"> PAGEREF _Toc94512814 \h </w:instrText>
            </w:r>
            <w:r w:rsidR="00620CD6">
              <w:rPr>
                <w:webHidden/>
              </w:rPr>
            </w:r>
            <w:r w:rsidR="00620CD6">
              <w:rPr>
                <w:webHidden/>
              </w:rPr>
              <w:fldChar w:fldCharType="separate"/>
            </w:r>
            <w:r w:rsidR="00620CD6">
              <w:rPr>
                <w:webHidden/>
              </w:rPr>
              <w:t>50</w:t>
            </w:r>
            <w:r w:rsidR="00620CD6">
              <w:rPr>
                <w:webHidden/>
              </w:rPr>
              <w:fldChar w:fldCharType="end"/>
            </w:r>
          </w:hyperlink>
        </w:p>
        <w:p w14:paraId="6814EE83" w14:textId="222B8E99" w:rsidR="00620CD6" w:rsidRDefault="003D331B" w:rsidP="00620CD6">
          <w:pPr>
            <w:pStyle w:val="TOC2"/>
            <w:rPr>
              <w:rFonts w:eastAsiaTheme="minorEastAsia"/>
            </w:rPr>
          </w:pPr>
          <w:hyperlink w:anchor="_Toc94512815" w:history="1">
            <w:r w:rsidR="00620CD6" w:rsidRPr="00BE6FF3">
              <w:rPr>
                <w:rStyle w:val="Hyperlink"/>
                <w:rtl/>
              </w:rPr>
              <w:t xml:space="preserve">1.17.5 </w:t>
            </w:r>
            <w:r w:rsidR="00620CD6" w:rsidRPr="00BE6FF3">
              <w:rPr>
                <w:rStyle w:val="Hyperlink"/>
              </w:rPr>
              <w:t>KResults Watcher</w:t>
            </w:r>
            <w:r w:rsidR="00620CD6">
              <w:rPr>
                <w:webHidden/>
              </w:rPr>
              <w:tab/>
            </w:r>
            <w:r w:rsidR="00620CD6">
              <w:rPr>
                <w:webHidden/>
              </w:rPr>
              <w:fldChar w:fldCharType="begin"/>
            </w:r>
            <w:r w:rsidR="00620CD6">
              <w:rPr>
                <w:webHidden/>
              </w:rPr>
              <w:instrText xml:space="preserve"> PAGEREF _Toc94512815 \h </w:instrText>
            </w:r>
            <w:r w:rsidR="00620CD6">
              <w:rPr>
                <w:webHidden/>
              </w:rPr>
            </w:r>
            <w:r w:rsidR="00620CD6">
              <w:rPr>
                <w:webHidden/>
              </w:rPr>
              <w:fldChar w:fldCharType="separate"/>
            </w:r>
            <w:r w:rsidR="00620CD6">
              <w:rPr>
                <w:webHidden/>
              </w:rPr>
              <w:t>50</w:t>
            </w:r>
            <w:r w:rsidR="00620CD6">
              <w:rPr>
                <w:webHidden/>
              </w:rPr>
              <w:fldChar w:fldCharType="end"/>
            </w:r>
          </w:hyperlink>
          <w:r w:rsidR="00620CD6" w:rsidRPr="00620CD6">
            <w:rPr>
              <w:rStyle w:val="Hyperlink"/>
              <w:color w:val="auto"/>
              <w:u w:val="none"/>
            </w:rPr>
            <w:t>………………………………………………………………………………………………….</w:t>
          </w:r>
        </w:p>
        <w:p w14:paraId="060F14CD" w14:textId="116BB827" w:rsidR="00620CD6" w:rsidRDefault="003D331B" w:rsidP="00620CD6">
          <w:pPr>
            <w:pStyle w:val="TOC2"/>
            <w:rPr>
              <w:rFonts w:eastAsiaTheme="minorEastAsia"/>
            </w:rPr>
          </w:pPr>
          <w:hyperlink w:anchor="_Toc94512816" w:history="1">
            <w:r w:rsidR="00620CD6" w:rsidRPr="00BE6FF3">
              <w:rPr>
                <w:rStyle w:val="Hyperlink"/>
                <w:rtl/>
              </w:rPr>
              <w:t>1.18</w:t>
            </w:r>
            <w:r w:rsidR="00620CD6">
              <w:rPr>
                <w:rStyle w:val="Hyperlink"/>
              </w:rPr>
              <w:t>………………</w:t>
            </w:r>
            <w:r w:rsidR="00620CD6" w:rsidRPr="00BE6FF3">
              <w:rPr>
                <w:rStyle w:val="Hyperlink"/>
              </w:rPr>
              <w:t>Application Server</w:t>
            </w:r>
            <w:r w:rsidR="00620CD6">
              <w:rPr>
                <w:webHidden/>
              </w:rPr>
              <w:tab/>
            </w:r>
            <w:r w:rsidR="00620CD6">
              <w:rPr>
                <w:webHidden/>
              </w:rPr>
              <w:fldChar w:fldCharType="begin"/>
            </w:r>
            <w:r w:rsidR="00620CD6">
              <w:rPr>
                <w:webHidden/>
              </w:rPr>
              <w:instrText xml:space="preserve"> PAGEREF _Toc94512816 \h </w:instrText>
            </w:r>
            <w:r w:rsidR="00620CD6">
              <w:rPr>
                <w:webHidden/>
              </w:rPr>
            </w:r>
            <w:r w:rsidR="00620CD6">
              <w:rPr>
                <w:webHidden/>
              </w:rPr>
              <w:fldChar w:fldCharType="separate"/>
            </w:r>
            <w:r w:rsidR="00620CD6">
              <w:rPr>
                <w:webHidden/>
              </w:rPr>
              <w:t>50</w:t>
            </w:r>
            <w:r w:rsidR="00620CD6">
              <w:rPr>
                <w:webHidden/>
              </w:rPr>
              <w:fldChar w:fldCharType="end"/>
            </w:r>
          </w:hyperlink>
        </w:p>
        <w:p w14:paraId="0B9D9D98" w14:textId="7F01F646" w:rsidR="00620CD6" w:rsidRDefault="003D331B" w:rsidP="00620CD6">
          <w:pPr>
            <w:pStyle w:val="TOC2"/>
            <w:rPr>
              <w:rFonts w:eastAsiaTheme="minorEastAsia"/>
            </w:rPr>
          </w:pPr>
          <w:hyperlink w:anchor="_Toc94512817" w:history="1">
            <w:r w:rsidR="00620CD6" w:rsidRPr="00BE6FF3">
              <w:rPr>
                <w:rStyle w:val="Hyperlink"/>
                <w:rtl/>
              </w:rPr>
              <w:t>1.19</w:t>
            </w:r>
            <w:r w:rsidR="00620CD6" w:rsidRPr="00BE6FF3">
              <w:rPr>
                <w:rStyle w:val="Hyperlink"/>
              </w:rPr>
              <w:t>Processing Server</w:t>
            </w:r>
            <w:r w:rsidR="00620CD6">
              <w:rPr>
                <w:webHidden/>
              </w:rPr>
              <w:tab/>
            </w:r>
            <w:r w:rsidR="00620CD6">
              <w:rPr>
                <w:webHidden/>
              </w:rPr>
              <w:fldChar w:fldCharType="begin"/>
            </w:r>
            <w:r w:rsidR="00620CD6">
              <w:rPr>
                <w:webHidden/>
              </w:rPr>
              <w:instrText xml:space="preserve"> PAGEREF _Toc94512817 \h </w:instrText>
            </w:r>
            <w:r w:rsidR="00620CD6">
              <w:rPr>
                <w:webHidden/>
              </w:rPr>
            </w:r>
            <w:r w:rsidR="00620CD6">
              <w:rPr>
                <w:webHidden/>
              </w:rPr>
              <w:fldChar w:fldCharType="separate"/>
            </w:r>
            <w:r w:rsidR="00620CD6">
              <w:rPr>
                <w:webHidden/>
              </w:rPr>
              <w:t>52</w:t>
            </w:r>
            <w:r w:rsidR="00620CD6">
              <w:rPr>
                <w:webHidden/>
              </w:rPr>
              <w:fldChar w:fldCharType="end"/>
            </w:r>
          </w:hyperlink>
          <w:r w:rsidR="00620CD6" w:rsidRPr="00620CD6">
            <w:rPr>
              <w:rStyle w:val="Hyperlink"/>
              <w:color w:val="auto"/>
              <w:u w:val="none"/>
            </w:rPr>
            <w:t>………………………………………………………………………………………………….</w:t>
          </w:r>
        </w:p>
        <w:p w14:paraId="38B38EA3" w14:textId="70A61F79" w:rsidR="00620CD6" w:rsidRDefault="003D331B" w:rsidP="00620CD6">
          <w:pPr>
            <w:pStyle w:val="TOC2"/>
            <w:rPr>
              <w:rFonts w:eastAsiaTheme="minorEastAsia"/>
            </w:rPr>
          </w:pPr>
          <w:hyperlink w:anchor="_Toc94512818" w:history="1">
            <w:r w:rsidR="00620CD6" w:rsidRPr="00BE6FF3">
              <w:rPr>
                <w:rStyle w:val="Hyperlink"/>
                <w:rtl/>
              </w:rPr>
              <w:t>1.20</w:t>
            </w:r>
            <w:r w:rsidR="00620CD6">
              <w:rPr>
                <w:rStyle w:val="Hyperlink"/>
              </w:rPr>
              <w:t>……………………</w:t>
            </w:r>
            <w:r w:rsidR="00620CD6" w:rsidRPr="00BE6FF3">
              <w:rPr>
                <w:rStyle w:val="Hyperlink"/>
              </w:rPr>
              <w:t>Licensing Server</w:t>
            </w:r>
            <w:r w:rsidR="00620CD6">
              <w:rPr>
                <w:webHidden/>
              </w:rPr>
              <w:tab/>
            </w:r>
            <w:r w:rsidR="00620CD6">
              <w:rPr>
                <w:webHidden/>
              </w:rPr>
              <w:fldChar w:fldCharType="begin"/>
            </w:r>
            <w:r w:rsidR="00620CD6">
              <w:rPr>
                <w:webHidden/>
              </w:rPr>
              <w:instrText xml:space="preserve"> PAGEREF _Toc94512818 \h </w:instrText>
            </w:r>
            <w:r w:rsidR="00620CD6">
              <w:rPr>
                <w:webHidden/>
              </w:rPr>
            </w:r>
            <w:r w:rsidR="00620CD6">
              <w:rPr>
                <w:webHidden/>
              </w:rPr>
              <w:fldChar w:fldCharType="separate"/>
            </w:r>
            <w:r w:rsidR="00620CD6">
              <w:rPr>
                <w:webHidden/>
              </w:rPr>
              <w:t>54</w:t>
            </w:r>
            <w:r w:rsidR="00620CD6">
              <w:rPr>
                <w:webHidden/>
              </w:rPr>
              <w:fldChar w:fldCharType="end"/>
            </w:r>
          </w:hyperlink>
        </w:p>
        <w:p w14:paraId="5B73C274" w14:textId="6D67FF94" w:rsidR="00620CD6" w:rsidRDefault="003D331B" w:rsidP="00620CD6">
          <w:pPr>
            <w:pStyle w:val="TOC2"/>
            <w:rPr>
              <w:rFonts w:eastAsiaTheme="minorEastAsia"/>
            </w:rPr>
          </w:pPr>
          <w:hyperlink w:anchor="_Toc94512819" w:history="1">
            <w:r w:rsidR="00620CD6" w:rsidRPr="00BE6FF3">
              <w:rPr>
                <w:rStyle w:val="Hyperlink"/>
                <w:rtl/>
              </w:rPr>
              <w:t>1.21</w:t>
            </w:r>
            <w:r w:rsidR="00620CD6">
              <w:rPr>
                <w:rStyle w:val="Hyperlink"/>
              </w:rPr>
              <w:t>……………………………</w:t>
            </w:r>
            <w:r w:rsidR="00620CD6" w:rsidRPr="00BE6FF3">
              <w:rPr>
                <w:rStyle w:val="Hyperlink"/>
              </w:rPr>
              <w:t>UI Server</w:t>
            </w:r>
            <w:r w:rsidR="00620CD6">
              <w:rPr>
                <w:webHidden/>
              </w:rPr>
              <w:tab/>
            </w:r>
            <w:r w:rsidR="00620CD6">
              <w:rPr>
                <w:webHidden/>
              </w:rPr>
              <w:fldChar w:fldCharType="begin"/>
            </w:r>
            <w:r w:rsidR="00620CD6">
              <w:rPr>
                <w:webHidden/>
              </w:rPr>
              <w:instrText xml:space="preserve"> PAGEREF _Toc94512819 \h </w:instrText>
            </w:r>
            <w:r w:rsidR="00620CD6">
              <w:rPr>
                <w:webHidden/>
              </w:rPr>
            </w:r>
            <w:r w:rsidR="00620CD6">
              <w:rPr>
                <w:webHidden/>
              </w:rPr>
              <w:fldChar w:fldCharType="separate"/>
            </w:r>
            <w:r w:rsidR="00620CD6">
              <w:rPr>
                <w:webHidden/>
              </w:rPr>
              <w:t>54</w:t>
            </w:r>
            <w:r w:rsidR="00620CD6">
              <w:rPr>
                <w:webHidden/>
              </w:rPr>
              <w:fldChar w:fldCharType="end"/>
            </w:r>
          </w:hyperlink>
        </w:p>
        <w:p w14:paraId="02F7C1AC" w14:textId="20233154" w:rsidR="00620CD6" w:rsidRDefault="003D331B" w:rsidP="00620CD6">
          <w:pPr>
            <w:pStyle w:val="TOC2"/>
            <w:rPr>
              <w:rFonts w:eastAsiaTheme="minorEastAsia"/>
            </w:rPr>
          </w:pPr>
          <w:hyperlink w:anchor="_Toc94512820" w:history="1">
            <w:r w:rsidR="00620CD6" w:rsidRPr="00BE6FF3">
              <w:rPr>
                <w:rStyle w:val="Hyperlink"/>
                <w:rFonts w:cstheme="minorHAnsi"/>
                <w:rtl/>
              </w:rPr>
              <w:t>1.22</w:t>
            </w:r>
            <w:r w:rsidR="00620CD6">
              <w:rPr>
                <w:rStyle w:val="Hyperlink"/>
                <w:rFonts w:cstheme="minorHAnsi"/>
              </w:rPr>
              <w:t>……………………………..</w:t>
            </w:r>
            <w:r w:rsidR="00620CD6" w:rsidRPr="00BE6FF3">
              <w:rPr>
                <w:rStyle w:val="Hyperlink"/>
              </w:rPr>
              <w:t>Database</w:t>
            </w:r>
            <w:r w:rsidR="00620CD6">
              <w:rPr>
                <w:webHidden/>
              </w:rPr>
              <w:tab/>
            </w:r>
            <w:r w:rsidR="00620CD6">
              <w:rPr>
                <w:webHidden/>
              </w:rPr>
              <w:fldChar w:fldCharType="begin"/>
            </w:r>
            <w:r w:rsidR="00620CD6">
              <w:rPr>
                <w:webHidden/>
              </w:rPr>
              <w:instrText xml:space="preserve"> PAGEREF _Toc94512820 \h </w:instrText>
            </w:r>
            <w:r w:rsidR="00620CD6">
              <w:rPr>
                <w:webHidden/>
              </w:rPr>
            </w:r>
            <w:r w:rsidR="00620CD6">
              <w:rPr>
                <w:webHidden/>
              </w:rPr>
              <w:fldChar w:fldCharType="separate"/>
            </w:r>
            <w:r w:rsidR="00620CD6">
              <w:rPr>
                <w:webHidden/>
              </w:rPr>
              <w:t>54</w:t>
            </w:r>
            <w:r w:rsidR="00620CD6">
              <w:rPr>
                <w:webHidden/>
              </w:rPr>
              <w:fldChar w:fldCharType="end"/>
            </w:r>
          </w:hyperlink>
        </w:p>
        <w:p w14:paraId="75CD9BAD" w14:textId="7970F108" w:rsidR="00620CD6" w:rsidRDefault="003D331B" w:rsidP="00620CD6">
          <w:pPr>
            <w:pStyle w:val="TOC2"/>
            <w:rPr>
              <w:rFonts w:eastAsiaTheme="minorEastAsia"/>
            </w:rPr>
          </w:pPr>
          <w:hyperlink w:anchor="_Toc94512821" w:history="1">
            <w:r w:rsidR="00620CD6" w:rsidRPr="00BE6FF3">
              <w:rPr>
                <w:rStyle w:val="Hyperlink"/>
                <w:rtl/>
              </w:rPr>
              <w:t>1.23ארכיטקטורת הפתרון</w:t>
            </w:r>
            <w:r w:rsidR="00620CD6">
              <w:rPr>
                <w:rStyle w:val="Hyperlink"/>
              </w:rPr>
              <w:t>……………</w:t>
            </w:r>
            <w:r w:rsidR="00620CD6">
              <w:rPr>
                <w:webHidden/>
              </w:rPr>
              <w:tab/>
            </w:r>
            <w:r w:rsidR="00620CD6">
              <w:rPr>
                <w:webHidden/>
              </w:rPr>
              <w:fldChar w:fldCharType="begin"/>
            </w:r>
            <w:r w:rsidR="00620CD6">
              <w:rPr>
                <w:webHidden/>
              </w:rPr>
              <w:instrText xml:space="preserve"> PAGEREF _Toc94512821 \h </w:instrText>
            </w:r>
            <w:r w:rsidR="00620CD6">
              <w:rPr>
                <w:webHidden/>
              </w:rPr>
            </w:r>
            <w:r w:rsidR="00620CD6">
              <w:rPr>
                <w:webHidden/>
              </w:rPr>
              <w:fldChar w:fldCharType="separate"/>
            </w:r>
            <w:r w:rsidR="00620CD6">
              <w:rPr>
                <w:webHidden/>
              </w:rPr>
              <w:t>55</w:t>
            </w:r>
            <w:r w:rsidR="00620CD6">
              <w:rPr>
                <w:webHidden/>
              </w:rPr>
              <w:fldChar w:fldCharType="end"/>
            </w:r>
          </w:hyperlink>
        </w:p>
        <w:p w14:paraId="6BDA44E4" w14:textId="1B078DCA" w:rsidR="00620CD6" w:rsidRDefault="003D331B" w:rsidP="00620CD6">
          <w:pPr>
            <w:pStyle w:val="TOC3"/>
            <w:tabs>
              <w:tab w:val="right" w:leader="dot" w:pos="8630"/>
            </w:tabs>
            <w:bidi/>
            <w:rPr>
              <w:rFonts w:eastAsiaTheme="minorEastAsia"/>
              <w:noProof/>
            </w:rPr>
          </w:pPr>
          <w:hyperlink w:anchor="_Toc94512822" w:history="1">
            <w:r w:rsidR="00620CD6">
              <w:rPr>
                <w:noProof/>
                <w:webHidden/>
              </w:rPr>
              <w:tab/>
            </w:r>
            <w:r w:rsidR="00620CD6">
              <w:rPr>
                <w:noProof/>
                <w:webHidden/>
              </w:rPr>
              <w:fldChar w:fldCharType="begin"/>
            </w:r>
            <w:r w:rsidR="00620CD6">
              <w:rPr>
                <w:noProof/>
                <w:webHidden/>
              </w:rPr>
              <w:instrText xml:space="preserve"> PAGEREF _Toc94512822 \h </w:instrText>
            </w:r>
            <w:r w:rsidR="00620CD6">
              <w:rPr>
                <w:noProof/>
                <w:webHidden/>
              </w:rPr>
            </w:r>
            <w:r w:rsidR="00620CD6">
              <w:rPr>
                <w:noProof/>
                <w:webHidden/>
              </w:rPr>
              <w:fldChar w:fldCharType="separate"/>
            </w:r>
            <w:r w:rsidR="00620CD6">
              <w:rPr>
                <w:noProof/>
                <w:webHidden/>
              </w:rPr>
              <w:t>57</w:t>
            </w:r>
            <w:r w:rsidR="00620CD6">
              <w:rPr>
                <w:noProof/>
                <w:webHidden/>
              </w:rPr>
              <w:fldChar w:fldCharType="end"/>
            </w:r>
          </w:hyperlink>
        </w:p>
        <w:p w14:paraId="2F91D823" w14:textId="5D6BD512" w:rsidR="00620CD6" w:rsidRDefault="003D331B" w:rsidP="00620CD6">
          <w:pPr>
            <w:pStyle w:val="TOC3"/>
            <w:tabs>
              <w:tab w:val="right" w:leader="dot" w:pos="8630"/>
            </w:tabs>
            <w:bidi/>
            <w:rPr>
              <w:rFonts w:eastAsiaTheme="minorEastAsia"/>
              <w:noProof/>
            </w:rPr>
          </w:pPr>
          <w:hyperlink w:anchor="_Toc94512823" w:history="1">
            <w:r w:rsidR="00620CD6" w:rsidRPr="00BE6FF3">
              <w:rPr>
                <w:rStyle w:val="Hyperlink"/>
                <w:b/>
                <w:bCs/>
                <w:noProof/>
              </w:rPr>
              <w:t>Test/Pre-Production Environment Requirements</w:t>
            </w:r>
            <w:r w:rsidR="00620CD6">
              <w:rPr>
                <w:noProof/>
                <w:webHidden/>
              </w:rPr>
              <w:tab/>
            </w:r>
            <w:r w:rsidR="00620CD6">
              <w:rPr>
                <w:noProof/>
                <w:webHidden/>
              </w:rPr>
              <w:fldChar w:fldCharType="begin"/>
            </w:r>
            <w:r w:rsidR="00620CD6">
              <w:rPr>
                <w:noProof/>
                <w:webHidden/>
              </w:rPr>
              <w:instrText xml:space="preserve"> PAGEREF _Toc94512823 \h </w:instrText>
            </w:r>
            <w:r w:rsidR="00620CD6">
              <w:rPr>
                <w:noProof/>
                <w:webHidden/>
              </w:rPr>
            </w:r>
            <w:r w:rsidR="00620CD6">
              <w:rPr>
                <w:noProof/>
                <w:webHidden/>
              </w:rPr>
              <w:fldChar w:fldCharType="separate"/>
            </w:r>
            <w:r w:rsidR="00620CD6">
              <w:rPr>
                <w:noProof/>
                <w:webHidden/>
              </w:rPr>
              <w:t>58</w:t>
            </w:r>
            <w:r w:rsidR="00620CD6">
              <w:rPr>
                <w:noProof/>
                <w:webHidden/>
              </w:rPr>
              <w:fldChar w:fldCharType="end"/>
            </w:r>
          </w:hyperlink>
        </w:p>
        <w:p w14:paraId="091D938E" w14:textId="564933D1" w:rsidR="00620CD6" w:rsidRDefault="003D331B" w:rsidP="00620CD6">
          <w:pPr>
            <w:pStyle w:val="TOC3"/>
            <w:tabs>
              <w:tab w:val="right" w:leader="dot" w:pos="8630"/>
            </w:tabs>
            <w:bidi/>
            <w:rPr>
              <w:rFonts w:eastAsiaTheme="minorEastAsia"/>
              <w:noProof/>
            </w:rPr>
          </w:pPr>
          <w:hyperlink w:anchor="_Toc94512824" w:history="1">
            <w:r w:rsidR="00620CD6" w:rsidRPr="00BE6FF3">
              <w:rPr>
                <w:rStyle w:val="Hyperlink"/>
                <w:b/>
                <w:bCs/>
                <w:noProof/>
              </w:rPr>
              <w:t>Production Environment Requirements</w:t>
            </w:r>
            <w:r w:rsidR="00620CD6">
              <w:rPr>
                <w:noProof/>
                <w:webHidden/>
              </w:rPr>
              <w:tab/>
            </w:r>
            <w:r w:rsidR="00620CD6">
              <w:rPr>
                <w:noProof/>
                <w:webHidden/>
              </w:rPr>
              <w:fldChar w:fldCharType="begin"/>
            </w:r>
            <w:r w:rsidR="00620CD6">
              <w:rPr>
                <w:noProof/>
                <w:webHidden/>
              </w:rPr>
              <w:instrText xml:space="preserve"> PAGEREF _Toc94512824 \h </w:instrText>
            </w:r>
            <w:r w:rsidR="00620CD6">
              <w:rPr>
                <w:noProof/>
                <w:webHidden/>
              </w:rPr>
            </w:r>
            <w:r w:rsidR="00620CD6">
              <w:rPr>
                <w:noProof/>
                <w:webHidden/>
              </w:rPr>
              <w:fldChar w:fldCharType="separate"/>
            </w:r>
            <w:r w:rsidR="00620CD6">
              <w:rPr>
                <w:noProof/>
                <w:webHidden/>
              </w:rPr>
              <w:t>60</w:t>
            </w:r>
            <w:r w:rsidR="00620CD6">
              <w:rPr>
                <w:noProof/>
                <w:webHidden/>
              </w:rPr>
              <w:fldChar w:fldCharType="end"/>
            </w:r>
          </w:hyperlink>
        </w:p>
        <w:p w14:paraId="4EB26416" w14:textId="21DDB084" w:rsidR="00620CD6" w:rsidRDefault="003D331B" w:rsidP="00620CD6">
          <w:pPr>
            <w:pStyle w:val="TOC3"/>
            <w:tabs>
              <w:tab w:val="right" w:leader="dot" w:pos="8630"/>
            </w:tabs>
            <w:bidi/>
            <w:rPr>
              <w:rFonts w:eastAsiaTheme="minorEastAsia"/>
              <w:noProof/>
            </w:rPr>
          </w:pPr>
          <w:hyperlink w:anchor="_Toc94512825" w:history="1">
            <w:r w:rsidR="00620CD6" w:rsidRPr="00BE6FF3">
              <w:rPr>
                <w:rStyle w:val="Hyperlink"/>
                <w:noProof/>
                <w:rtl/>
              </w:rPr>
              <w:t xml:space="preserve">מנגנון זמינות – </w:t>
            </w:r>
            <w:r w:rsidR="00620CD6" w:rsidRPr="00BE6FF3">
              <w:rPr>
                <w:rStyle w:val="Hyperlink"/>
                <w:noProof/>
              </w:rPr>
              <w:t>High Availability</w:t>
            </w:r>
            <w:r w:rsidR="00620CD6">
              <w:rPr>
                <w:noProof/>
                <w:webHidden/>
              </w:rPr>
              <w:tab/>
            </w:r>
            <w:r w:rsidR="00620CD6">
              <w:rPr>
                <w:noProof/>
                <w:webHidden/>
              </w:rPr>
              <w:fldChar w:fldCharType="begin"/>
            </w:r>
            <w:r w:rsidR="00620CD6">
              <w:rPr>
                <w:noProof/>
                <w:webHidden/>
              </w:rPr>
              <w:instrText xml:space="preserve"> PAGEREF _Toc94512825 \h </w:instrText>
            </w:r>
            <w:r w:rsidR="00620CD6">
              <w:rPr>
                <w:noProof/>
                <w:webHidden/>
              </w:rPr>
            </w:r>
            <w:r w:rsidR="00620CD6">
              <w:rPr>
                <w:noProof/>
                <w:webHidden/>
              </w:rPr>
              <w:fldChar w:fldCharType="separate"/>
            </w:r>
            <w:r w:rsidR="00620CD6">
              <w:rPr>
                <w:noProof/>
                <w:webHidden/>
              </w:rPr>
              <w:t>61</w:t>
            </w:r>
            <w:r w:rsidR="00620CD6">
              <w:rPr>
                <w:noProof/>
                <w:webHidden/>
              </w:rPr>
              <w:fldChar w:fldCharType="end"/>
            </w:r>
          </w:hyperlink>
        </w:p>
        <w:p w14:paraId="2CB66DFE" w14:textId="47A9959B" w:rsidR="00620CD6" w:rsidRDefault="00620CD6" w:rsidP="00620CD6">
          <w:pPr>
            <w:pStyle w:val="TOC2"/>
            <w:rPr>
              <w:rFonts w:eastAsiaTheme="minorEastAsia"/>
            </w:rPr>
          </w:pPr>
          <w:r w:rsidRPr="00620CD6">
            <w:rPr>
              <w:rStyle w:val="Hyperlink"/>
              <w:color w:val="auto"/>
              <w:u w:val="none"/>
            </w:rPr>
            <w:t>……………………….</w:t>
          </w:r>
          <w:hyperlink w:anchor="_Toc94512826" w:history="1">
            <w:r w:rsidRPr="00BE6FF3">
              <w:rPr>
                <w:rStyle w:val="Hyperlink"/>
              </w:rPr>
              <w:t>DATA MODEL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_Toc94512826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61</w:t>
            </w:r>
            <w:r>
              <w:rPr>
                <w:webHidden/>
              </w:rPr>
              <w:fldChar w:fldCharType="end"/>
            </w:r>
          </w:hyperlink>
        </w:p>
        <w:p w14:paraId="6DA6867B" w14:textId="2632FE9A" w:rsidR="00620CD6" w:rsidRDefault="003D331B" w:rsidP="00620CD6">
          <w:pPr>
            <w:pStyle w:val="TOC1"/>
            <w:tabs>
              <w:tab w:val="right" w:leader="dot" w:pos="8630"/>
            </w:tabs>
            <w:bidi/>
            <w:rPr>
              <w:rFonts w:eastAsiaTheme="minorEastAsia"/>
              <w:noProof/>
            </w:rPr>
          </w:pPr>
          <w:hyperlink w:anchor="_Toc94512827" w:history="1">
            <w:r w:rsidR="00620CD6" w:rsidRPr="00BE6FF3">
              <w:rPr>
                <w:rStyle w:val="Hyperlink"/>
                <w:noProof/>
                <w:rtl/>
              </w:rPr>
              <w:t>ממשקים</w:t>
            </w:r>
            <w:r w:rsidR="00620CD6">
              <w:rPr>
                <w:noProof/>
                <w:webHidden/>
              </w:rPr>
              <w:tab/>
            </w:r>
            <w:r w:rsidR="00620CD6">
              <w:rPr>
                <w:noProof/>
                <w:webHidden/>
              </w:rPr>
              <w:fldChar w:fldCharType="begin"/>
            </w:r>
            <w:r w:rsidR="00620CD6">
              <w:rPr>
                <w:noProof/>
                <w:webHidden/>
              </w:rPr>
              <w:instrText xml:space="preserve"> PAGEREF _Toc94512827 \h </w:instrText>
            </w:r>
            <w:r w:rsidR="00620CD6">
              <w:rPr>
                <w:noProof/>
                <w:webHidden/>
              </w:rPr>
            </w:r>
            <w:r w:rsidR="00620CD6">
              <w:rPr>
                <w:noProof/>
                <w:webHidden/>
              </w:rPr>
              <w:fldChar w:fldCharType="separate"/>
            </w:r>
            <w:r w:rsidR="00620CD6">
              <w:rPr>
                <w:noProof/>
                <w:webHidden/>
              </w:rPr>
              <w:t>64</w:t>
            </w:r>
            <w:r w:rsidR="00620CD6">
              <w:rPr>
                <w:noProof/>
                <w:webHidden/>
              </w:rPr>
              <w:fldChar w:fldCharType="end"/>
            </w:r>
          </w:hyperlink>
        </w:p>
        <w:p w14:paraId="28821B64" w14:textId="2E13CDD2" w:rsidR="00620CD6" w:rsidRDefault="003D331B" w:rsidP="00620CD6">
          <w:pPr>
            <w:pStyle w:val="TOC1"/>
            <w:tabs>
              <w:tab w:val="right" w:leader="dot" w:pos="8630"/>
            </w:tabs>
            <w:bidi/>
            <w:rPr>
              <w:rFonts w:eastAsiaTheme="minorEastAsia"/>
              <w:noProof/>
            </w:rPr>
          </w:pPr>
          <w:hyperlink w:anchor="_Toc94512828" w:history="1">
            <w:r w:rsidR="00620CD6" w:rsidRPr="00BE6FF3">
              <w:rPr>
                <w:rStyle w:val="Hyperlink"/>
                <w:noProof/>
                <w:rtl/>
              </w:rPr>
              <w:t>תיאור לוגי - תהליכי העבודה</w:t>
            </w:r>
            <w:r w:rsidR="00620CD6">
              <w:rPr>
                <w:noProof/>
                <w:webHidden/>
              </w:rPr>
              <w:tab/>
            </w:r>
            <w:r w:rsidR="00620CD6">
              <w:rPr>
                <w:noProof/>
                <w:webHidden/>
              </w:rPr>
              <w:fldChar w:fldCharType="begin"/>
            </w:r>
            <w:r w:rsidR="00620CD6">
              <w:rPr>
                <w:noProof/>
                <w:webHidden/>
              </w:rPr>
              <w:instrText xml:space="preserve"> PAGEREF _Toc94512828 \h </w:instrText>
            </w:r>
            <w:r w:rsidR="00620CD6">
              <w:rPr>
                <w:noProof/>
                <w:webHidden/>
              </w:rPr>
            </w:r>
            <w:r w:rsidR="00620CD6">
              <w:rPr>
                <w:noProof/>
                <w:webHidden/>
              </w:rPr>
              <w:fldChar w:fldCharType="separate"/>
            </w:r>
            <w:r w:rsidR="00620CD6">
              <w:rPr>
                <w:noProof/>
                <w:webHidden/>
              </w:rPr>
              <w:t>64</w:t>
            </w:r>
            <w:r w:rsidR="00620CD6">
              <w:rPr>
                <w:noProof/>
                <w:webHidden/>
              </w:rPr>
              <w:fldChar w:fldCharType="end"/>
            </w:r>
          </w:hyperlink>
        </w:p>
        <w:p w14:paraId="226184CD" w14:textId="6A571A5E" w:rsidR="00620CD6" w:rsidRDefault="003D331B" w:rsidP="00620CD6">
          <w:pPr>
            <w:pStyle w:val="TOC2"/>
            <w:rPr>
              <w:rFonts w:eastAsiaTheme="minorEastAsia"/>
            </w:rPr>
          </w:pPr>
          <w:hyperlink w:anchor="_Toc94512829" w:history="1">
            <w:r w:rsidR="00620CD6" w:rsidRPr="00BE6FF3">
              <w:rPr>
                <w:rStyle w:val="Hyperlink"/>
                <w:rtl/>
              </w:rPr>
              <w:t>1.24האזנה לתיבות מייל</w:t>
            </w:r>
            <w:r w:rsidR="00620CD6">
              <w:rPr>
                <w:rStyle w:val="Hyperlink"/>
              </w:rPr>
              <w:t>……………………</w:t>
            </w:r>
            <w:r w:rsidR="00620CD6">
              <w:rPr>
                <w:webHidden/>
              </w:rPr>
              <w:tab/>
            </w:r>
            <w:r w:rsidR="00620CD6">
              <w:rPr>
                <w:webHidden/>
              </w:rPr>
              <w:fldChar w:fldCharType="begin"/>
            </w:r>
            <w:r w:rsidR="00620CD6">
              <w:rPr>
                <w:webHidden/>
              </w:rPr>
              <w:instrText xml:space="preserve"> PAGEREF _Toc94512829 \h </w:instrText>
            </w:r>
            <w:r w:rsidR="00620CD6">
              <w:rPr>
                <w:webHidden/>
              </w:rPr>
            </w:r>
            <w:r w:rsidR="00620CD6">
              <w:rPr>
                <w:webHidden/>
              </w:rPr>
              <w:fldChar w:fldCharType="separate"/>
            </w:r>
            <w:r w:rsidR="00620CD6">
              <w:rPr>
                <w:webHidden/>
              </w:rPr>
              <w:t>64</w:t>
            </w:r>
            <w:r w:rsidR="00620CD6">
              <w:rPr>
                <w:webHidden/>
              </w:rPr>
              <w:fldChar w:fldCharType="end"/>
            </w:r>
          </w:hyperlink>
        </w:p>
        <w:p w14:paraId="12306C2A" w14:textId="0CCBF371" w:rsidR="00620CD6" w:rsidRDefault="003D331B" w:rsidP="00620CD6">
          <w:pPr>
            <w:pStyle w:val="TOC2"/>
            <w:rPr>
              <w:rFonts w:eastAsiaTheme="minorEastAsia"/>
            </w:rPr>
          </w:pPr>
          <w:hyperlink w:anchor="_Toc94512830" w:history="1">
            <w:r w:rsidR="00620CD6" w:rsidRPr="00BE6FF3">
              <w:rPr>
                <w:rStyle w:val="Hyperlink"/>
              </w:rPr>
              <w:t>1.25</w:t>
            </w:r>
            <w:r w:rsidR="00620CD6" w:rsidRPr="00BE6FF3">
              <w:rPr>
                <w:rStyle w:val="Hyperlink"/>
                <w:rFonts w:eastAsiaTheme="majorEastAsia"/>
                <w:rtl/>
              </w:rPr>
              <w:t>בדיקת תקינות המייל –</w:t>
            </w:r>
            <w:r w:rsidR="00620CD6" w:rsidRPr="00BE6FF3">
              <w:rPr>
                <w:rStyle w:val="Hyperlink"/>
                <w:rtl/>
              </w:rPr>
              <w:t xml:space="preserve"> </w:t>
            </w:r>
            <w:r w:rsidR="00620CD6" w:rsidRPr="00BE6FF3">
              <w:rPr>
                <w:rStyle w:val="Hyperlink"/>
                <w:rFonts w:eastAsiaTheme="majorEastAsia"/>
              </w:rPr>
              <w:t>Mail Validator</w:t>
            </w:r>
            <w:r w:rsidR="00620CD6">
              <w:rPr>
                <w:webHidden/>
              </w:rPr>
              <w:tab/>
            </w:r>
            <w:r w:rsidR="00620CD6">
              <w:rPr>
                <w:webHidden/>
              </w:rPr>
              <w:fldChar w:fldCharType="begin"/>
            </w:r>
            <w:r w:rsidR="00620CD6">
              <w:rPr>
                <w:webHidden/>
              </w:rPr>
              <w:instrText xml:space="preserve"> PAGEREF _Toc94512830 \h </w:instrText>
            </w:r>
            <w:r w:rsidR="00620CD6">
              <w:rPr>
                <w:webHidden/>
              </w:rPr>
            </w:r>
            <w:r w:rsidR="00620CD6">
              <w:rPr>
                <w:webHidden/>
              </w:rPr>
              <w:fldChar w:fldCharType="separate"/>
            </w:r>
            <w:r w:rsidR="00620CD6">
              <w:rPr>
                <w:webHidden/>
              </w:rPr>
              <w:t>65</w:t>
            </w:r>
            <w:r w:rsidR="00620CD6">
              <w:rPr>
                <w:webHidden/>
              </w:rPr>
              <w:fldChar w:fldCharType="end"/>
            </w:r>
          </w:hyperlink>
        </w:p>
        <w:p w14:paraId="66B249DE" w14:textId="165A41CA" w:rsidR="00620CD6" w:rsidRDefault="003D331B" w:rsidP="00620CD6">
          <w:pPr>
            <w:pStyle w:val="TOC2"/>
            <w:rPr>
              <w:rFonts w:eastAsiaTheme="minorEastAsia"/>
            </w:rPr>
          </w:pPr>
          <w:hyperlink w:anchor="_Toc94512831" w:history="1">
            <w:r w:rsidR="00620CD6" w:rsidRPr="00BE6FF3">
              <w:rPr>
                <w:rStyle w:val="Hyperlink"/>
                <w:rtl/>
              </w:rPr>
              <w:t>1.26</w:t>
            </w:r>
            <w:r w:rsidR="00620CD6" w:rsidRPr="00BE6FF3">
              <w:rPr>
                <w:rStyle w:val="Hyperlink"/>
                <w:rFonts w:eastAsiaTheme="majorEastAsia"/>
                <w:rtl/>
              </w:rPr>
              <w:t xml:space="preserve">מיזוג צרופות </w:t>
            </w:r>
            <w:r w:rsidR="00620CD6">
              <w:rPr>
                <w:rStyle w:val="Hyperlink"/>
                <w:rFonts w:eastAsiaTheme="majorEastAsia"/>
                <w:rtl/>
              </w:rPr>
              <w:t>–</w:t>
            </w:r>
            <w:r w:rsidR="00620CD6" w:rsidRPr="00BE6FF3">
              <w:rPr>
                <w:rStyle w:val="Hyperlink"/>
                <w:rFonts w:eastAsiaTheme="majorEastAsia"/>
                <w:rtl/>
              </w:rPr>
              <w:t xml:space="preserve"> </w:t>
            </w:r>
            <w:r w:rsidR="00620CD6">
              <w:rPr>
                <w:rStyle w:val="Hyperlink"/>
                <w:rFonts w:eastAsiaTheme="majorEastAsia"/>
              </w:rPr>
              <w:t>………..</w:t>
            </w:r>
            <w:r w:rsidR="00620CD6" w:rsidRPr="00BE6FF3">
              <w:rPr>
                <w:rStyle w:val="Hyperlink"/>
                <w:rFonts w:eastAsiaTheme="majorEastAsia"/>
              </w:rPr>
              <w:t>Merger</w:t>
            </w:r>
            <w:r w:rsidR="00620CD6">
              <w:rPr>
                <w:webHidden/>
              </w:rPr>
              <w:tab/>
            </w:r>
            <w:r w:rsidR="00620CD6">
              <w:rPr>
                <w:webHidden/>
              </w:rPr>
              <w:fldChar w:fldCharType="begin"/>
            </w:r>
            <w:r w:rsidR="00620CD6">
              <w:rPr>
                <w:webHidden/>
              </w:rPr>
              <w:instrText xml:space="preserve"> PAGEREF _Toc94512831 \h </w:instrText>
            </w:r>
            <w:r w:rsidR="00620CD6">
              <w:rPr>
                <w:webHidden/>
              </w:rPr>
            </w:r>
            <w:r w:rsidR="00620CD6">
              <w:rPr>
                <w:webHidden/>
              </w:rPr>
              <w:fldChar w:fldCharType="separate"/>
            </w:r>
            <w:r w:rsidR="00620CD6">
              <w:rPr>
                <w:webHidden/>
              </w:rPr>
              <w:t>67</w:t>
            </w:r>
            <w:r w:rsidR="00620CD6">
              <w:rPr>
                <w:webHidden/>
              </w:rPr>
              <w:fldChar w:fldCharType="end"/>
            </w:r>
          </w:hyperlink>
        </w:p>
        <w:p w14:paraId="60C8B5D8" w14:textId="5DEB1C1E" w:rsidR="00620CD6" w:rsidRDefault="003D331B" w:rsidP="00620CD6">
          <w:pPr>
            <w:pStyle w:val="TOC2"/>
            <w:rPr>
              <w:rFonts w:eastAsiaTheme="minorEastAsia"/>
            </w:rPr>
          </w:pPr>
          <w:hyperlink w:anchor="_Toc94512832" w:history="1">
            <w:r w:rsidR="00620CD6" w:rsidRPr="00BE6FF3">
              <w:rPr>
                <w:rStyle w:val="Hyperlink"/>
                <w:rtl/>
              </w:rPr>
              <w:t>1.27</w:t>
            </w:r>
            <w:r w:rsidR="00620CD6">
              <w:rPr>
                <w:rStyle w:val="Hyperlink"/>
              </w:rPr>
              <w:t>……………………………………..</w:t>
            </w:r>
            <w:r w:rsidR="00620CD6" w:rsidRPr="00BE6FF3">
              <w:rPr>
                <w:rStyle w:val="Hyperlink"/>
                <w:rFonts w:eastAsiaTheme="majorEastAsia"/>
              </w:rPr>
              <w:t>OCR</w:t>
            </w:r>
            <w:r w:rsidR="00620CD6">
              <w:rPr>
                <w:webHidden/>
              </w:rPr>
              <w:tab/>
            </w:r>
            <w:r w:rsidR="00620CD6">
              <w:rPr>
                <w:webHidden/>
              </w:rPr>
              <w:fldChar w:fldCharType="begin"/>
            </w:r>
            <w:r w:rsidR="00620CD6">
              <w:rPr>
                <w:webHidden/>
              </w:rPr>
              <w:instrText xml:space="preserve"> PAGEREF _Toc94512832 \h </w:instrText>
            </w:r>
            <w:r w:rsidR="00620CD6">
              <w:rPr>
                <w:webHidden/>
              </w:rPr>
            </w:r>
            <w:r w:rsidR="00620CD6">
              <w:rPr>
                <w:webHidden/>
              </w:rPr>
              <w:fldChar w:fldCharType="separate"/>
            </w:r>
            <w:r w:rsidR="00620CD6">
              <w:rPr>
                <w:webHidden/>
              </w:rPr>
              <w:t>67</w:t>
            </w:r>
            <w:r w:rsidR="00620CD6">
              <w:rPr>
                <w:webHidden/>
              </w:rPr>
              <w:fldChar w:fldCharType="end"/>
            </w:r>
          </w:hyperlink>
        </w:p>
        <w:p w14:paraId="11723AEA" w14:textId="0EF50467" w:rsidR="00693173" w:rsidRDefault="00693173" w:rsidP="00620CD6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64AD0CA" w14:textId="77777777" w:rsidR="005B01CF" w:rsidRDefault="005B01CF" w:rsidP="0010205C">
      <w:pPr>
        <w:bidi/>
      </w:pPr>
    </w:p>
    <w:p w14:paraId="3EF5FF32" w14:textId="77777777" w:rsidR="005B01CF" w:rsidRDefault="005B01CF" w:rsidP="0010205C">
      <w:pPr>
        <w:bidi/>
        <w:rPr>
          <w:rtl/>
        </w:rPr>
      </w:pPr>
    </w:p>
    <w:p w14:paraId="18E7D182" w14:textId="77777777" w:rsidR="005B01CF" w:rsidRDefault="005B01CF" w:rsidP="0010205C">
      <w:pPr>
        <w:bidi/>
        <w:rPr>
          <w:rtl/>
        </w:rPr>
      </w:pPr>
    </w:p>
    <w:p w14:paraId="105D1BEE" w14:textId="77777777" w:rsidR="005B01CF" w:rsidRDefault="005B01CF" w:rsidP="0010205C">
      <w:pPr>
        <w:bidi/>
        <w:rPr>
          <w:rtl/>
        </w:rPr>
      </w:pPr>
    </w:p>
    <w:p w14:paraId="5F0539AC" w14:textId="77777777" w:rsidR="002578B4" w:rsidRDefault="002578B4" w:rsidP="0010205C">
      <w:pPr>
        <w:bidi/>
        <w:rPr>
          <w:rtl/>
        </w:rPr>
      </w:pPr>
    </w:p>
    <w:p w14:paraId="66826EDF" w14:textId="77777777" w:rsidR="005B01CF" w:rsidRDefault="002578B4" w:rsidP="0010205C">
      <w:pPr>
        <w:pStyle w:val="Heading1"/>
        <w:bidi/>
        <w:rPr>
          <w:rtl/>
        </w:rPr>
      </w:pPr>
      <w:bookmarkStart w:id="0" w:name="_Toc94512778"/>
      <w:r>
        <w:rPr>
          <w:rFonts w:hint="cs"/>
          <w:rtl/>
        </w:rPr>
        <w:t>היסטוריית שינויים</w:t>
      </w:r>
      <w:bookmarkEnd w:id="0"/>
    </w:p>
    <w:p w14:paraId="34E456BA" w14:textId="77777777" w:rsidR="002578B4" w:rsidRPr="002578B4" w:rsidRDefault="002578B4" w:rsidP="0010205C">
      <w:pPr>
        <w:bidi/>
        <w:rPr>
          <w:rtl/>
        </w:rPr>
      </w:pPr>
    </w:p>
    <w:tbl>
      <w:tblPr>
        <w:bidiVisual/>
        <w:tblW w:w="9474" w:type="dxa"/>
        <w:tblInd w:w="-1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5"/>
        <w:gridCol w:w="2877"/>
        <w:gridCol w:w="2830"/>
        <w:gridCol w:w="1842"/>
      </w:tblGrid>
      <w:tr w:rsidR="002578B4" w:rsidRPr="00766B3B" w14:paraId="7EA3C204" w14:textId="77777777" w:rsidTr="000C5029">
        <w:tc>
          <w:tcPr>
            <w:tcW w:w="1925" w:type="dxa"/>
            <w:shd w:val="clear" w:color="auto" w:fill="D9D9D9"/>
          </w:tcPr>
          <w:p w14:paraId="36DFDEC2" w14:textId="77777777" w:rsidR="002578B4" w:rsidRPr="00766B3B" w:rsidRDefault="002578B4" w:rsidP="0010205C">
            <w:pPr>
              <w:bidi/>
              <w:ind w:left="11"/>
              <w:rPr>
                <w:rFonts w:cs="Arial"/>
                <w:b/>
                <w:bCs/>
                <w:rtl/>
              </w:rPr>
            </w:pPr>
            <w:bookmarkStart w:id="1" w:name="_Toc37488689"/>
            <w:r w:rsidRPr="00766B3B">
              <w:rPr>
                <w:rFonts w:cs="Arial"/>
                <w:b/>
                <w:bCs/>
                <w:rtl/>
              </w:rPr>
              <w:t xml:space="preserve">מספר </w:t>
            </w:r>
            <w:proofErr w:type="spellStart"/>
            <w:r w:rsidRPr="00766B3B">
              <w:rPr>
                <w:rFonts w:cs="Arial"/>
                <w:b/>
                <w:bCs/>
                <w:rtl/>
              </w:rPr>
              <w:t>גירסה</w:t>
            </w:r>
            <w:bookmarkEnd w:id="1"/>
            <w:proofErr w:type="spellEnd"/>
          </w:p>
        </w:tc>
        <w:tc>
          <w:tcPr>
            <w:tcW w:w="2877" w:type="dxa"/>
            <w:shd w:val="clear" w:color="auto" w:fill="D9D9D9"/>
          </w:tcPr>
          <w:p w14:paraId="4571935D" w14:textId="77777777" w:rsidR="002578B4" w:rsidRPr="00766B3B" w:rsidRDefault="002578B4" w:rsidP="0010205C">
            <w:pPr>
              <w:bidi/>
              <w:rPr>
                <w:rFonts w:cs="Arial"/>
                <w:b/>
                <w:bCs/>
                <w:rtl/>
              </w:rPr>
            </w:pPr>
            <w:bookmarkStart w:id="2" w:name="_Toc37488688"/>
            <w:r w:rsidRPr="00766B3B">
              <w:rPr>
                <w:rFonts w:cs="Arial"/>
                <w:b/>
                <w:bCs/>
                <w:rtl/>
              </w:rPr>
              <w:t>תאריך השינוי</w:t>
            </w:r>
            <w:bookmarkEnd w:id="2"/>
          </w:p>
        </w:tc>
        <w:tc>
          <w:tcPr>
            <w:tcW w:w="2830" w:type="dxa"/>
            <w:shd w:val="clear" w:color="auto" w:fill="D9D9D9"/>
          </w:tcPr>
          <w:p w14:paraId="312F3D4A" w14:textId="77777777" w:rsidR="002578B4" w:rsidRPr="00766B3B" w:rsidRDefault="002578B4" w:rsidP="0010205C">
            <w:pPr>
              <w:bidi/>
              <w:rPr>
                <w:rFonts w:cs="Arial"/>
                <w:b/>
                <w:bCs/>
              </w:rPr>
            </w:pPr>
            <w:bookmarkStart w:id="3" w:name="_Toc37488687"/>
            <w:r w:rsidRPr="00766B3B">
              <w:rPr>
                <w:rFonts w:cs="Arial"/>
                <w:b/>
                <w:bCs/>
                <w:rtl/>
              </w:rPr>
              <w:t>מהות השינוי</w:t>
            </w:r>
            <w:bookmarkEnd w:id="3"/>
          </w:p>
        </w:tc>
        <w:tc>
          <w:tcPr>
            <w:tcW w:w="1842" w:type="dxa"/>
            <w:shd w:val="clear" w:color="auto" w:fill="D9D9D9"/>
          </w:tcPr>
          <w:p w14:paraId="7C4F05F0" w14:textId="77777777" w:rsidR="002578B4" w:rsidRPr="00766B3B" w:rsidRDefault="002578B4" w:rsidP="0010205C">
            <w:pPr>
              <w:bidi/>
              <w:ind w:left="37"/>
              <w:rPr>
                <w:rFonts w:cs="Arial"/>
                <w:b/>
                <w:bCs/>
                <w:rtl/>
              </w:rPr>
            </w:pPr>
            <w:bookmarkStart w:id="4" w:name="_Toc37488686"/>
            <w:r w:rsidRPr="00766B3B">
              <w:rPr>
                <w:rFonts w:cs="Arial"/>
                <w:b/>
                <w:bCs/>
                <w:rtl/>
              </w:rPr>
              <w:t>מבצע השינוי</w:t>
            </w:r>
            <w:bookmarkEnd w:id="4"/>
          </w:p>
        </w:tc>
      </w:tr>
      <w:tr w:rsidR="002578B4" w:rsidRPr="003D406C" w14:paraId="6EFE1B5D" w14:textId="77777777" w:rsidTr="000C5029">
        <w:tc>
          <w:tcPr>
            <w:tcW w:w="1925" w:type="dxa"/>
            <w:vAlign w:val="center"/>
          </w:tcPr>
          <w:p w14:paraId="6B572124" w14:textId="77777777" w:rsidR="002578B4" w:rsidRPr="00766B3B" w:rsidRDefault="002578B4" w:rsidP="0010205C">
            <w:pPr>
              <w:bidi/>
              <w:rPr>
                <w:rFonts w:cs="Arial"/>
                <w:rtl/>
              </w:rPr>
            </w:pPr>
            <w:r>
              <w:rPr>
                <w:rtl/>
              </w:rPr>
              <w:t>1</w:t>
            </w:r>
          </w:p>
        </w:tc>
        <w:tc>
          <w:tcPr>
            <w:tcW w:w="2877" w:type="dxa"/>
            <w:vAlign w:val="center"/>
          </w:tcPr>
          <w:p w14:paraId="089F4E81" w14:textId="77777777" w:rsidR="002578B4" w:rsidRPr="003D406C" w:rsidRDefault="00FC3262" w:rsidP="0010205C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09</w:t>
            </w:r>
            <w:r w:rsidR="002578B4">
              <w:rPr>
                <w:rFonts w:hint="cs"/>
                <w:rtl/>
              </w:rPr>
              <w:t>.12.2021</w:t>
            </w:r>
          </w:p>
        </w:tc>
        <w:tc>
          <w:tcPr>
            <w:tcW w:w="2830" w:type="dxa"/>
            <w:vAlign w:val="center"/>
          </w:tcPr>
          <w:p w14:paraId="6293580B" w14:textId="77777777" w:rsidR="002578B4" w:rsidRPr="003D406C" w:rsidRDefault="002578B4" w:rsidP="0010205C">
            <w:pPr>
              <w:bidi/>
              <w:rPr>
                <w:rtl/>
              </w:rPr>
            </w:pPr>
            <w:r>
              <w:rPr>
                <w:rtl/>
              </w:rPr>
              <w:t>יצירת המסמך</w:t>
            </w:r>
          </w:p>
        </w:tc>
        <w:tc>
          <w:tcPr>
            <w:tcW w:w="1842" w:type="dxa"/>
            <w:vAlign w:val="center"/>
          </w:tcPr>
          <w:p w14:paraId="49A58C24" w14:textId="77777777" w:rsidR="002578B4" w:rsidRPr="003D406C" w:rsidRDefault="002578B4" w:rsidP="0010205C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שלום ש</w:t>
            </w:r>
            <w:r w:rsidR="00913D93">
              <w:rPr>
                <w:rFonts w:hint="cs"/>
                <w:rtl/>
              </w:rPr>
              <w:t>א</w:t>
            </w:r>
            <w:r>
              <w:rPr>
                <w:rFonts w:hint="cs"/>
                <w:rtl/>
              </w:rPr>
              <w:t>ר</w:t>
            </w:r>
          </w:p>
        </w:tc>
      </w:tr>
      <w:tr w:rsidR="002578B4" w:rsidRPr="003D406C" w14:paraId="637F0600" w14:textId="77777777" w:rsidTr="000C5029">
        <w:tc>
          <w:tcPr>
            <w:tcW w:w="1925" w:type="dxa"/>
            <w:vAlign w:val="center"/>
          </w:tcPr>
          <w:p w14:paraId="256CBA45" w14:textId="77777777" w:rsidR="002578B4" w:rsidRDefault="00913D93" w:rsidP="0010205C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1.2</w:t>
            </w:r>
          </w:p>
        </w:tc>
        <w:tc>
          <w:tcPr>
            <w:tcW w:w="2877" w:type="dxa"/>
            <w:vAlign w:val="center"/>
          </w:tcPr>
          <w:p w14:paraId="5732A9BA" w14:textId="77777777" w:rsidR="002578B4" w:rsidRPr="003D406C" w:rsidRDefault="00913D93" w:rsidP="0010205C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19.12.2021</w:t>
            </w:r>
          </w:p>
        </w:tc>
        <w:tc>
          <w:tcPr>
            <w:tcW w:w="2830" w:type="dxa"/>
            <w:vAlign w:val="center"/>
          </w:tcPr>
          <w:p w14:paraId="4DA63B68" w14:textId="77777777" w:rsidR="002578B4" w:rsidRDefault="00913D93" w:rsidP="0010205C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עדכון המסמך</w:t>
            </w:r>
          </w:p>
        </w:tc>
        <w:tc>
          <w:tcPr>
            <w:tcW w:w="1842" w:type="dxa"/>
            <w:vAlign w:val="center"/>
          </w:tcPr>
          <w:p w14:paraId="7D41E1C4" w14:textId="77777777" w:rsidR="002578B4" w:rsidRPr="003D406C" w:rsidRDefault="00913D93" w:rsidP="0010205C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שלום שאר</w:t>
            </w:r>
          </w:p>
        </w:tc>
      </w:tr>
      <w:tr w:rsidR="002578B4" w14:paraId="7A257C42" w14:textId="77777777" w:rsidTr="000C5029">
        <w:tc>
          <w:tcPr>
            <w:tcW w:w="1925" w:type="dxa"/>
            <w:vAlign w:val="center"/>
          </w:tcPr>
          <w:p w14:paraId="1B161A20" w14:textId="77777777" w:rsidR="002578B4" w:rsidRDefault="002578B4" w:rsidP="0010205C">
            <w:pPr>
              <w:bidi/>
              <w:rPr>
                <w:rtl/>
              </w:rPr>
            </w:pPr>
          </w:p>
        </w:tc>
        <w:tc>
          <w:tcPr>
            <w:tcW w:w="2877" w:type="dxa"/>
            <w:vAlign w:val="center"/>
          </w:tcPr>
          <w:p w14:paraId="39F4F539" w14:textId="77777777" w:rsidR="002578B4" w:rsidRDefault="002578B4" w:rsidP="0010205C">
            <w:pPr>
              <w:bidi/>
              <w:rPr>
                <w:rtl/>
              </w:rPr>
            </w:pPr>
          </w:p>
        </w:tc>
        <w:tc>
          <w:tcPr>
            <w:tcW w:w="2830" w:type="dxa"/>
            <w:vAlign w:val="center"/>
          </w:tcPr>
          <w:p w14:paraId="05705D02" w14:textId="77777777" w:rsidR="002578B4" w:rsidRDefault="002578B4" w:rsidP="0010205C">
            <w:pPr>
              <w:bidi/>
              <w:rPr>
                <w:rtl/>
              </w:rPr>
            </w:pPr>
          </w:p>
        </w:tc>
        <w:tc>
          <w:tcPr>
            <w:tcW w:w="1842" w:type="dxa"/>
            <w:vAlign w:val="center"/>
          </w:tcPr>
          <w:p w14:paraId="42ACCC46" w14:textId="77777777" w:rsidR="002578B4" w:rsidRDefault="002578B4" w:rsidP="0010205C">
            <w:pPr>
              <w:bidi/>
              <w:rPr>
                <w:rtl/>
              </w:rPr>
            </w:pPr>
          </w:p>
        </w:tc>
      </w:tr>
    </w:tbl>
    <w:p w14:paraId="0B1CE039" w14:textId="77777777" w:rsidR="008244BE" w:rsidRDefault="008244BE" w:rsidP="0010205C">
      <w:pPr>
        <w:bidi/>
        <w:spacing w:line="360" w:lineRule="auto"/>
        <w:rPr>
          <w:rtl/>
        </w:rPr>
      </w:pPr>
    </w:p>
    <w:p w14:paraId="6DD2A214" w14:textId="77777777" w:rsidR="008244BE" w:rsidRDefault="008244BE" w:rsidP="0010205C">
      <w:pPr>
        <w:bidi/>
        <w:rPr>
          <w:rtl/>
        </w:rPr>
      </w:pPr>
      <w:r>
        <w:rPr>
          <w:rtl/>
        </w:rPr>
        <w:br w:type="page"/>
      </w:r>
    </w:p>
    <w:p w14:paraId="44A0BC05" w14:textId="77777777" w:rsidR="007879FA" w:rsidRPr="007879FA" w:rsidRDefault="007879FA" w:rsidP="0010205C">
      <w:pPr>
        <w:bidi/>
        <w:spacing w:line="360" w:lineRule="auto"/>
        <w:rPr>
          <w:rStyle w:val="Heading1Char"/>
          <w:rtl/>
        </w:rPr>
      </w:pPr>
      <w:bookmarkStart w:id="5" w:name="_Toc39663864"/>
      <w:bookmarkStart w:id="6" w:name="_Toc94512779"/>
      <w:r w:rsidRPr="007879FA">
        <w:rPr>
          <w:rStyle w:val="Heading1Char"/>
          <w:rtl/>
        </w:rPr>
        <w:lastRenderedPageBreak/>
        <w:t>מילון מונחים</w:t>
      </w:r>
      <w:bookmarkEnd w:id="5"/>
      <w:bookmarkEnd w:id="6"/>
    </w:p>
    <w:p w14:paraId="6559F53D" w14:textId="77777777" w:rsidR="007879FA" w:rsidRPr="00467632" w:rsidRDefault="007879FA" w:rsidP="0010205C">
      <w:pPr>
        <w:bidi/>
        <w:rPr>
          <w:rtl/>
        </w:rPr>
      </w:pPr>
    </w:p>
    <w:p w14:paraId="472214CE" w14:textId="77777777" w:rsidR="007879FA" w:rsidRPr="00BF507A" w:rsidRDefault="007879FA" w:rsidP="0010205C">
      <w:pPr>
        <w:bidi/>
        <w:spacing w:line="360" w:lineRule="auto"/>
        <w:ind w:left="140" w:firstLine="580"/>
        <w:rPr>
          <w:rFonts w:cstheme="minorHAnsi"/>
          <w:rtl/>
        </w:rPr>
      </w:pPr>
      <w:r w:rsidRPr="00153268">
        <w:rPr>
          <w:rFonts w:hint="cs"/>
          <w:rtl/>
        </w:rPr>
        <w:t>תיוק</w:t>
      </w:r>
      <w:r w:rsidRPr="00BF507A">
        <w:rPr>
          <w:rFonts w:cstheme="minorHAnsi" w:hint="cs"/>
          <w:rtl/>
        </w:rPr>
        <w:t xml:space="preserve">, </w:t>
      </w:r>
      <w:r w:rsidRPr="00153268">
        <w:rPr>
          <w:rFonts w:hint="cs"/>
          <w:rtl/>
        </w:rPr>
        <w:t>מפתוח</w:t>
      </w:r>
      <w:r w:rsidRPr="00BF507A">
        <w:rPr>
          <w:rFonts w:cstheme="minorHAnsi" w:hint="cs"/>
          <w:rtl/>
        </w:rPr>
        <w:t xml:space="preserve">, </w:t>
      </w:r>
      <w:r w:rsidRPr="00153268">
        <w:rPr>
          <w:rFonts w:hint="cs"/>
          <w:rtl/>
        </w:rPr>
        <w:t xml:space="preserve">ארכוב </w:t>
      </w:r>
      <w:r w:rsidRPr="00BF507A">
        <w:rPr>
          <w:rFonts w:cstheme="minorHAnsi" w:hint="cs"/>
          <w:rtl/>
        </w:rPr>
        <w:t xml:space="preserve">= </w:t>
      </w:r>
      <w:r w:rsidRPr="00153268">
        <w:rPr>
          <w:rtl/>
        </w:rPr>
        <w:t xml:space="preserve">שמירת פרטים במערכות </w:t>
      </w:r>
      <w:r>
        <w:rPr>
          <w:rFonts w:hint="cs"/>
          <w:rtl/>
        </w:rPr>
        <w:t>מור השקעות.</w:t>
      </w:r>
    </w:p>
    <w:p w14:paraId="0184EF0B" w14:textId="77777777" w:rsidR="007879FA" w:rsidRPr="00BF507A" w:rsidRDefault="007879FA" w:rsidP="0010205C">
      <w:pPr>
        <w:bidi/>
        <w:spacing w:line="360" w:lineRule="auto"/>
        <w:ind w:firstLine="720"/>
        <w:rPr>
          <w:rFonts w:cstheme="minorHAnsi"/>
          <w:rtl/>
        </w:rPr>
      </w:pPr>
      <w:r w:rsidRPr="00153268">
        <w:rPr>
          <w:rFonts w:hint="cs"/>
          <w:rtl/>
        </w:rPr>
        <w:t xml:space="preserve">טופס מוביל </w:t>
      </w:r>
      <w:r w:rsidRPr="00BF507A">
        <w:rPr>
          <w:rFonts w:cstheme="minorHAnsi" w:hint="cs"/>
          <w:rtl/>
        </w:rPr>
        <w:t xml:space="preserve">= </w:t>
      </w:r>
      <w:r w:rsidRPr="00153268">
        <w:rPr>
          <w:rFonts w:hint="cs"/>
          <w:rtl/>
        </w:rPr>
        <w:t xml:space="preserve">מסמך </w:t>
      </w:r>
      <w:r>
        <w:rPr>
          <w:rFonts w:hint="cs"/>
          <w:rtl/>
        </w:rPr>
        <w:t>במור השקעות</w:t>
      </w:r>
      <w:r w:rsidRPr="00153268">
        <w:rPr>
          <w:rFonts w:hint="cs"/>
          <w:rtl/>
        </w:rPr>
        <w:t xml:space="preserve"> אשר נבחר לתכולת שלב א</w:t>
      </w:r>
      <w:r w:rsidRPr="00BF507A">
        <w:rPr>
          <w:rFonts w:cstheme="minorHAnsi" w:hint="cs"/>
          <w:rtl/>
        </w:rPr>
        <w:t>'</w:t>
      </w:r>
      <w:r>
        <w:rPr>
          <w:rFonts w:cstheme="minorHAnsi" w:hint="cs"/>
          <w:rtl/>
        </w:rPr>
        <w:t>.</w:t>
      </w:r>
    </w:p>
    <w:p w14:paraId="63D3220E" w14:textId="77777777" w:rsidR="007879FA" w:rsidRPr="00BF507A" w:rsidRDefault="007879FA" w:rsidP="0010205C">
      <w:pPr>
        <w:bidi/>
        <w:spacing w:line="360" w:lineRule="auto"/>
        <w:ind w:left="720"/>
        <w:rPr>
          <w:rFonts w:cstheme="minorHAnsi"/>
          <w:rtl/>
        </w:rPr>
      </w:pPr>
      <w:r w:rsidRPr="00153268">
        <w:rPr>
          <w:rFonts w:hint="cs"/>
          <w:rtl/>
        </w:rPr>
        <w:t xml:space="preserve">צרופה </w:t>
      </w:r>
      <w:r w:rsidRPr="00BF507A">
        <w:rPr>
          <w:rFonts w:cstheme="minorHAnsi" w:hint="cs"/>
          <w:rtl/>
        </w:rPr>
        <w:t xml:space="preserve">= </w:t>
      </w:r>
      <w:r w:rsidRPr="00153268">
        <w:rPr>
          <w:rFonts w:hint="cs"/>
          <w:rtl/>
        </w:rPr>
        <w:t>מסמך נלווה שאינו</w:t>
      </w:r>
      <w:r>
        <w:rPr>
          <w:rFonts w:hint="cs"/>
          <w:rtl/>
        </w:rPr>
        <w:t xml:space="preserve"> </w:t>
      </w:r>
      <w:r w:rsidRPr="00153268">
        <w:rPr>
          <w:rFonts w:hint="cs"/>
          <w:rtl/>
        </w:rPr>
        <w:t>מסמך</w:t>
      </w:r>
      <w:r>
        <w:rPr>
          <w:rFonts w:hint="cs"/>
          <w:rtl/>
        </w:rPr>
        <w:t xml:space="preserve"> בפורמט של מור</w:t>
      </w:r>
      <w:r w:rsidRPr="00153268">
        <w:rPr>
          <w:rFonts w:hint="cs"/>
          <w:rtl/>
        </w:rPr>
        <w:t xml:space="preserve"> </w:t>
      </w:r>
      <w:r w:rsidRPr="00BF507A">
        <w:rPr>
          <w:rFonts w:cstheme="minorHAnsi" w:hint="cs"/>
          <w:rtl/>
        </w:rPr>
        <w:t>(</w:t>
      </w:r>
      <w:r w:rsidRPr="00153268">
        <w:rPr>
          <w:rFonts w:hint="cs"/>
          <w:rtl/>
        </w:rPr>
        <w:t>ת</w:t>
      </w:r>
      <w:r w:rsidRPr="00BF507A">
        <w:rPr>
          <w:rFonts w:cstheme="minorHAnsi" w:hint="cs"/>
          <w:rtl/>
        </w:rPr>
        <w:t>"</w:t>
      </w:r>
      <w:r w:rsidRPr="00153268">
        <w:rPr>
          <w:rFonts w:hint="cs"/>
          <w:rtl/>
        </w:rPr>
        <w:t>ז</w:t>
      </w:r>
      <w:r w:rsidRPr="00BF507A">
        <w:rPr>
          <w:rFonts w:cstheme="minorHAnsi" w:hint="cs"/>
          <w:rtl/>
        </w:rPr>
        <w:t xml:space="preserve">, </w:t>
      </w:r>
      <w:r w:rsidRPr="00153268">
        <w:rPr>
          <w:rFonts w:hint="cs"/>
          <w:rtl/>
        </w:rPr>
        <w:t>שיק וכדומה</w:t>
      </w:r>
      <w:r w:rsidRPr="00BF507A">
        <w:rPr>
          <w:rFonts w:cstheme="minorHAnsi" w:hint="cs"/>
          <w:rtl/>
        </w:rPr>
        <w:t>)</w:t>
      </w:r>
      <w:r>
        <w:rPr>
          <w:rFonts w:cstheme="minorHAnsi" w:hint="cs"/>
          <w:rtl/>
        </w:rPr>
        <w:t>.</w:t>
      </w:r>
    </w:p>
    <w:p w14:paraId="35CE619B" w14:textId="77777777" w:rsidR="007879FA" w:rsidRDefault="007879FA" w:rsidP="0010205C">
      <w:pPr>
        <w:bidi/>
        <w:spacing w:line="360" w:lineRule="auto"/>
        <w:ind w:firstLine="720"/>
        <w:rPr>
          <w:rtl/>
        </w:rPr>
      </w:pPr>
      <w:r w:rsidRPr="00153268">
        <w:rPr>
          <w:rFonts w:hint="cs"/>
          <w:rtl/>
        </w:rPr>
        <w:t xml:space="preserve">מנה </w:t>
      </w:r>
      <w:r w:rsidRPr="00BF507A">
        <w:rPr>
          <w:rFonts w:cstheme="minorHAnsi" w:hint="cs"/>
          <w:rtl/>
        </w:rPr>
        <w:t xml:space="preserve">= </w:t>
      </w:r>
      <w:r w:rsidRPr="00153268">
        <w:rPr>
          <w:rFonts w:hint="cs"/>
          <w:rtl/>
        </w:rPr>
        <w:t xml:space="preserve">מסמך </w:t>
      </w:r>
      <w:r>
        <w:rPr>
          <w:rFonts w:hint="cs"/>
        </w:rPr>
        <w:t xml:space="preserve">PDF </w:t>
      </w:r>
      <w:r>
        <w:rPr>
          <w:rFonts w:hint="cs"/>
          <w:rtl/>
        </w:rPr>
        <w:t>\</w:t>
      </w:r>
      <w:r>
        <w:t xml:space="preserve"> </w:t>
      </w:r>
      <w:r w:rsidRPr="00BF507A">
        <w:rPr>
          <w:rFonts w:cstheme="minorHAnsi" w:hint="cs"/>
        </w:rPr>
        <w:t>TIFF</w:t>
      </w:r>
      <w:r w:rsidRPr="00153268">
        <w:rPr>
          <w:rFonts w:hint="cs"/>
          <w:rtl/>
        </w:rPr>
        <w:t>המאגד את כלל צרופות המייל</w:t>
      </w:r>
      <w:r>
        <w:rPr>
          <w:rFonts w:hint="cs"/>
          <w:rtl/>
        </w:rPr>
        <w:t>.</w:t>
      </w:r>
    </w:p>
    <w:p w14:paraId="4983598A" w14:textId="77777777" w:rsidR="007879FA" w:rsidRDefault="007879FA" w:rsidP="0010205C">
      <w:pPr>
        <w:bidi/>
        <w:spacing w:line="360" w:lineRule="auto"/>
        <w:ind w:firstLine="720"/>
        <w:rPr>
          <w:rtl/>
        </w:rPr>
      </w:pPr>
      <w:r>
        <w:rPr>
          <w:rFonts w:hint="cs"/>
          <w:rtl/>
        </w:rPr>
        <w:t>מור = מור השקעות</w:t>
      </w:r>
    </w:p>
    <w:p w14:paraId="4F0EE1FE" w14:textId="77777777" w:rsidR="005B01CF" w:rsidRDefault="005B01CF" w:rsidP="0010205C">
      <w:pPr>
        <w:bidi/>
        <w:spacing w:line="360" w:lineRule="auto"/>
        <w:rPr>
          <w:b/>
          <w:bCs/>
          <w:color w:val="0070C0"/>
          <w:u w:val="single"/>
          <w:rtl/>
        </w:rPr>
      </w:pPr>
      <w:bookmarkStart w:id="7" w:name="_Toc94512780"/>
      <w:r w:rsidRPr="002578B4">
        <w:rPr>
          <w:rStyle w:val="Heading1Char"/>
          <w:rFonts w:hint="cs"/>
          <w:rtl/>
        </w:rPr>
        <w:t>אפיון עסקי</w:t>
      </w:r>
      <w:bookmarkEnd w:id="7"/>
    </w:p>
    <w:p w14:paraId="0900A578" w14:textId="77777777" w:rsidR="005B01CF" w:rsidRPr="00467632" w:rsidRDefault="005B01CF" w:rsidP="0010205C">
      <w:pPr>
        <w:pStyle w:val="Heading2"/>
        <w:bidi/>
        <w:rPr>
          <w:rStyle w:val="Heading2Char"/>
          <w:rFonts w:eastAsiaTheme="minorHAnsi"/>
          <w:b/>
          <w:bCs/>
          <w:rtl/>
        </w:rPr>
      </w:pPr>
      <w:bookmarkStart w:id="8" w:name="_Toc94512781"/>
      <w:r w:rsidRPr="00467632">
        <w:rPr>
          <w:rStyle w:val="Heading2Char"/>
          <w:rFonts w:eastAsiaTheme="minorHAnsi" w:hint="cs"/>
          <w:b/>
          <w:bCs/>
          <w:rtl/>
        </w:rPr>
        <w:t>רקע כללי</w:t>
      </w:r>
      <w:bookmarkEnd w:id="8"/>
    </w:p>
    <w:p w14:paraId="78D8980D" w14:textId="77777777" w:rsidR="005B01CF" w:rsidRDefault="005B01CF" w:rsidP="0010205C">
      <w:pPr>
        <w:bidi/>
        <w:spacing w:line="360" w:lineRule="auto"/>
        <w:ind w:left="720"/>
        <w:rPr>
          <w:rFonts w:cstheme="minorHAnsi"/>
          <w:rtl/>
        </w:rPr>
      </w:pPr>
      <w:r w:rsidRPr="00DC7508">
        <w:rPr>
          <w:rtl/>
        </w:rPr>
        <w:t xml:space="preserve">חברת </w:t>
      </w:r>
      <w:r>
        <w:rPr>
          <w:rFonts w:hint="cs"/>
          <w:rtl/>
        </w:rPr>
        <w:t>מור השקעות</w:t>
      </w:r>
      <w:r w:rsidRPr="00DC7508">
        <w:rPr>
          <w:rtl/>
        </w:rPr>
        <w:t xml:space="preserve"> </w:t>
      </w:r>
      <w:r w:rsidR="004B54CF">
        <w:rPr>
          <w:rFonts w:hint="cs"/>
          <w:rtl/>
        </w:rPr>
        <w:t>העלתה דרישה</w:t>
      </w:r>
      <w:r w:rsidRPr="00DC7508">
        <w:rPr>
          <w:rtl/>
        </w:rPr>
        <w:t xml:space="preserve"> לאפיון ופיתוח תשתית דיגיטאלית לסריקה </w:t>
      </w:r>
      <w:r w:rsidR="004306E1">
        <w:rPr>
          <w:rFonts w:hint="cs"/>
          <w:rtl/>
        </w:rPr>
        <w:t>וחילוץ ישויות ממסמכים וצרופות.</w:t>
      </w:r>
      <w:r w:rsidR="005347B8">
        <w:rPr>
          <w:rFonts w:hint="cs"/>
          <w:rtl/>
        </w:rPr>
        <w:t xml:space="preserve"> </w:t>
      </w:r>
      <w:r w:rsidRPr="00DC7508">
        <w:rPr>
          <w:rtl/>
        </w:rPr>
        <w:t>במטרה למכן תהליכי עבודה במרכז ה</w:t>
      </w:r>
      <w:r w:rsidR="003B0532">
        <w:rPr>
          <w:rFonts w:hint="cs"/>
          <w:rtl/>
        </w:rPr>
        <w:t>תפעול</w:t>
      </w:r>
      <w:r w:rsidRPr="00DC7508">
        <w:rPr>
          <w:rtl/>
        </w:rPr>
        <w:t xml:space="preserve"> של </w:t>
      </w:r>
      <w:r>
        <w:rPr>
          <w:rFonts w:hint="cs"/>
          <w:rtl/>
        </w:rPr>
        <w:t>מור השקעות</w:t>
      </w:r>
      <w:r w:rsidRPr="00DC7508">
        <w:rPr>
          <w:rtl/>
        </w:rPr>
        <w:t xml:space="preserve"> והכנסת תהליכי אוטומציה לייעול התהליכים הנוכחיים</w:t>
      </w:r>
      <w:r w:rsidRPr="00DC7508">
        <w:rPr>
          <w:rFonts w:cstheme="minorHAnsi"/>
          <w:rtl/>
        </w:rPr>
        <w:t xml:space="preserve">. </w:t>
      </w:r>
      <w:r w:rsidRPr="00DC7508">
        <w:rPr>
          <w:rtl/>
        </w:rPr>
        <w:t>מחלקת</w:t>
      </w:r>
      <w:r w:rsidRPr="00DC7508">
        <w:rPr>
          <w:rFonts w:cstheme="minorHAnsi"/>
        </w:rPr>
        <w:t> Data &amp; Analytics </w:t>
      </w:r>
      <w:r w:rsidRPr="00DC7508">
        <w:rPr>
          <w:rtl/>
        </w:rPr>
        <w:t>של</w:t>
      </w:r>
      <w:r w:rsidRPr="00DC7508">
        <w:rPr>
          <w:rFonts w:cstheme="minorHAnsi" w:hint="cs"/>
          <w:rtl/>
        </w:rPr>
        <w:t xml:space="preserve"> </w:t>
      </w:r>
      <w:r w:rsidRPr="00DC7508">
        <w:rPr>
          <w:rFonts w:cstheme="minorHAnsi"/>
        </w:rPr>
        <w:t xml:space="preserve"> KPMG</w:t>
      </w:r>
      <w:r w:rsidRPr="00DC7508">
        <w:rPr>
          <w:rtl/>
        </w:rPr>
        <w:t>ישראל הגישה את מועמדותה כספק השירותים עבור הפתרון הנדרש</w:t>
      </w:r>
      <w:r w:rsidRPr="00DC7508">
        <w:rPr>
          <w:rFonts w:cstheme="minorHAnsi"/>
          <w:rtl/>
        </w:rPr>
        <w:t xml:space="preserve">, </w:t>
      </w:r>
      <w:r w:rsidRPr="00DC7508">
        <w:rPr>
          <w:rtl/>
        </w:rPr>
        <w:t>וזאת על בסיס ניסיונה הרב בתחום ה</w:t>
      </w:r>
      <w:r w:rsidRPr="00DC7508">
        <w:rPr>
          <w:rFonts w:cstheme="minorHAnsi" w:hint="cs"/>
          <w:rtl/>
        </w:rPr>
        <w:t>-</w:t>
      </w:r>
      <w:r w:rsidRPr="00DC7508">
        <w:rPr>
          <w:rFonts w:cstheme="minorHAnsi" w:hint="cs"/>
        </w:rPr>
        <w:t>OCR</w:t>
      </w:r>
      <w:r w:rsidRPr="00DC7508">
        <w:rPr>
          <w:rFonts w:hint="cs"/>
          <w:rtl/>
        </w:rPr>
        <w:t xml:space="preserve"> לסריקת מסמכים</w:t>
      </w:r>
      <w:r w:rsidRPr="00DC7508">
        <w:rPr>
          <w:rFonts w:cstheme="minorHAnsi" w:hint="cs"/>
          <w:rtl/>
        </w:rPr>
        <w:t>.</w:t>
      </w:r>
    </w:p>
    <w:p w14:paraId="284E120D" w14:textId="77777777" w:rsidR="005B01CF" w:rsidRDefault="005B01CF" w:rsidP="0010205C">
      <w:pPr>
        <w:bidi/>
        <w:spacing w:line="360" w:lineRule="auto"/>
        <w:ind w:left="720"/>
        <w:rPr>
          <w:rFonts w:cstheme="minorHAnsi"/>
          <w:rtl/>
        </w:rPr>
      </w:pPr>
    </w:p>
    <w:p w14:paraId="561742C8" w14:textId="77777777" w:rsidR="005B01CF" w:rsidRPr="00756277" w:rsidRDefault="005B01CF" w:rsidP="0010205C">
      <w:pPr>
        <w:pStyle w:val="Heading2"/>
        <w:bidi/>
        <w:rPr>
          <w:rStyle w:val="Heading2Char"/>
          <w:rFonts w:eastAsiaTheme="minorHAnsi"/>
          <w:rtl/>
        </w:rPr>
      </w:pPr>
      <w:bookmarkStart w:id="9" w:name="_Toc39663861"/>
      <w:bookmarkStart w:id="10" w:name="_Toc94512782"/>
      <w:r w:rsidRPr="00756277">
        <w:rPr>
          <w:rStyle w:val="Heading2Char"/>
          <w:rFonts w:eastAsiaTheme="minorHAnsi"/>
          <w:rtl/>
        </w:rPr>
        <w:t>מטרות המערכת החדשה ותועלות עסקיות</w:t>
      </w:r>
      <w:bookmarkEnd w:id="9"/>
      <w:bookmarkEnd w:id="10"/>
    </w:p>
    <w:p w14:paraId="5569C620" w14:textId="77777777" w:rsidR="005B01CF" w:rsidRPr="00DC7508" w:rsidRDefault="005B01CF" w:rsidP="0010205C">
      <w:pPr>
        <w:bidi/>
        <w:spacing w:line="360" w:lineRule="auto"/>
        <w:ind w:left="140" w:firstLine="580"/>
        <w:rPr>
          <w:rFonts w:cstheme="minorHAnsi"/>
          <w:rtl/>
        </w:rPr>
      </w:pPr>
      <w:r w:rsidRPr="00DC7508">
        <w:rPr>
          <w:rtl/>
        </w:rPr>
        <w:t>הפלטפורמה החדשה</w:t>
      </w:r>
      <w:r w:rsidRPr="00DC7508">
        <w:rPr>
          <w:rFonts w:cstheme="minorHAnsi"/>
          <w:rtl/>
        </w:rPr>
        <w:t xml:space="preserve">, </w:t>
      </w:r>
      <w:r w:rsidRPr="00DC7508">
        <w:rPr>
          <w:rtl/>
        </w:rPr>
        <w:t xml:space="preserve">תספק לחברת </w:t>
      </w:r>
      <w:r w:rsidR="004F5E9E">
        <w:rPr>
          <w:rFonts w:hint="cs"/>
          <w:rtl/>
        </w:rPr>
        <w:t>מור השקעות</w:t>
      </w:r>
      <w:r w:rsidRPr="00DC7508">
        <w:rPr>
          <w:rtl/>
        </w:rPr>
        <w:t xml:space="preserve"> את התועלות העסקיות הבאות</w:t>
      </w:r>
      <w:r w:rsidRPr="00DC7508">
        <w:rPr>
          <w:rFonts w:cstheme="minorHAnsi"/>
          <w:rtl/>
        </w:rPr>
        <w:t>:</w:t>
      </w:r>
    </w:p>
    <w:p w14:paraId="55E2A0CD" w14:textId="77777777" w:rsidR="005B01CF" w:rsidRPr="00DC7508" w:rsidRDefault="005B01CF" w:rsidP="00890F57">
      <w:pPr>
        <w:pStyle w:val="ListParagraph"/>
        <w:numPr>
          <w:ilvl w:val="0"/>
          <w:numId w:val="2"/>
        </w:numPr>
        <w:bidi/>
        <w:spacing w:after="0" w:line="360" w:lineRule="auto"/>
        <w:rPr>
          <w:rFonts w:cstheme="minorHAnsi"/>
        </w:rPr>
      </w:pPr>
      <w:r w:rsidRPr="00DC7508">
        <w:rPr>
          <w:rtl/>
        </w:rPr>
        <w:t>הכנסת תהליכי אוטומציה לתהליכי מפתוח ומיכון התהליכים הידניים אשר מתבצעים כיום</w:t>
      </w:r>
      <w:r w:rsidR="004F5E9E">
        <w:rPr>
          <w:rFonts w:hint="cs"/>
          <w:rtl/>
        </w:rPr>
        <w:t>.</w:t>
      </w:r>
    </w:p>
    <w:p w14:paraId="723FB6E1" w14:textId="77777777" w:rsidR="005B01CF" w:rsidRPr="00DC7508" w:rsidRDefault="005B01CF" w:rsidP="00890F57">
      <w:pPr>
        <w:pStyle w:val="ListParagraph"/>
        <w:numPr>
          <w:ilvl w:val="0"/>
          <w:numId w:val="2"/>
        </w:numPr>
        <w:bidi/>
        <w:spacing w:after="0" w:line="360" w:lineRule="auto"/>
        <w:rPr>
          <w:rFonts w:cstheme="minorHAnsi"/>
        </w:rPr>
      </w:pPr>
      <w:r w:rsidRPr="00DC7508">
        <w:rPr>
          <w:rtl/>
        </w:rPr>
        <w:t xml:space="preserve">יצירת </w:t>
      </w:r>
      <w:r w:rsidRPr="00DC7508">
        <w:rPr>
          <w:rFonts w:cstheme="minorHAnsi"/>
          <w:rtl/>
        </w:rPr>
        <w:t>"</w:t>
      </w:r>
      <w:r w:rsidRPr="00DC7508">
        <w:rPr>
          <w:rtl/>
        </w:rPr>
        <w:t>מסלולים ירוקים</w:t>
      </w:r>
      <w:r w:rsidRPr="00DC7508">
        <w:rPr>
          <w:rFonts w:cstheme="minorHAnsi"/>
          <w:rtl/>
        </w:rPr>
        <w:t>"</w:t>
      </w:r>
      <w:r w:rsidR="004F5E9E">
        <w:rPr>
          <w:rFonts w:cstheme="minorHAnsi" w:hint="cs"/>
          <w:rtl/>
        </w:rPr>
        <w:t>.</w:t>
      </w:r>
    </w:p>
    <w:p w14:paraId="1157D0D9" w14:textId="77777777" w:rsidR="005B01CF" w:rsidRPr="00DC7508" w:rsidRDefault="005B01CF" w:rsidP="00890F57">
      <w:pPr>
        <w:pStyle w:val="ListParagraph"/>
        <w:numPr>
          <w:ilvl w:val="0"/>
          <w:numId w:val="2"/>
        </w:numPr>
        <w:bidi/>
        <w:spacing w:after="0" w:line="360" w:lineRule="auto"/>
        <w:rPr>
          <w:rFonts w:cstheme="minorHAnsi"/>
        </w:rPr>
      </w:pPr>
      <w:r w:rsidRPr="00DC7508">
        <w:rPr>
          <w:rtl/>
        </w:rPr>
        <w:t>סריקת מסמכים בצורה ממוכנת</w:t>
      </w:r>
      <w:r w:rsidR="004F5E9E">
        <w:rPr>
          <w:rFonts w:hint="cs"/>
          <w:rtl/>
        </w:rPr>
        <w:t>.</w:t>
      </w:r>
    </w:p>
    <w:p w14:paraId="70F3D917" w14:textId="77777777" w:rsidR="005B01CF" w:rsidRPr="00DC7508" w:rsidRDefault="005B01CF" w:rsidP="00890F57">
      <w:pPr>
        <w:pStyle w:val="ListParagraph"/>
        <w:numPr>
          <w:ilvl w:val="0"/>
          <w:numId w:val="2"/>
        </w:numPr>
        <w:bidi/>
        <w:spacing w:after="0" w:line="360" w:lineRule="auto"/>
        <w:rPr>
          <w:rFonts w:cstheme="minorHAnsi"/>
        </w:rPr>
      </w:pPr>
      <w:r w:rsidRPr="00DC7508">
        <w:rPr>
          <w:rtl/>
        </w:rPr>
        <w:t xml:space="preserve">חילוץ פרמטרים </w:t>
      </w:r>
      <w:r>
        <w:rPr>
          <w:rFonts w:hint="cs"/>
          <w:rtl/>
        </w:rPr>
        <w:t xml:space="preserve">מודפסים </w:t>
      </w:r>
      <w:r w:rsidRPr="00DC7508">
        <w:rPr>
          <w:rtl/>
        </w:rPr>
        <w:t>בעברית ברמת דיוק גבוהה</w:t>
      </w:r>
      <w:r>
        <w:rPr>
          <w:rFonts w:cstheme="minorHAnsi" w:hint="cs"/>
          <w:rtl/>
        </w:rPr>
        <w:t xml:space="preserve"> </w:t>
      </w:r>
      <w:r w:rsidRPr="000E2BC9">
        <w:rPr>
          <w:rtl/>
        </w:rPr>
        <w:t>–</w:t>
      </w:r>
      <w:r w:rsidRPr="000E2BC9">
        <w:rPr>
          <w:rFonts w:hint="cs"/>
          <w:rtl/>
        </w:rPr>
        <w:t xml:space="preserve"> ללא </w:t>
      </w:r>
      <w:r>
        <w:rPr>
          <w:rFonts w:hint="cs"/>
          <w:rtl/>
        </w:rPr>
        <w:t>חילוץ של נתונים ב</w:t>
      </w:r>
      <w:r w:rsidRPr="000E2BC9">
        <w:rPr>
          <w:rFonts w:hint="cs"/>
          <w:rtl/>
        </w:rPr>
        <w:t>כתב יד</w:t>
      </w:r>
      <w:r w:rsidR="004F5E9E">
        <w:rPr>
          <w:rFonts w:hint="cs"/>
          <w:rtl/>
        </w:rPr>
        <w:t>.</w:t>
      </w:r>
    </w:p>
    <w:p w14:paraId="55DC3367" w14:textId="77777777" w:rsidR="005B01CF" w:rsidRPr="004F5E9E" w:rsidRDefault="005B01CF" w:rsidP="00890F57">
      <w:pPr>
        <w:pStyle w:val="ListParagraph"/>
        <w:numPr>
          <w:ilvl w:val="0"/>
          <w:numId w:val="2"/>
        </w:numPr>
        <w:bidi/>
        <w:spacing w:after="0" w:line="360" w:lineRule="auto"/>
        <w:rPr>
          <w:rFonts w:cstheme="minorHAnsi"/>
        </w:rPr>
      </w:pPr>
      <w:r w:rsidRPr="00DC7508">
        <w:rPr>
          <w:rtl/>
        </w:rPr>
        <w:t xml:space="preserve">יצירת פלטפורמת </w:t>
      </w:r>
      <w:r w:rsidRPr="00DC7508">
        <w:rPr>
          <w:rFonts w:cstheme="minorHAnsi"/>
        </w:rPr>
        <w:t>OCR</w:t>
      </w:r>
      <w:r w:rsidRPr="00DC7508">
        <w:rPr>
          <w:rtl/>
        </w:rPr>
        <w:t xml:space="preserve"> ארגונית אחודה</w:t>
      </w:r>
      <w:r w:rsidR="004F5E9E">
        <w:rPr>
          <w:rFonts w:hint="cs"/>
          <w:rtl/>
        </w:rPr>
        <w:t>.</w:t>
      </w:r>
    </w:p>
    <w:p w14:paraId="7BACCD8E" w14:textId="77777777" w:rsidR="004F5E9E" w:rsidRDefault="004F5E9E" w:rsidP="0010205C">
      <w:pPr>
        <w:bidi/>
        <w:spacing w:after="0" w:line="360" w:lineRule="auto"/>
        <w:ind w:left="1080"/>
        <w:rPr>
          <w:rFonts w:cstheme="minorHAnsi"/>
          <w:rtl/>
        </w:rPr>
      </w:pPr>
    </w:p>
    <w:p w14:paraId="2F56CA4E" w14:textId="77777777" w:rsidR="007879FA" w:rsidRPr="007879FA" w:rsidRDefault="007879FA" w:rsidP="0010205C">
      <w:pPr>
        <w:bidi/>
        <w:rPr>
          <w:color w:val="000000" w:themeColor="text1"/>
          <w:rtl/>
        </w:rPr>
      </w:pPr>
      <w:r w:rsidRPr="007879FA">
        <w:rPr>
          <w:color w:val="000000" w:themeColor="text1"/>
          <w:rtl/>
        </w:rPr>
        <w:br w:type="page"/>
      </w:r>
    </w:p>
    <w:p w14:paraId="2F9BE6C8" w14:textId="77777777" w:rsidR="004F5E9E" w:rsidRPr="00F236E4" w:rsidRDefault="004F5E9E" w:rsidP="0010205C">
      <w:pPr>
        <w:bidi/>
        <w:ind w:firstLine="360"/>
        <w:rPr>
          <w:rFonts w:cstheme="minorHAnsi"/>
          <w:color w:val="000000" w:themeColor="text1"/>
          <w:u w:val="single"/>
          <w:rtl/>
        </w:rPr>
      </w:pPr>
      <w:r w:rsidRPr="00F236E4">
        <w:rPr>
          <w:rFonts w:hint="cs"/>
          <w:color w:val="000000" w:themeColor="text1"/>
          <w:u w:val="single"/>
          <w:rtl/>
        </w:rPr>
        <w:lastRenderedPageBreak/>
        <w:t>תועלות</w:t>
      </w:r>
    </w:p>
    <w:p w14:paraId="0AF15556" w14:textId="77777777" w:rsidR="004F5E9E" w:rsidRPr="00D86BF7" w:rsidRDefault="004F5E9E" w:rsidP="0010205C">
      <w:pPr>
        <w:bidi/>
        <w:ind w:firstLine="360"/>
        <w:rPr>
          <w:color w:val="000000" w:themeColor="text1"/>
          <w:highlight w:val="cyan"/>
          <w:u w:val="single"/>
          <w:rtl/>
        </w:rPr>
      </w:pPr>
    </w:p>
    <w:tbl>
      <w:tblPr>
        <w:bidiVisual/>
        <w:tblW w:w="2739" w:type="pct"/>
        <w:tblInd w:w="8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26"/>
        <w:gridCol w:w="3902"/>
      </w:tblGrid>
      <w:tr w:rsidR="004F5E9E" w:rsidRPr="00F236E4" w14:paraId="3189A7DF" w14:textId="77777777" w:rsidTr="00E301C4">
        <w:tc>
          <w:tcPr>
            <w:tcW w:w="873" w:type="pct"/>
            <w:shd w:val="clear" w:color="auto" w:fill="E0E0E0"/>
          </w:tcPr>
          <w:p w14:paraId="67636D13" w14:textId="77777777" w:rsidR="004F5E9E" w:rsidRPr="00F236E4" w:rsidRDefault="004F5E9E" w:rsidP="0010205C">
            <w:pPr>
              <w:bidi/>
              <w:rPr>
                <w:rFonts w:cstheme="minorHAnsi"/>
                <w:b/>
                <w:bCs/>
              </w:rPr>
            </w:pPr>
            <w:r w:rsidRPr="00F236E4">
              <w:rPr>
                <w:rFonts w:cstheme="minorHAnsi"/>
                <w:b/>
                <w:bCs/>
                <w:rtl/>
              </w:rPr>
              <w:t>#</w:t>
            </w:r>
          </w:p>
        </w:tc>
        <w:tc>
          <w:tcPr>
            <w:tcW w:w="4127" w:type="pct"/>
            <w:shd w:val="clear" w:color="auto" w:fill="E0E0E0"/>
          </w:tcPr>
          <w:p w14:paraId="6C5C71E1" w14:textId="77777777" w:rsidR="004F5E9E" w:rsidRPr="00F236E4" w:rsidRDefault="004F5E9E" w:rsidP="0010205C">
            <w:pPr>
              <w:bidi/>
              <w:rPr>
                <w:rFonts w:cstheme="minorHAnsi"/>
                <w:b/>
                <w:bCs/>
              </w:rPr>
            </w:pPr>
            <w:r w:rsidRPr="00F236E4">
              <w:rPr>
                <w:b/>
                <w:bCs/>
                <w:rtl/>
              </w:rPr>
              <w:t>תועלת</w:t>
            </w:r>
          </w:p>
        </w:tc>
      </w:tr>
      <w:tr w:rsidR="004F5E9E" w:rsidRPr="00F236E4" w14:paraId="7CFA3785" w14:textId="77777777" w:rsidTr="00E301C4">
        <w:tc>
          <w:tcPr>
            <w:tcW w:w="873" w:type="pct"/>
          </w:tcPr>
          <w:p w14:paraId="08F9D57B" w14:textId="77777777" w:rsidR="004F5E9E" w:rsidRPr="00F236E4" w:rsidRDefault="004F5E9E" w:rsidP="0010205C">
            <w:pPr>
              <w:bidi/>
              <w:rPr>
                <w:rFonts w:cstheme="minorHAnsi"/>
                <w:b/>
              </w:rPr>
            </w:pPr>
            <w:r w:rsidRPr="00F236E4">
              <w:rPr>
                <w:rFonts w:cstheme="minorHAnsi" w:hint="cs"/>
                <w:b/>
                <w:rtl/>
              </w:rPr>
              <w:t>1</w:t>
            </w:r>
          </w:p>
        </w:tc>
        <w:tc>
          <w:tcPr>
            <w:tcW w:w="4127" w:type="pct"/>
          </w:tcPr>
          <w:p w14:paraId="737F7D63" w14:textId="77777777" w:rsidR="004F5E9E" w:rsidRPr="00F236E4" w:rsidRDefault="004F5E9E" w:rsidP="0010205C">
            <w:pPr>
              <w:bidi/>
              <w:rPr>
                <w:rFonts w:cstheme="minorHAnsi"/>
                <w:b/>
              </w:rPr>
            </w:pPr>
            <w:r w:rsidRPr="00F236E4">
              <w:rPr>
                <w:rFonts w:hint="cs"/>
                <w:b/>
                <w:rtl/>
              </w:rPr>
              <w:t>האצלת תהליכי מפתוח המסמכים באמצעות אוטומציה</w:t>
            </w:r>
          </w:p>
        </w:tc>
      </w:tr>
      <w:tr w:rsidR="004F5E9E" w:rsidRPr="00F236E4" w14:paraId="7ABC6484" w14:textId="77777777" w:rsidTr="00E301C4">
        <w:tc>
          <w:tcPr>
            <w:tcW w:w="873" w:type="pct"/>
          </w:tcPr>
          <w:p w14:paraId="2630F390" w14:textId="77777777" w:rsidR="004F5E9E" w:rsidRPr="00F236E4" w:rsidRDefault="004F5E9E" w:rsidP="0010205C">
            <w:pPr>
              <w:bidi/>
              <w:rPr>
                <w:rFonts w:cstheme="minorHAnsi"/>
                <w:b/>
              </w:rPr>
            </w:pPr>
            <w:r w:rsidRPr="00F236E4">
              <w:rPr>
                <w:rFonts w:cstheme="minorHAnsi" w:hint="cs"/>
                <w:b/>
                <w:rtl/>
              </w:rPr>
              <w:t>2</w:t>
            </w:r>
          </w:p>
        </w:tc>
        <w:tc>
          <w:tcPr>
            <w:tcW w:w="4127" w:type="pct"/>
          </w:tcPr>
          <w:p w14:paraId="3EFC93BC" w14:textId="77777777" w:rsidR="004F5E9E" w:rsidRPr="00F236E4" w:rsidRDefault="004F5E9E" w:rsidP="0010205C">
            <w:pPr>
              <w:bidi/>
              <w:rPr>
                <w:rFonts w:cstheme="minorHAnsi"/>
                <w:b/>
              </w:rPr>
            </w:pPr>
            <w:r w:rsidRPr="00F236E4">
              <w:rPr>
                <w:rFonts w:hint="cs"/>
                <w:b/>
                <w:rtl/>
              </w:rPr>
              <w:t>שיפור השירות ע</w:t>
            </w:r>
            <w:r w:rsidRPr="00F236E4">
              <w:rPr>
                <w:rFonts w:cstheme="minorHAnsi" w:hint="cs"/>
                <w:b/>
                <w:rtl/>
              </w:rPr>
              <w:t>"</w:t>
            </w:r>
            <w:r w:rsidRPr="00F236E4">
              <w:rPr>
                <w:rFonts w:hint="cs"/>
                <w:b/>
                <w:rtl/>
              </w:rPr>
              <w:t xml:space="preserve">י הקטנה </w:t>
            </w:r>
            <w:r w:rsidRPr="00F236E4">
              <w:rPr>
                <w:rFonts w:cstheme="minorHAnsi" w:hint="cs"/>
                <w:b/>
              </w:rPr>
              <w:t>SLA</w:t>
            </w:r>
          </w:p>
        </w:tc>
      </w:tr>
    </w:tbl>
    <w:p w14:paraId="28691843" w14:textId="77777777" w:rsidR="00467632" w:rsidRDefault="00467632" w:rsidP="0010205C">
      <w:pPr>
        <w:tabs>
          <w:tab w:val="left" w:pos="967"/>
          <w:tab w:val="right" w:pos="8640"/>
        </w:tabs>
        <w:bidi/>
      </w:pPr>
      <w:bookmarkStart w:id="11" w:name="_Toc39663862"/>
    </w:p>
    <w:p w14:paraId="62D48300" w14:textId="77777777" w:rsidR="004F5E9E" w:rsidRPr="00467632" w:rsidRDefault="004F5E9E" w:rsidP="0010205C">
      <w:pPr>
        <w:pStyle w:val="Heading2"/>
        <w:bidi/>
        <w:rPr>
          <w:rFonts w:asciiTheme="minorHAnsi" w:hAnsiTheme="minorHAnsi" w:cstheme="minorBidi"/>
          <w:sz w:val="22"/>
          <w:szCs w:val="22"/>
          <w:rtl/>
        </w:rPr>
      </w:pPr>
      <w:bookmarkStart w:id="12" w:name="_Toc94512783"/>
      <w:r w:rsidRPr="00467632">
        <w:rPr>
          <w:rtl/>
        </w:rPr>
        <w:t>תמצית מצב קיים</w:t>
      </w:r>
      <w:bookmarkEnd w:id="11"/>
      <w:bookmarkEnd w:id="12"/>
      <w:r>
        <w:rPr>
          <w:rFonts w:asciiTheme="minorBidi" w:hAnsiTheme="minorBidi" w:cstheme="minorBidi"/>
          <w:sz w:val="28"/>
          <w:szCs w:val="28"/>
        </w:rPr>
        <w:t xml:space="preserve">  </w:t>
      </w:r>
    </w:p>
    <w:p w14:paraId="0DB28DD7" w14:textId="77777777" w:rsidR="00BF507A" w:rsidRPr="00481B90" w:rsidRDefault="00DD051A" w:rsidP="0010205C">
      <w:pPr>
        <w:tabs>
          <w:tab w:val="left" w:pos="707"/>
        </w:tabs>
        <w:bidi/>
        <w:spacing w:line="360" w:lineRule="auto"/>
        <w:ind w:left="707"/>
        <w:rPr>
          <w:rStyle w:val="normaltextrun"/>
        </w:rPr>
      </w:pPr>
      <w:r>
        <w:rPr>
          <w:rStyle w:val="normaltextrun"/>
        </w:rPr>
        <w:tab/>
      </w:r>
      <w:r w:rsidR="004F5E9E">
        <w:rPr>
          <w:rStyle w:val="normaltextrun"/>
          <w:rFonts w:hint="cs"/>
          <w:rtl/>
        </w:rPr>
        <w:t>במור השקעות</w:t>
      </w:r>
      <w:r w:rsidR="004F5E9E" w:rsidRPr="00F236E4">
        <w:rPr>
          <w:rStyle w:val="normaltextrun"/>
          <w:rtl/>
        </w:rPr>
        <w:t xml:space="preserve"> כיום ישנ</w:t>
      </w:r>
      <w:r w:rsidR="004F5E9E">
        <w:rPr>
          <w:rStyle w:val="normaltextrun"/>
          <w:rFonts w:hint="cs"/>
          <w:rtl/>
        </w:rPr>
        <w:t>ן</w:t>
      </w:r>
      <w:r w:rsidR="004F5E9E" w:rsidRPr="00F236E4">
        <w:rPr>
          <w:rStyle w:val="normaltextrun"/>
          <w:rtl/>
        </w:rPr>
        <w:t xml:space="preserve"> מספר תיבות מייל ייעודיות לנושא</w:t>
      </w:r>
      <w:r w:rsidR="004F5E9E">
        <w:rPr>
          <w:rStyle w:val="normaltextrun"/>
          <w:rFonts w:hint="cs"/>
          <w:rtl/>
        </w:rPr>
        <w:t xml:space="preserve"> הצטרפויות לפנסיה</w:t>
      </w:r>
      <w:r w:rsidR="004F5E9E" w:rsidRPr="00481B90">
        <w:rPr>
          <w:rStyle w:val="normaltextrun"/>
          <w:rtl/>
        </w:rPr>
        <w:t xml:space="preserve">, </w:t>
      </w:r>
      <w:r w:rsidR="004F5E9E" w:rsidRPr="00F236E4">
        <w:rPr>
          <w:rStyle w:val="normaltextrun"/>
          <w:rtl/>
        </w:rPr>
        <w:t>אליהן שולחים סוכנים ולקוחות טפסי</w:t>
      </w:r>
      <w:r w:rsidR="003417D6">
        <w:rPr>
          <w:rStyle w:val="normaltextrun"/>
          <w:rFonts w:hint="cs"/>
          <w:rtl/>
        </w:rPr>
        <w:t xml:space="preserve"> הצטרפות</w:t>
      </w:r>
      <w:r w:rsidR="004F5E9E" w:rsidRPr="00F236E4">
        <w:rPr>
          <w:rStyle w:val="normaltextrun"/>
          <w:rtl/>
        </w:rPr>
        <w:t xml:space="preserve"> </w:t>
      </w:r>
      <w:r w:rsidR="00CE022D">
        <w:rPr>
          <w:rStyle w:val="normaltextrun"/>
          <w:rFonts w:hint="cs"/>
          <w:rtl/>
        </w:rPr>
        <w:t>וצרופות</w:t>
      </w:r>
      <w:r w:rsidR="003417D6">
        <w:rPr>
          <w:rStyle w:val="normaltextrun"/>
          <w:rFonts w:hint="cs"/>
          <w:rtl/>
        </w:rPr>
        <w:t xml:space="preserve"> כגון </w:t>
      </w:r>
      <w:r w:rsidR="009445F2">
        <w:rPr>
          <w:rStyle w:val="normaltextrun"/>
          <w:rFonts w:hint="cs"/>
          <w:rtl/>
        </w:rPr>
        <w:t>תעודות זהות ועוד</w:t>
      </w:r>
      <w:r w:rsidR="003417D6" w:rsidRPr="003417D6">
        <w:rPr>
          <w:rStyle w:val="normaltextrun"/>
          <w:rFonts w:hint="cs"/>
          <w:rtl/>
        </w:rPr>
        <w:t xml:space="preserve">. יש </w:t>
      </w:r>
      <w:r w:rsidR="003417D6">
        <w:rPr>
          <w:rStyle w:val="normaltextrun"/>
          <w:rFonts w:hint="cs"/>
          <w:rtl/>
        </w:rPr>
        <w:t>לציין, כי תחום הפנסיה הינו תחום עסקי חדש שאליו נכנסת מור השקעות</w:t>
      </w:r>
      <w:r w:rsidR="009445F2" w:rsidRPr="00481B90">
        <w:rPr>
          <w:rStyle w:val="normaltextrun"/>
          <w:rFonts w:hint="cs"/>
          <w:rtl/>
        </w:rPr>
        <w:t xml:space="preserve"> ולא קיים כיום תהליך </w:t>
      </w:r>
      <w:r w:rsidR="00481B90" w:rsidRPr="00481B90">
        <w:rPr>
          <w:rStyle w:val="normaltextrun"/>
          <w:rFonts w:hint="cs"/>
          <w:rtl/>
        </w:rPr>
        <w:t>להצטרפות לפנסיה במסגרת מור השקעות</w:t>
      </w:r>
      <w:r w:rsidR="00481B90">
        <w:rPr>
          <w:rStyle w:val="normaltextrun"/>
          <w:rFonts w:hint="cs"/>
          <w:rtl/>
        </w:rPr>
        <w:t>.</w:t>
      </w:r>
    </w:p>
    <w:p w14:paraId="15F827BB" w14:textId="77777777" w:rsidR="00BF507A" w:rsidRPr="00FC45CE" w:rsidRDefault="00BF507A" w:rsidP="0010205C">
      <w:pPr>
        <w:pStyle w:val="Heading2"/>
        <w:bidi/>
      </w:pPr>
      <w:bookmarkStart w:id="13" w:name="_Toc94512784"/>
      <w:r w:rsidRPr="00FC45CE">
        <w:rPr>
          <w:rFonts w:hint="cs"/>
          <w:rtl/>
        </w:rPr>
        <w:t>עקרונות הפתרון המוצע</w:t>
      </w:r>
      <w:bookmarkEnd w:id="13"/>
    </w:p>
    <w:p w14:paraId="6C18F45E" w14:textId="77777777" w:rsidR="00BF507A" w:rsidRDefault="00BF507A" w:rsidP="0010205C">
      <w:pPr>
        <w:pStyle w:val="Heading3"/>
        <w:bidi/>
        <w:rPr>
          <w:rtl/>
        </w:rPr>
      </w:pPr>
      <w:bookmarkStart w:id="14" w:name="_Toc39663865"/>
      <w:bookmarkStart w:id="15" w:name="_Toc94512785"/>
      <w:r w:rsidRPr="002C7688">
        <w:rPr>
          <w:rtl/>
        </w:rPr>
        <w:t>תיאור כללי של הפתרון</w:t>
      </w:r>
      <w:bookmarkEnd w:id="14"/>
      <w:bookmarkEnd w:id="15"/>
    </w:p>
    <w:p w14:paraId="1463A646" w14:textId="77777777" w:rsidR="007879FA" w:rsidRPr="007879FA" w:rsidRDefault="007879FA" w:rsidP="0010205C">
      <w:pPr>
        <w:bidi/>
        <w:rPr>
          <w:rtl/>
        </w:rPr>
      </w:pPr>
    </w:p>
    <w:p w14:paraId="4DEE831A" w14:textId="77777777" w:rsidR="00737314" w:rsidRDefault="00BF507A" w:rsidP="0010205C">
      <w:pPr>
        <w:bidi/>
        <w:spacing w:line="360" w:lineRule="auto"/>
        <w:ind w:left="720"/>
        <w:rPr>
          <w:rFonts w:cstheme="minorHAnsi"/>
          <w:rtl/>
        </w:rPr>
      </w:pPr>
      <w:r w:rsidRPr="00153268">
        <w:rPr>
          <w:rtl/>
        </w:rPr>
        <w:t xml:space="preserve">הפתרון המוצע </w:t>
      </w:r>
      <w:r>
        <w:rPr>
          <w:rFonts w:hint="cs"/>
          <w:rtl/>
        </w:rPr>
        <w:t>למור השקעות</w:t>
      </w:r>
      <w:r w:rsidRPr="00153268">
        <w:rPr>
          <w:rtl/>
        </w:rPr>
        <w:t xml:space="preserve"> ע</w:t>
      </w:r>
      <w:r w:rsidRPr="00153268">
        <w:rPr>
          <w:rFonts w:cstheme="minorHAnsi"/>
          <w:rtl/>
        </w:rPr>
        <w:t>"</w:t>
      </w:r>
      <w:r w:rsidRPr="00153268">
        <w:rPr>
          <w:rtl/>
        </w:rPr>
        <w:t xml:space="preserve">י </w:t>
      </w:r>
      <w:r w:rsidRPr="00153268">
        <w:rPr>
          <w:rFonts w:cstheme="minorHAnsi"/>
        </w:rPr>
        <w:t>KPMG</w:t>
      </w:r>
      <w:r w:rsidRPr="00153268">
        <w:rPr>
          <w:rtl/>
        </w:rPr>
        <w:t xml:space="preserve"> יספק פלטפורמ</w:t>
      </w:r>
      <w:r w:rsidRPr="00153268">
        <w:rPr>
          <w:rFonts w:hint="cs"/>
          <w:rtl/>
        </w:rPr>
        <w:t>ה</w:t>
      </w:r>
      <w:r w:rsidRPr="00153268">
        <w:rPr>
          <w:rtl/>
        </w:rPr>
        <w:t xml:space="preserve"> לסריקה</w:t>
      </w:r>
      <w:r w:rsidRPr="00153268">
        <w:rPr>
          <w:rFonts w:cstheme="minorHAnsi"/>
          <w:rtl/>
        </w:rPr>
        <w:t xml:space="preserve">, </w:t>
      </w:r>
      <w:r w:rsidRPr="00153268">
        <w:rPr>
          <w:rtl/>
        </w:rPr>
        <w:t>סיווג וחילוץ נתונים מכל סוג טופס</w:t>
      </w:r>
      <w:r>
        <w:rPr>
          <w:rFonts w:hint="cs"/>
          <w:rtl/>
        </w:rPr>
        <w:t>/</w:t>
      </w:r>
      <w:r w:rsidRPr="00153268">
        <w:rPr>
          <w:rtl/>
        </w:rPr>
        <w:t xml:space="preserve"> תמונה אשר כולל בתוכו תהליכי אוטומציה וממשקי עבודה חיצוניים</w:t>
      </w:r>
      <w:r w:rsidRPr="00153268">
        <w:rPr>
          <w:rFonts w:cstheme="minorHAnsi" w:hint="cs"/>
          <w:rtl/>
        </w:rPr>
        <w:t>,</w:t>
      </w:r>
      <w:r w:rsidRPr="00153268">
        <w:rPr>
          <w:rtl/>
        </w:rPr>
        <w:t xml:space="preserve"> נגישים ועדכניים </w:t>
      </w:r>
      <w:r w:rsidRPr="00153268">
        <w:rPr>
          <w:rFonts w:cstheme="minorHAnsi"/>
          <w:rtl/>
        </w:rPr>
        <w:t xml:space="preserve">– </w:t>
      </w:r>
      <w:r w:rsidRPr="00153268">
        <w:rPr>
          <w:rFonts w:cstheme="minorHAnsi"/>
        </w:rPr>
        <w:t>RESTful API</w:t>
      </w:r>
      <w:r w:rsidRPr="00153268">
        <w:rPr>
          <w:rtl/>
        </w:rPr>
        <w:t xml:space="preserve"> וממשק </w:t>
      </w:r>
      <w:r w:rsidRPr="00153268">
        <w:rPr>
          <w:rFonts w:cstheme="minorHAnsi"/>
        </w:rPr>
        <w:t>SDK</w:t>
      </w:r>
      <w:r w:rsidRPr="00153268">
        <w:rPr>
          <w:rtl/>
        </w:rPr>
        <w:t xml:space="preserve"> מלא הנותן אפשרות להתאמה מלאה של המוצר לתהליכי </w:t>
      </w:r>
      <w:r w:rsidR="00737314">
        <w:rPr>
          <w:rFonts w:hint="cs"/>
          <w:rtl/>
        </w:rPr>
        <w:t>מור השקעות</w:t>
      </w:r>
      <w:r w:rsidRPr="00153268">
        <w:rPr>
          <w:rtl/>
        </w:rPr>
        <w:t xml:space="preserve"> מבלי לשנות את דרכי העבודה הקיימים כיום בארגון</w:t>
      </w:r>
      <w:r w:rsidRPr="00153268">
        <w:rPr>
          <w:rFonts w:cstheme="minorHAnsi"/>
          <w:rtl/>
        </w:rPr>
        <w:t xml:space="preserve">. </w:t>
      </w:r>
    </w:p>
    <w:p w14:paraId="522854B6" w14:textId="77777777" w:rsidR="0076077A" w:rsidRDefault="00BF507A" w:rsidP="0010205C">
      <w:pPr>
        <w:bidi/>
        <w:spacing w:line="360" w:lineRule="auto"/>
        <w:ind w:left="720"/>
        <w:rPr>
          <w:rFonts w:cstheme="minorHAnsi"/>
          <w:rtl/>
        </w:rPr>
      </w:pPr>
      <w:r w:rsidRPr="00153268">
        <w:rPr>
          <w:rtl/>
        </w:rPr>
        <w:t>הפתרון המוצע</w:t>
      </w:r>
      <w:r w:rsidRPr="00153268">
        <w:rPr>
          <w:rFonts w:cstheme="minorHAnsi"/>
          <w:rtl/>
        </w:rPr>
        <w:t xml:space="preserve">, </w:t>
      </w:r>
      <w:r w:rsidRPr="00153268">
        <w:rPr>
          <w:rtl/>
        </w:rPr>
        <w:t xml:space="preserve">מבוסס על מוצר מדף בשם </w:t>
      </w:r>
      <w:r w:rsidRPr="00153268">
        <w:rPr>
          <w:rFonts w:cstheme="minorHAnsi"/>
          <w:rtl/>
        </w:rPr>
        <w:t xml:space="preserve">– </w:t>
      </w:r>
      <w:proofErr w:type="spellStart"/>
      <w:r w:rsidRPr="00153268">
        <w:rPr>
          <w:rFonts w:cstheme="minorHAnsi"/>
        </w:rPr>
        <w:t>Abbyy</w:t>
      </w:r>
      <w:proofErr w:type="spellEnd"/>
      <w:r w:rsidRPr="00153268">
        <w:rPr>
          <w:rtl/>
        </w:rPr>
        <w:t xml:space="preserve"> אשר מהווה פלטפורמה מובילה בתחום ה</w:t>
      </w:r>
      <w:r w:rsidRPr="00153268">
        <w:rPr>
          <w:rFonts w:cstheme="minorHAnsi"/>
          <w:rtl/>
        </w:rPr>
        <w:t>-</w:t>
      </w:r>
      <w:r w:rsidRPr="00153268">
        <w:rPr>
          <w:rFonts w:cstheme="minorHAnsi"/>
        </w:rPr>
        <w:t>OCR</w:t>
      </w:r>
      <w:r w:rsidRPr="00153268">
        <w:rPr>
          <w:rtl/>
        </w:rPr>
        <w:t xml:space="preserve"> בעולם</w:t>
      </w:r>
      <w:r w:rsidRPr="00153268">
        <w:rPr>
          <w:rFonts w:cstheme="minorHAnsi"/>
          <w:rtl/>
        </w:rPr>
        <w:t xml:space="preserve">. </w:t>
      </w:r>
    </w:p>
    <w:p w14:paraId="7046A2E8" w14:textId="77777777" w:rsidR="00BF507A" w:rsidRDefault="00BF507A" w:rsidP="0010205C">
      <w:pPr>
        <w:bidi/>
        <w:spacing w:line="360" w:lineRule="auto"/>
        <w:ind w:left="720"/>
        <w:rPr>
          <w:rFonts w:cstheme="minorHAnsi"/>
          <w:rtl/>
        </w:rPr>
      </w:pPr>
      <w:r w:rsidRPr="00153268">
        <w:rPr>
          <w:rtl/>
        </w:rPr>
        <w:t>על בסיס תשתית זו</w:t>
      </w:r>
      <w:r w:rsidRPr="00153268">
        <w:rPr>
          <w:rFonts w:cstheme="minorHAnsi"/>
          <w:rtl/>
        </w:rPr>
        <w:t xml:space="preserve">, </w:t>
      </w:r>
      <w:r w:rsidRPr="00153268">
        <w:rPr>
          <w:rFonts w:cstheme="minorHAnsi"/>
        </w:rPr>
        <w:t>KPMG</w:t>
      </w:r>
      <w:r w:rsidRPr="00153268">
        <w:rPr>
          <w:rtl/>
        </w:rPr>
        <w:t xml:space="preserve"> תפתח אינטגרציה מלאה למערכות הקיימות כיום </w:t>
      </w:r>
      <w:r w:rsidR="003B0532">
        <w:rPr>
          <w:rFonts w:hint="cs"/>
          <w:rtl/>
        </w:rPr>
        <w:t>במור</w:t>
      </w:r>
      <w:r w:rsidRPr="00153268">
        <w:rPr>
          <w:rtl/>
        </w:rPr>
        <w:t xml:space="preserve"> ותספק ממשק </w:t>
      </w:r>
      <w:r w:rsidRPr="00153268">
        <w:rPr>
          <w:rFonts w:cstheme="minorHAnsi"/>
        </w:rPr>
        <w:t>UI</w:t>
      </w:r>
      <w:r w:rsidRPr="00153268">
        <w:rPr>
          <w:rtl/>
        </w:rPr>
        <w:t xml:space="preserve"> ייעודי המותאם במלואו לצרכי העבודה של הצוותים השונים</w:t>
      </w:r>
      <w:r w:rsidRPr="00153268">
        <w:rPr>
          <w:rFonts w:cstheme="minorHAnsi"/>
          <w:rtl/>
        </w:rPr>
        <w:t>.</w:t>
      </w:r>
    </w:p>
    <w:p w14:paraId="60E4817C" w14:textId="77777777" w:rsidR="00C318EE" w:rsidRDefault="00C318EE" w:rsidP="0010205C">
      <w:pPr>
        <w:pStyle w:val="ListParagraph"/>
        <w:bidi/>
        <w:spacing w:line="360" w:lineRule="auto"/>
        <w:ind w:left="1080"/>
        <w:rPr>
          <w:rFonts w:cstheme="minorHAnsi"/>
          <w:rtl/>
        </w:rPr>
      </w:pPr>
    </w:p>
    <w:p w14:paraId="39485EC5" w14:textId="77777777" w:rsidR="00C318EE" w:rsidRDefault="00C318EE" w:rsidP="0010205C">
      <w:pPr>
        <w:pStyle w:val="ListParagraph"/>
        <w:bidi/>
        <w:spacing w:line="360" w:lineRule="auto"/>
        <w:ind w:left="1080"/>
        <w:rPr>
          <w:rFonts w:cstheme="minorHAnsi"/>
          <w:rtl/>
        </w:rPr>
      </w:pPr>
    </w:p>
    <w:p w14:paraId="2868748C" w14:textId="77777777" w:rsidR="00C318EE" w:rsidRDefault="00C318EE" w:rsidP="0010205C">
      <w:pPr>
        <w:pStyle w:val="ListParagraph"/>
        <w:bidi/>
        <w:spacing w:line="360" w:lineRule="auto"/>
        <w:ind w:left="1080"/>
        <w:rPr>
          <w:rFonts w:cstheme="minorHAnsi"/>
          <w:rtl/>
        </w:rPr>
      </w:pPr>
    </w:p>
    <w:p w14:paraId="4A4BF58D" w14:textId="77777777" w:rsidR="00C318EE" w:rsidRDefault="00C318EE" w:rsidP="0010205C">
      <w:pPr>
        <w:pStyle w:val="ListParagraph"/>
        <w:bidi/>
        <w:spacing w:line="360" w:lineRule="auto"/>
        <w:ind w:left="1080"/>
        <w:rPr>
          <w:rFonts w:cstheme="minorHAnsi"/>
          <w:rtl/>
        </w:rPr>
      </w:pPr>
    </w:p>
    <w:p w14:paraId="5F180221" w14:textId="77777777" w:rsidR="00C318EE" w:rsidRDefault="00C318EE" w:rsidP="0010205C">
      <w:pPr>
        <w:pStyle w:val="ListParagraph"/>
        <w:bidi/>
        <w:spacing w:line="360" w:lineRule="auto"/>
        <w:ind w:left="1080"/>
        <w:rPr>
          <w:rFonts w:cstheme="minorHAnsi"/>
          <w:rtl/>
        </w:rPr>
      </w:pPr>
    </w:p>
    <w:p w14:paraId="37169903" w14:textId="77777777" w:rsidR="00C318EE" w:rsidRDefault="00C318EE" w:rsidP="0010205C">
      <w:pPr>
        <w:pStyle w:val="ListParagraph"/>
        <w:bidi/>
        <w:spacing w:line="360" w:lineRule="auto"/>
        <w:ind w:left="1080"/>
        <w:rPr>
          <w:rFonts w:cstheme="minorHAnsi"/>
          <w:rtl/>
        </w:rPr>
      </w:pPr>
    </w:p>
    <w:p w14:paraId="78F8C694" w14:textId="77777777" w:rsidR="00C318EE" w:rsidRDefault="00C87F24" w:rsidP="0010205C">
      <w:pPr>
        <w:pStyle w:val="Heading1"/>
        <w:bidi/>
        <w:rPr>
          <w:rtl/>
        </w:rPr>
      </w:pPr>
      <w:bookmarkStart w:id="16" w:name="_Toc39663866"/>
      <w:bookmarkStart w:id="17" w:name="_Toc94512786"/>
      <w:r>
        <w:rPr>
          <w:rFonts w:hint="cs"/>
          <w:rtl/>
        </w:rPr>
        <w:lastRenderedPageBreak/>
        <w:t>אפיון עסקי</w:t>
      </w:r>
      <w:r w:rsidR="00C318EE" w:rsidRPr="00737314">
        <w:rPr>
          <w:rtl/>
        </w:rPr>
        <w:t xml:space="preserve"> – שלב א'</w:t>
      </w:r>
      <w:bookmarkEnd w:id="16"/>
      <w:bookmarkEnd w:id="17"/>
    </w:p>
    <w:p w14:paraId="7AE70855" w14:textId="77777777" w:rsidR="001B60A4" w:rsidRPr="001B60A4" w:rsidRDefault="001B60A4" w:rsidP="0010205C">
      <w:pPr>
        <w:bidi/>
        <w:rPr>
          <w:rtl/>
        </w:rPr>
      </w:pPr>
    </w:p>
    <w:p w14:paraId="0C37ACBA" w14:textId="77777777" w:rsidR="00C318EE" w:rsidRPr="00153268" w:rsidRDefault="00C318EE" w:rsidP="0010205C">
      <w:pPr>
        <w:bidi/>
        <w:spacing w:line="360" w:lineRule="auto"/>
        <w:ind w:left="720"/>
        <w:rPr>
          <w:rFonts w:cstheme="minorHAnsi"/>
          <w:rtl/>
        </w:rPr>
      </w:pPr>
      <w:r w:rsidRPr="00153268">
        <w:rPr>
          <w:rtl/>
        </w:rPr>
        <w:t xml:space="preserve">בשלב </w:t>
      </w:r>
      <w:r w:rsidRPr="00153268">
        <w:rPr>
          <w:rFonts w:hint="cs"/>
          <w:rtl/>
        </w:rPr>
        <w:t xml:space="preserve">הראשון </w:t>
      </w:r>
      <w:r w:rsidRPr="00153268">
        <w:rPr>
          <w:rtl/>
        </w:rPr>
        <w:t>של הפרויקט</w:t>
      </w:r>
      <w:r w:rsidRPr="00153268">
        <w:rPr>
          <w:rFonts w:cstheme="minorHAnsi"/>
          <w:rtl/>
        </w:rPr>
        <w:t xml:space="preserve">, </w:t>
      </w:r>
      <w:r w:rsidRPr="00153268">
        <w:rPr>
          <w:rtl/>
        </w:rPr>
        <w:t>הוחלט כי הפלטפורמה תבצע מפתוח אוטומטי של</w:t>
      </w:r>
      <w:r w:rsidRPr="00153268">
        <w:rPr>
          <w:rFonts w:cstheme="minorHAnsi"/>
          <w:rtl/>
        </w:rPr>
        <w:t xml:space="preserve"> </w:t>
      </w:r>
      <w:r w:rsidRPr="00153268">
        <w:rPr>
          <w:rFonts w:hint="cs"/>
          <w:rtl/>
        </w:rPr>
        <w:t>קיט</w:t>
      </w:r>
      <w:r w:rsidRPr="00153268">
        <w:rPr>
          <w:rFonts w:cstheme="minorHAnsi"/>
          <w:rtl/>
        </w:rPr>
        <w:t xml:space="preserve">, </w:t>
      </w:r>
      <w:r w:rsidRPr="00153268">
        <w:rPr>
          <w:rtl/>
        </w:rPr>
        <w:t xml:space="preserve">כאשר </w:t>
      </w:r>
      <w:r>
        <w:rPr>
          <w:rFonts w:hint="cs"/>
          <w:rtl/>
        </w:rPr>
        <w:t xml:space="preserve">הוא </w:t>
      </w:r>
      <w:r w:rsidRPr="00153268">
        <w:rPr>
          <w:rFonts w:cstheme="minorHAnsi"/>
          <w:rtl/>
        </w:rPr>
        <w:t xml:space="preserve"> </w:t>
      </w:r>
      <w:r w:rsidRPr="00153268">
        <w:rPr>
          <w:rFonts w:hint="cs"/>
          <w:rtl/>
        </w:rPr>
        <w:t xml:space="preserve">מייצג אוסף </w:t>
      </w:r>
      <w:r w:rsidRPr="00153268">
        <w:rPr>
          <w:rtl/>
        </w:rPr>
        <w:t xml:space="preserve">מסמכים ייעודי </w:t>
      </w:r>
      <w:r w:rsidRPr="00153268">
        <w:rPr>
          <w:rFonts w:hint="cs"/>
          <w:rtl/>
        </w:rPr>
        <w:t xml:space="preserve">המכיל את כל </w:t>
      </w:r>
      <w:r w:rsidRPr="00153268">
        <w:rPr>
          <w:rtl/>
        </w:rPr>
        <w:t>הצרופות הנדרש</w:t>
      </w:r>
      <w:r w:rsidRPr="00153268">
        <w:rPr>
          <w:rFonts w:hint="cs"/>
          <w:rtl/>
        </w:rPr>
        <w:t>ות</w:t>
      </w:r>
      <w:r w:rsidRPr="00153268">
        <w:rPr>
          <w:rtl/>
        </w:rPr>
        <w:t xml:space="preserve"> להגשת בקשה </w:t>
      </w:r>
      <w:r>
        <w:rPr>
          <w:rFonts w:hint="cs"/>
          <w:rtl/>
        </w:rPr>
        <w:t>למור השקעות</w:t>
      </w:r>
      <w:r w:rsidRPr="00153268">
        <w:rPr>
          <w:rFonts w:cstheme="minorHAnsi"/>
          <w:rtl/>
        </w:rPr>
        <w:t>.</w:t>
      </w:r>
      <w:r>
        <w:rPr>
          <w:rFonts w:cstheme="minorHAnsi" w:hint="cs"/>
          <w:rtl/>
        </w:rPr>
        <w:t xml:space="preserve">                                                  </w:t>
      </w:r>
    </w:p>
    <w:p w14:paraId="4EEA1B2F" w14:textId="77777777" w:rsidR="00C318EE" w:rsidRDefault="00C318EE" w:rsidP="0010205C">
      <w:pPr>
        <w:bidi/>
        <w:spacing w:line="360" w:lineRule="auto"/>
        <w:ind w:firstLine="720"/>
        <w:rPr>
          <w:rFonts w:cstheme="minorHAnsi"/>
          <w:rtl/>
        </w:rPr>
      </w:pPr>
      <w:r w:rsidRPr="00153268">
        <w:rPr>
          <w:rFonts w:hint="cs"/>
          <w:rtl/>
        </w:rPr>
        <w:t>הקיט שנבחר לתכולה זו הינ</w:t>
      </w:r>
      <w:r>
        <w:rPr>
          <w:rFonts w:hint="cs"/>
          <w:rtl/>
        </w:rPr>
        <w:t>ו:</w:t>
      </w:r>
    </w:p>
    <w:p w14:paraId="0621BC16" w14:textId="77777777" w:rsidR="009C5CCD" w:rsidRPr="009C5CCD" w:rsidRDefault="00C318EE" w:rsidP="00890F57">
      <w:pPr>
        <w:pStyle w:val="ListParagraph"/>
        <w:numPr>
          <w:ilvl w:val="0"/>
          <w:numId w:val="3"/>
        </w:numPr>
        <w:bidi/>
        <w:spacing w:line="360" w:lineRule="auto"/>
        <w:rPr>
          <w:rFonts w:cstheme="minorHAnsi"/>
        </w:rPr>
      </w:pPr>
      <w:r w:rsidRPr="000A7DE9">
        <w:rPr>
          <w:rFonts w:hint="cs"/>
          <w:rtl/>
        </w:rPr>
        <w:t xml:space="preserve">קיט הצטרפות לפנסיה </w:t>
      </w:r>
      <w:r w:rsidRPr="000A7DE9">
        <w:rPr>
          <w:rtl/>
        </w:rPr>
        <w:t>–</w:t>
      </w:r>
      <w:r w:rsidRPr="000A7DE9">
        <w:rPr>
          <w:rFonts w:hint="cs"/>
          <w:rtl/>
        </w:rPr>
        <w:t xml:space="preserve"> שכיר ועצמאי</w:t>
      </w:r>
      <w:r>
        <w:rPr>
          <w:rFonts w:cstheme="minorHAnsi" w:hint="cs"/>
          <w:rtl/>
        </w:rPr>
        <w:t>.</w:t>
      </w:r>
    </w:p>
    <w:tbl>
      <w:tblPr>
        <w:bidiVisual/>
        <w:tblW w:w="7407" w:type="dxa"/>
        <w:tblInd w:w="-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60"/>
        <w:gridCol w:w="2056"/>
        <w:gridCol w:w="2691"/>
      </w:tblGrid>
      <w:tr w:rsidR="00C318EE" w14:paraId="65F709F5" w14:textId="77777777" w:rsidTr="00B52515">
        <w:trPr>
          <w:trHeight w:val="600"/>
        </w:trPr>
        <w:tc>
          <w:tcPr>
            <w:tcW w:w="26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57393B95" w14:textId="77777777" w:rsidR="00C318EE" w:rsidRPr="00C318EE" w:rsidRDefault="00C318EE" w:rsidP="0010205C">
            <w:pPr>
              <w:bidi/>
              <w:rPr>
                <w:rFonts w:ascii="Arial" w:hAnsi="Arial" w:cs="Arial"/>
                <w:sz w:val="24"/>
                <w:szCs w:val="24"/>
              </w:rPr>
            </w:pPr>
            <w:r w:rsidRPr="00C318EE">
              <w:rPr>
                <w:rFonts w:ascii="Arial" w:hAnsi="Arial" w:cs="Arial"/>
                <w:sz w:val="24"/>
                <w:szCs w:val="24"/>
                <w:rtl/>
              </w:rPr>
              <w:t>טפסים</w:t>
            </w:r>
          </w:p>
        </w:tc>
        <w:tc>
          <w:tcPr>
            <w:tcW w:w="205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49AFA7AF" w14:textId="77777777" w:rsidR="00C318EE" w:rsidRPr="00C318EE" w:rsidRDefault="00C318EE" w:rsidP="0010205C">
            <w:pPr>
              <w:bidi/>
              <w:rPr>
                <w:rFonts w:ascii="Arial" w:hAnsi="Arial" w:cs="Arial"/>
                <w:sz w:val="24"/>
                <w:szCs w:val="24"/>
                <w:rtl/>
              </w:rPr>
            </w:pPr>
            <w:r w:rsidRPr="00C318EE">
              <w:rPr>
                <w:rFonts w:ascii="Arial" w:hAnsi="Arial" w:cs="Arial"/>
                <w:sz w:val="24"/>
                <w:szCs w:val="24"/>
                <w:rtl/>
              </w:rPr>
              <w:t>שכיר</w:t>
            </w:r>
          </w:p>
        </w:tc>
        <w:tc>
          <w:tcPr>
            <w:tcW w:w="269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9E2F3" w:themeFill="accent1" w:themeFillTint="33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14:paraId="72C0B545" w14:textId="77777777" w:rsidR="00C318EE" w:rsidRPr="00C318EE" w:rsidRDefault="00C318EE" w:rsidP="0010205C">
            <w:pPr>
              <w:bidi/>
              <w:rPr>
                <w:rFonts w:ascii="Arial" w:hAnsi="Arial" w:cs="Arial"/>
                <w:sz w:val="24"/>
                <w:szCs w:val="24"/>
              </w:rPr>
            </w:pPr>
            <w:r w:rsidRPr="00C318EE">
              <w:rPr>
                <w:rFonts w:ascii="Arial" w:hAnsi="Arial" w:cs="Arial"/>
                <w:sz w:val="24"/>
                <w:szCs w:val="24"/>
                <w:rtl/>
              </w:rPr>
              <w:t>עצמאי</w:t>
            </w:r>
          </w:p>
        </w:tc>
      </w:tr>
      <w:tr w:rsidR="00C318EE" w14:paraId="7AF232A0" w14:textId="77777777" w:rsidTr="00B52515">
        <w:trPr>
          <w:trHeight w:val="600"/>
        </w:trPr>
        <w:tc>
          <w:tcPr>
            <w:tcW w:w="2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45D970" w14:textId="77777777" w:rsidR="00C318EE" w:rsidRPr="009C5CCD" w:rsidRDefault="00C318EE" w:rsidP="0010205C">
            <w:pPr>
              <w:bidi/>
              <w:rPr>
                <w:rFonts w:ascii="Arial" w:hAnsi="Arial" w:cs="Arial"/>
                <w:b/>
                <w:bCs/>
                <w:sz w:val="24"/>
                <w:szCs w:val="24"/>
                <w:rtl/>
              </w:rPr>
            </w:pPr>
            <w:r w:rsidRPr="009C5CCD">
              <w:rPr>
                <w:rFonts w:ascii="Arial" w:hAnsi="Arial" w:cs="Arial"/>
                <w:b/>
                <w:bCs/>
                <w:sz w:val="24"/>
                <w:szCs w:val="24"/>
                <w:rtl/>
              </w:rPr>
              <w:t>טופס הצטרפות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B38AEE" w14:textId="77777777" w:rsidR="00C318EE" w:rsidRPr="00C318EE" w:rsidRDefault="00C318EE" w:rsidP="0010205C">
            <w:pPr>
              <w:bidi/>
              <w:rPr>
                <w:rFonts w:ascii="Arial" w:hAnsi="Arial" w:cs="Arial"/>
                <w:sz w:val="24"/>
                <w:szCs w:val="24"/>
                <w:rtl/>
              </w:rPr>
            </w:pPr>
            <w:r w:rsidRPr="00C318EE">
              <w:rPr>
                <w:rFonts w:ascii="Arial" w:hAnsi="Arial" w:cs="Arial"/>
                <w:sz w:val="24"/>
                <w:szCs w:val="24"/>
                <w:rtl/>
              </w:rPr>
              <w:t>חובה</w:t>
            </w:r>
          </w:p>
        </w:tc>
        <w:tc>
          <w:tcPr>
            <w:tcW w:w="26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E5C639" w14:textId="77777777" w:rsidR="00C318EE" w:rsidRPr="00C318EE" w:rsidRDefault="00C318EE" w:rsidP="0010205C">
            <w:pPr>
              <w:bidi/>
              <w:rPr>
                <w:rFonts w:ascii="Arial" w:hAnsi="Arial" w:cs="Arial"/>
                <w:sz w:val="24"/>
                <w:szCs w:val="24"/>
                <w:rtl/>
              </w:rPr>
            </w:pPr>
            <w:r w:rsidRPr="00C318EE">
              <w:rPr>
                <w:rFonts w:ascii="Arial" w:hAnsi="Arial" w:cs="Arial"/>
                <w:sz w:val="24"/>
                <w:szCs w:val="24"/>
                <w:rtl/>
              </w:rPr>
              <w:t>חובה</w:t>
            </w:r>
          </w:p>
        </w:tc>
      </w:tr>
      <w:tr w:rsidR="00C318EE" w14:paraId="2F39A3CE" w14:textId="77777777" w:rsidTr="00B52515">
        <w:trPr>
          <w:trHeight w:val="600"/>
        </w:trPr>
        <w:tc>
          <w:tcPr>
            <w:tcW w:w="2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8D0DA0" w14:textId="77777777" w:rsidR="00C318EE" w:rsidRPr="00C318EE" w:rsidRDefault="00C318EE" w:rsidP="0010205C">
            <w:pPr>
              <w:bidi/>
              <w:rPr>
                <w:rFonts w:ascii="Arial" w:hAnsi="Arial" w:cs="Arial"/>
                <w:sz w:val="24"/>
                <w:szCs w:val="24"/>
                <w:rtl/>
              </w:rPr>
            </w:pPr>
            <w:r w:rsidRPr="00C318EE">
              <w:rPr>
                <w:rFonts w:ascii="Arial" w:hAnsi="Arial" w:cs="Arial"/>
                <w:sz w:val="24"/>
                <w:szCs w:val="24"/>
                <w:rtl/>
              </w:rPr>
              <w:t>מסמך הנמקה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508360" w14:textId="77777777" w:rsidR="00C318EE" w:rsidRPr="00C318EE" w:rsidRDefault="00C318EE" w:rsidP="0010205C">
            <w:pPr>
              <w:bidi/>
              <w:rPr>
                <w:rFonts w:ascii="Arial" w:hAnsi="Arial" w:cs="Arial"/>
                <w:sz w:val="24"/>
                <w:szCs w:val="24"/>
                <w:rtl/>
              </w:rPr>
            </w:pPr>
            <w:r w:rsidRPr="00C318EE">
              <w:rPr>
                <w:rFonts w:ascii="Arial" w:hAnsi="Arial" w:cs="Arial"/>
                <w:sz w:val="24"/>
                <w:szCs w:val="24"/>
                <w:rtl/>
              </w:rPr>
              <w:t>לא חובה</w:t>
            </w:r>
          </w:p>
        </w:tc>
        <w:tc>
          <w:tcPr>
            <w:tcW w:w="26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CCC1F5" w14:textId="77777777" w:rsidR="00C318EE" w:rsidRPr="00C318EE" w:rsidRDefault="00C318EE" w:rsidP="0010205C">
            <w:pPr>
              <w:bidi/>
              <w:rPr>
                <w:rFonts w:ascii="Arial" w:hAnsi="Arial" w:cs="Arial"/>
                <w:sz w:val="24"/>
                <w:szCs w:val="24"/>
                <w:rtl/>
              </w:rPr>
            </w:pPr>
            <w:r w:rsidRPr="00C318EE">
              <w:rPr>
                <w:rFonts w:ascii="Arial" w:hAnsi="Arial" w:cs="Arial"/>
                <w:sz w:val="24"/>
                <w:szCs w:val="24"/>
                <w:rtl/>
              </w:rPr>
              <w:t>לא חובה</w:t>
            </w:r>
          </w:p>
        </w:tc>
      </w:tr>
      <w:tr w:rsidR="002B04CF" w14:paraId="522C6898" w14:textId="77777777" w:rsidTr="002B04CF">
        <w:trPr>
          <w:trHeight w:val="1452"/>
        </w:trPr>
        <w:tc>
          <w:tcPr>
            <w:tcW w:w="26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C9FD00" w14:textId="77777777" w:rsidR="002B04CF" w:rsidRDefault="002B04CF" w:rsidP="0010205C">
            <w:pPr>
              <w:bidi/>
              <w:rPr>
                <w:rFonts w:ascii="Arial" w:hAnsi="Arial" w:cs="Arial"/>
                <w:b/>
                <w:bCs/>
                <w:sz w:val="24"/>
                <w:szCs w:val="24"/>
                <w:rtl/>
              </w:rPr>
            </w:pPr>
            <w:r w:rsidRPr="009C5CCD">
              <w:rPr>
                <w:rFonts w:ascii="Arial" w:hAnsi="Arial" w:cs="Arial"/>
                <w:b/>
                <w:bCs/>
                <w:sz w:val="24"/>
                <w:szCs w:val="24"/>
                <w:rtl/>
              </w:rPr>
              <w:t>ייפוי כוח</w:t>
            </w:r>
          </w:p>
          <w:p w14:paraId="5EC6F1E0" w14:textId="77777777" w:rsidR="002B04CF" w:rsidRDefault="002B04CF" w:rsidP="00763842">
            <w:pPr>
              <w:bidi/>
              <w:rPr>
                <w:rFonts w:ascii="Arial" w:hAnsi="Arial" w:cs="Arial"/>
                <w:b/>
                <w:bCs/>
                <w:sz w:val="24"/>
                <w:szCs w:val="24"/>
                <w:rtl/>
              </w:rPr>
            </w:pPr>
          </w:p>
          <w:p w14:paraId="514DDA78" w14:textId="49FBDFD6" w:rsidR="002B04CF" w:rsidRPr="009C5CCD" w:rsidRDefault="002B04CF" w:rsidP="00763842">
            <w:pPr>
              <w:bidi/>
              <w:rPr>
                <w:rFonts w:ascii="Arial" w:hAnsi="Arial" w:cs="Arial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20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C3161F" w14:textId="52405ED0" w:rsidR="002B04CF" w:rsidRPr="00C318EE" w:rsidRDefault="002B04CF" w:rsidP="0010205C">
            <w:pPr>
              <w:bidi/>
              <w:rPr>
                <w:rFonts w:ascii="Arial" w:hAnsi="Arial" w:cs="Arial"/>
                <w:sz w:val="24"/>
                <w:szCs w:val="24"/>
                <w:rtl/>
              </w:rPr>
            </w:pPr>
            <w:r>
              <w:rPr>
                <w:rFonts w:ascii="Arial" w:hAnsi="Arial" w:cs="Arial" w:hint="cs"/>
                <w:sz w:val="24"/>
                <w:szCs w:val="24"/>
                <w:rtl/>
              </w:rPr>
              <w:t>חובה- במקרה והגיע מסמך הנמקה</w:t>
            </w:r>
          </w:p>
        </w:tc>
        <w:tc>
          <w:tcPr>
            <w:tcW w:w="269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3465A7" w14:textId="7CD5FE77" w:rsidR="002B04CF" w:rsidRPr="00C318EE" w:rsidRDefault="002B04CF" w:rsidP="0010205C">
            <w:pPr>
              <w:bidi/>
              <w:rPr>
                <w:rFonts w:ascii="Arial" w:hAnsi="Arial" w:cs="Arial"/>
                <w:sz w:val="24"/>
                <w:szCs w:val="24"/>
                <w:rtl/>
              </w:rPr>
            </w:pPr>
            <w:r>
              <w:rPr>
                <w:rFonts w:ascii="Arial" w:hAnsi="Arial" w:cs="Arial" w:hint="cs"/>
                <w:sz w:val="24"/>
                <w:szCs w:val="24"/>
                <w:rtl/>
              </w:rPr>
              <w:t>חובה- במקרה והגיע מסמך הנמקה</w:t>
            </w:r>
          </w:p>
        </w:tc>
      </w:tr>
      <w:tr w:rsidR="00C318EE" w14:paraId="0B8C59A2" w14:textId="77777777" w:rsidTr="002B04CF">
        <w:trPr>
          <w:trHeight w:val="900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B58084" w14:textId="77777777" w:rsidR="00C318EE" w:rsidRPr="00C318EE" w:rsidRDefault="00C318EE" w:rsidP="0010205C">
            <w:pPr>
              <w:bidi/>
              <w:rPr>
                <w:rFonts w:ascii="Arial" w:hAnsi="Arial" w:cs="Arial"/>
                <w:sz w:val="24"/>
                <w:szCs w:val="24"/>
                <w:rtl/>
              </w:rPr>
            </w:pPr>
            <w:r w:rsidRPr="00C318EE">
              <w:rPr>
                <w:rFonts w:ascii="Arial" w:hAnsi="Arial" w:cs="Arial"/>
                <w:sz w:val="24"/>
                <w:szCs w:val="24"/>
                <w:rtl/>
              </w:rPr>
              <w:t>אישור מעסיק לאפיק השקעה שונה מברירת המחדל</w:t>
            </w:r>
          </w:p>
        </w:tc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0FF91C" w14:textId="77777777" w:rsidR="00C318EE" w:rsidRPr="00C318EE" w:rsidRDefault="00C318EE" w:rsidP="0010205C">
            <w:pPr>
              <w:bidi/>
              <w:rPr>
                <w:rFonts w:ascii="Arial" w:hAnsi="Arial" w:cs="Arial"/>
                <w:sz w:val="24"/>
                <w:szCs w:val="24"/>
                <w:rtl/>
              </w:rPr>
            </w:pPr>
            <w:r w:rsidRPr="00C318EE">
              <w:rPr>
                <w:rFonts w:ascii="Arial" w:hAnsi="Arial" w:cs="Arial"/>
                <w:sz w:val="24"/>
                <w:szCs w:val="24"/>
                <w:rtl/>
              </w:rPr>
              <w:t>לא חובה</w:t>
            </w:r>
          </w:p>
        </w:tc>
        <w:tc>
          <w:tcPr>
            <w:tcW w:w="2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D460A4" w14:textId="77777777" w:rsidR="00C318EE" w:rsidRPr="00C318EE" w:rsidRDefault="00C318EE" w:rsidP="0010205C">
            <w:pPr>
              <w:bidi/>
              <w:rPr>
                <w:rFonts w:ascii="Arial" w:hAnsi="Arial" w:cs="Arial"/>
                <w:sz w:val="24"/>
                <w:szCs w:val="24"/>
                <w:rtl/>
              </w:rPr>
            </w:pPr>
            <w:r w:rsidRPr="00C318EE">
              <w:rPr>
                <w:rFonts w:ascii="Arial" w:hAnsi="Arial" w:cs="Arial"/>
                <w:sz w:val="24"/>
                <w:szCs w:val="24"/>
                <w:rtl/>
              </w:rPr>
              <w:t>לא חובה</w:t>
            </w:r>
          </w:p>
        </w:tc>
      </w:tr>
      <w:tr w:rsidR="002B04CF" w14:paraId="244EB134" w14:textId="77777777" w:rsidTr="002B04CF">
        <w:trPr>
          <w:trHeight w:val="1819"/>
        </w:trPr>
        <w:tc>
          <w:tcPr>
            <w:tcW w:w="26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308F99" w14:textId="77777777" w:rsidR="002B04CF" w:rsidRDefault="002B04CF" w:rsidP="0010205C">
            <w:pPr>
              <w:bidi/>
              <w:rPr>
                <w:rFonts w:ascii="Arial" w:hAnsi="Arial" w:cs="Arial"/>
                <w:sz w:val="24"/>
                <w:szCs w:val="24"/>
                <w:rtl/>
              </w:rPr>
            </w:pPr>
            <w:r w:rsidRPr="00C318EE">
              <w:rPr>
                <w:rFonts w:ascii="Arial" w:hAnsi="Arial" w:cs="Arial"/>
                <w:sz w:val="24"/>
                <w:szCs w:val="24"/>
                <w:rtl/>
              </w:rPr>
              <w:t>צילום ת.ז</w:t>
            </w:r>
          </w:p>
          <w:p w14:paraId="22575E77" w14:textId="1A62C51C" w:rsidR="002B04CF" w:rsidRPr="00C318EE" w:rsidRDefault="002B04CF" w:rsidP="00B52515">
            <w:pPr>
              <w:bidi/>
              <w:rPr>
                <w:rFonts w:ascii="Arial" w:hAnsi="Arial" w:cs="Arial"/>
                <w:sz w:val="24"/>
                <w:szCs w:val="24"/>
                <w:rtl/>
              </w:rPr>
            </w:pP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CFC111" w14:textId="4147934B" w:rsidR="002B04CF" w:rsidRPr="00C318EE" w:rsidRDefault="002B04CF" w:rsidP="0010205C">
            <w:pPr>
              <w:bidi/>
              <w:rPr>
                <w:rFonts w:ascii="Arial" w:hAnsi="Arial" w:cs="Arial"/>
                <w:sz w:val="24"/>
                <w:szCs w:val="24"/>
                <w:rtl/>
              </w:rPr>
            </w:pPr>
            <w:r w:rsidRPr="002B04CF">
              <w:rPr>
                <w:rFonts w:ascii="Arial" w:hAnsi="Arial" w:cs="Arial" w:hint="cs"/>
                <w:sz w:val="24"/>
                <w:szCs w:val="24"/>
                <w:rtl/>
              </w:rPr>
              <w:t xml:space="preserve">חובה- אם הגיע מסמך </w:t>
            </w:r>
            <w:proofErr w:type="spellStart"/>
            <w:r w:rsidRPr="002B04CF">
              <w:rPr>
                <w:rFonts w:ascii="Arial" w:hAnsi="Arial" w:cs="Arial" w:hint="cs"/>
                <w:sz w:val="24"/>
                <w:szCs w:val="24"/>
                <w:rtl/>
              </w:rPr>
              <w:t>יפוי</w:t>
            </w:r>
            <w:proofErr w:type="spellEnd"/>
            <w:r w:rsidRPr="002B04CF">
              <w:rPr>
                <w:rFonts w:ascii="Arial" w:hAnsi="Arial" w:cs="Arial" w:hint="cs"/>
                <w:sz w:val="24"/>
                <w:szCs w:val="24"/>
                <w:rtl/>
              </w:rPr>
              <w:t xml:space="preserve"> כוח או בקשת העברת כספים</w:t>
            </w:r>
          </w:p>
        </w:tc>
        <w:tc>
          <w:tcPr>
            <w:tcW w:w="269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2E67BE" w14:textId="683A7EDE" w:rsidR="002B04CF" w:rsidRPr="00C318EE" w:rsidRDefault="002B04CF" w:rsidP="0010205C">
            <w:pPr>
              <w:bidi/>
              <w:rPr>
                <w:rFonts w:ascii="Arial" w:hAnsi="Arial" w:cs="Arial"/>
                <w:sz w:val="24"/>
                <w:szCs w:val="24"/>
                <w:rtl/>
              </w:rPr>
            </w:pPr>
            <w:r w:rsidRPr="002B04CF">
              <w:rPr>
                <w:rFonts w:ascii="Arial" w:hAnsi="Arial" w:cs="Arial" w:hint="cs"/>
                <w:sz w:val="24"/>
                <w:szCs w:val="24"/>
                <w:rtl/>
              </w:rPr>
              <w:t xml:space="preserve">חובה- אם הגיע מסמך </w:t>
            </w:r>
            <w:proofErr w:type="spellStart"/>
            <w:r w:rsidRPr="002B04CF">
              <w:rPr>
                <w:rFonts w:ascii="Arial" w:hAnsi="Arial" w:cs="Arial" w:hint="cs"/>
                <w:sz w:val="24"/>
                <w:szCs w:val="24"/>
                <w:rtl/>
              </w:rPr>
              <w:t>יפוי</w:t>
            </w:r>
            <w:proofErr w:type="spellEnd"/>
            <w:r w:rsidRPr="002B04CF">
              <w:rPr>
                <w:rFonts w:ascii="Arial" w:hAnsi="Arial" w:cs="Arial" w:hint="cs"/>
                <w:sz w:val="24"/>
                <w:szCs w:val="24"/>
                <w:rtl/>
              </w:rPr>
              <w:t xml:space="preserve"> כוח או בקשת העברת כספים</w:t>
            </w:r>
          </w:p>
        </w:tc>
      </w:tr>
      <w:tr w:rsidR="00C318EE" w14:paraId="74F30DC3" w14:textId="77777777" w:rsidTr="002B04CF">
        <w:trPr>
          <w:trHeight w:val="300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F0CECF" w14:textId="77777777" w:rsidR="00C318EE" w:rsidRPr="009C5CCD" w:rsidRDefault="00C318EE" w:rsidP="0010205C">
            <w:pPr>
              <w:bidi/>
              <w:rPr>
                <w:rFonts w:ascii="Arial" w:hAnsi="Arial" w:cs="Arial"/>
                <w:b/>
                <w:bCs/>
                <w:sz w:val="24"/>
                <w:szCs w:val="24"/>
                <w:rtl/>
              </w:rPr>
            </w:pPr>
            <w:r w:rsidRPr="009C5CCD">
              <w:rPr>
                <w:rFonts w:ascii="Arial" w:hAnsi="Arial" w:cs="Arial"/>
                <w:b/>
                <w:bCs/>
                <w:sz w:val="24"/>
                <w:szCs w:val="24"/>
                <w:rtl/>
              </w:rPr>
              <w:t>בקשת העברת כספים</w:t>
            </w:r>
            <w:r w:rsidR="009C5CCD" w:rsidRPr="009C5CCD">
              <w:rPr>
                <w:rFonts w:ascii="Arial" w:hAnsi="Arial" w:cs="Arial" w:hint="cs"/>
                <w:b/>
                <w:bCs/>
                <w:sz w:val="24"/>
                <w:szCs w:val="24"/>
                <w:rtl/>
              </w:rPr>
              <w:t xml:space="preserve"> (ניוד)</w:t>
            </w:r>
          </w:p>
        </w:tc>
        <w:tc>
          <w:tcPr>
            <w:tcW w:w="20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3AE0E0" w14:textId="77777777" w:rsidR="00C318EE" w:rsidRPr="00C318EE" w:rsidRDefault="00C318EE" w:rsidP="0010205C">
            <w:pPr>
              <w:bidi/>
              <w:rPr>
                <w:rFonts w:ascii="Arial" w:hAnsi="Arial" w:cs="Arial"/>
                <w:sz w:val="24"/>
                <w:szCs w:val="24"/>
                <w:rtl/>
              </w:rPr>
            </w:pPr>
            <w:r w:rsidRPr="00C318EE">
              <w:rPr>
                <w:rFonts w:ascii="Arial" w:hAnsi="Arial" w:cs="Arial"/>
                <w:sz w:val="24"/>
                <w:szCs w:val="24"/>
                <w:rtl/>
              </w:rPr>
              <w:t>לא חובה</w:t>
            </w:r>
          </w:p>
        </w:tc>
        <w:tc>
          <w:tcPr>
            <w:tcW w:w="2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D1A6A6" w14:textId="77777777" w:rsidR="00C318EE" w:rsidRPr="00C318EE" w:rsidRDefault="00C318EE" w:rsidP="0010205C">
            <w:pPr>
              <w:bidi/>
              <w:rPr>
                <w:rFonts w:ascii="Arial" w:hAnsi="Arial" w:cs="Arial"/>
                <w:sz w:val="24"/>
                <w:szCs w:val="24"/>
                <w:rtl/>
              </w:rPr>
            </w:pPr>
            <w:r w:rsidRPr="00C318EE">
              <w:rPr>
                <w:rFonts w:ascii="Arial" w:hAnsi="Arial" w:cs="Arial"/>
                <w:sz w:val="24"/>
                <w:szCs w:val="24"/>
                <w:rtl/>
              </w:rPr>
              <w:t>לא חובה</w:t>
            </w:r>
          </w:p>
        </w:tc>
      </w:tr>
      <w:tr w:rsidR="00C318EE" w14:paraId="518A5A78" w14:textId="77777777" w:rsidTr="002B04CF">
        <w:trPr>
          <w:trHeight w:val="300"/>
        </w:trPr>
        <w:tc>
          <w:tcPr>
            <w:tcW w:w="266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63DB6A" w14:textId="77777777" w:rsidR="00C318EE" w:rsidRPr="00C318EE" w:rsidRDefault="00C318EE" w:rsidP="0010205C">
            <w:pPr>
              <w:bidi/>
              <w:rPr>
                <w:rFonts w:ascii="Arial" w:hAnsi="Arial" w:cs="Arial"/>
                <w:sz w:val="24"/>
                <w:szCs w:val="24"/>
                <w:rtl/>
              </w:rPr>
            </w:pPr>
            <w:r w:rsidRPr="00C318EE">
              <w:rPr>
                <w:rFonts w:ascii="Arial" w:hAnsi="Arial" w:cs="Arial"/>
                <w:sz w:val="24"/>
                <w:szCs w:val="24"/>
                <w:rtl/>
              </w:rPr>
              <w:t>טופס מינוי מוטבים</w:t>
            </w:r>
          </w:p>
        </w:tc>
        <w:tc>
          <w:tcPr>
            <w:tcW w:w="205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E548CD" w14:textId="77777777" w:rsidR="00C318EE" w:rsidRPr="00C318EE" w:rsidRDefault="00C318EE" w:rsidP="0010205C">
            <w:pPr>
              <w:bidi/>
              <w:rPr>
                <w:rFonts w:ascii="Arial" w:hAnsi="Arial" w:cs="Arial"/>
                <w:sz w:val="24"/>
                <w:szCs w:val="24"/>
                <w:rtl/>
              </w:rPr>
            </w:pPr>
            <w:r w:rsidRPr="00C318EE">
              <w:rPr>
                <w:rFonts w:ascii="Arial" w:hAnsi="Arial" w:cs="Arial"/>
                <w:sz w:val="24"/>
                <w:szCs w:val="24"/>
                <w:rtl/>
              </w:rPr>
              <w:t>לא חובה</w:t>
            </w:r>
          </w:p>
        </w:tc>
        <w:tc>
          <w:tcPr>
            <w:tcW w:w="2691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26AB66" w14:textId="77777777" w:rsidR="00C318EE" w:rsidRPr="00C318EE" w:rsidRDefault="00C318EE" w:rsidP="0010205C">
            <w:pPr>
              <w:bidi/>
              <w:rPr>
                <w:rFonts w:ascii="Arial" w:hAnsi="Arial" w:cs="Arial"/>
                <w:sz w:val="24"/>
                <w:szCs w:val="24"/>
                <w:rtl/>
              </w:rPr>
            </w:pPr>
            <w:r w:rsidRPr="00C318EE">
              <w:rPr>
                <w:rFonts w:ascii="Arial" w:hAnsi="Arial" w:cs="Arial"/>
                <w:sz w:val="24"/>
                <w:szCs w:val="24"/>
                <w:rtl/>
              </w:rPr>
              <w:t>לא חובה</w:t>
            </w:r>
          </w:p>
        </w:tc>
      </w:tr>
      <w:tr w:rsidR="00C318EE" w14:paraId="77EB2EAF" w14:textId="77777777" w:rsidTr="00B52515">
        <w:trPr>
          <w:trHeight w:val="300"/>
        </w:trPr>
        <w:tc>
          <w:tcPr>
            <w:tcW w:w="2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BD9572" w14:textId="77777777" w:rsidR="00C318EE" w:rsidRPr="00C318EE" w:rsidRDefault="00C318EE" w:rsidP="0010205C">
            <w:pPr>
              <w:bidi/>
              <w:rPr>
                <w:rFonts w:ascii="Arial" w:hAnsi="Arial" w:cs="Arial"/>
                <w:sz w:val="24"/>
                <w:szCs w:val="24"/>
                <w:rtl/>
              </w:rPr>
            </w:pPr>
            <w:r w:rsidRPr="00C318EE">
              <w:rPr>
                <w:rFonts w:ascii="Arial" w:hAnsi="Arial" w:cs="Arial"/>
                <w:sz w:val="24"/>
                <w:szCs w:val="24"/>
                <w:rtl/>
              </w:rPr>
              <w:t>הרשאה לחיוב חשבון</w:t>
            </w:r>
          </w:p>
        </w:tc>
        <w:tc>
          <w:tcPr>
            <w:tcW w:w="20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1B06D0" w14:textId="77777777" w:rsidR="00C318EE" w:rsidRPr="00C318EE" w:rsidRDefault="00C318EE" w:rsidP="0010205C">
            <w:pPr>
              <w:bidi/>
              <w:rPr>
                <w:rFonts w:ascii="Arial" w:hAnsi="Arial" w:cs="Arial"/>
                <w:sz w:val="24"/>
                <w:szCs w:val="24"/>
                <w:rtl/>
              </w:rPr>
            </w:pPr>
            <w:r w:rsidRPr="00C318EE">
              <w:rPr>
                <w:rFonts w:ascii="Arial" w:hAnsi="Arial" w:cs="Arial"/>
                <w:sz w:val="24"/>
                <w:szCs w:val="24"/>
                <w:rtl/>
              </w:rPr>
              <w:t>לא חובה</w:t>
            </w:r>
          </w:p>
        </w:tc>
        <w:tc>
          <w:tcPr>
            <w:tcW w:w="26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E12F95" w14:textId="77777777" w:rsidR="00C318EE" w:rsidRPr="00C318EE" w:rsidRDefault="00C318EE" w:rsidP="0010205C">
            <w:pPr>
              <w:bidi/>
              <w:rPr>
                <w:rFonts w:ascii="Arial" w:hAnsi="Arial" w:cs="Arial"/>
                <w:sz w:val="24"/>
                <w:szCs w:val="24"/>
                <w:rtl/>
              </w:rPr>
            </w:pPr>
            <w:r w:rsidRPr="00C318EE">
              <w:rPr>
                <w:rFonts w:ascii="Arial" w:hAnsi="Arial" w:cs="Arial"/>
                <w:sz w:val="24"/>
                <w:szCs w:val="24"/>
                <w:rtl/>
              </w:rPr>
              <w:t>לא חובה</w:t>
            </w:r>
          </w:p>
        </w:tc>
      </w:tr>
    </w:tbl>
    <w:p w14:paraId="146ADB53" w14:textId="77777777" w:rsidR="00C318EE" w:rsidRPr="00C318EE" w:rsidRDefault="00C318EE" w:rsidP="0010205C">
      <w:pPr>
        <w:bidi/>
        <w:spacing w:line="360" w:lineRule="auto"/>
        <w:rPr>
          <w:rFonts w:cstheme="minorHAnsi"/>
        </w:rPr>
      </w:pPr>
    </w:p>
    <w:p w14:paraId="626CBA6B" w14:textId="77777777" w:rsidR="00737314" w:rsidRDefault="00C318EE" w:rsidP="00890F57">
      <w:pPr>
        <w:pStyle w:val="ListParagraph"/>
        <w:numPr>
          <w:ilvl w:val="0"/>
          <w:numId w:val="3"/>
        </w:numPr>
        <w:bidi/>
        <w:spacing w:line="360" w:lineRule="auto"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כפי שניתן לראות בטבלה, המסמכים מסווגים לפי הפירוט הבא:</w:t>
      </w:r>
    </w:p>
    <w:p w14:paraId="00388EB7" w14:textId="77777777" w:rsidR="00C318EE" w:rsidRDefault="00C318EE" w:rsidP="00890F57">
      <w:pPr>
        <w:pStyle w:val="ListParagraph"/>
        <w:numPr>
          <w:ilvl w:val="0"/>
          <w:numId w:val="4"/>
        </w:numPr>
        <w:bidi/>
        <w:spacing w:line="360" w:lineRule="auto"/>
        <w:rPr>
          <w:rFonts w:asciiTheme="minorBidi" w:hAnsiTheme="minorBidi"/>
        </w:rPr>
      </w:pPr>
      <w:r w:rsidRPr="002F63DF">
        <w:rPr>
          <w:rFonts w:asciiTheme="minorBidi" w:hAnsiTheme="minorBidi" w:hint="cs"/>
          <w:b/>
          <w:bCs/>
          <w:rtl/>
        </w:rPr>
        <w:t>חובה</w:t>
      </w:r>
      <w:r w:rsidR="002F63DF">
        <w:rPr>
          <w:rFonts w:asciiTheme="minorBidi" w:hAnsiTheme="minorBidi" w:hint="cs"/>
          <w:b/>
          <w:bCs/>
          <w:rtl/>
        </w:rPr>
        <w:t xml:space="preserve"> </w:t>
      </w:r>
      <w:r>
        <w:rPr>
          <w:rFonts w:asciiTheme="minorBidi" w:hAnsiTheme="minorBidi" w:hint="cs"/>
          <w:rtl/>
        </w:rPr>
        <w:t>- טופס שב</w:t>
      </w:r>
      <w:r w:rsidR="002F63DF">
        <w:rPr>
          <w:rFonts w:asciiTheme="minorBidi" w:hAnsiTheme="minorBidi" w:hint="cs"/>
          <w:rtl/>
        </w:rPr>
        <w:t>היעדרו</w:t>
      </w:r>
      <w:r>
        <w:rPr>
          <w:rFonts w:asciiTheme="minorBidi" w:hAnsiTheme="minorBidi" w:hint="cs"/>
          <w:rtl/>
        </w:rPr>
        <w:t xml:space="preserve"> </w:t>
      </w:r>
      <w:r w:rsidRPr="002F63DF">
        <w:rPr>
          <w:rFonts w:asciiTheme="minorBidi" w:hAnsiTheme="minorBidi" w:hint="cs"/>
          <w:u w:val="single"/>
          <w:rtl/>
        </w:rPr>
        <w:t>לא ניתן</w:t>
      </w:r>
      <w:r>
        <w:rPr>
          <w:rFonts w:asciiTheme="minorBidi" w:hAnsiTheme="minorBidi" w:hint="cs"/>
          <w:rtl/>
        </w:rPr>
        <w:t xml:space="preserve"> להמשיך את תהליך ההצטרפות.</w:t>
      </w:r>
    </w:p>
    <w:p w14:paraId="4CE4E289" w14:textId="22FA755A" w:rsidR="000852B8" w:rsidRPr="00B52515" w:rsidRDefault="00C318EE" w:rsidP="00890F57">
      <w:pPr>
        <w:pStyle w:val="ListParagraph"/>
        <w:numPr>
          <w:ilvl w:val="0"/>
          <w:numId w:val="4"/>
        </w:numPr>
        <w:bidi/>
        <w:spacing w:line="360" w:lineRule="auto"/>
        <w:rPr>
          <w:rFonts w:asciiTheme="minorBidi" w:hAnsiTheme="minorBidi"/>
          <w:rtl/>
        </w:rPr>
      </w:pPr>
      <w:r w:rsidRPr="002F63DF">
        <w:rPr>
          <w:rFonts w:asciiTheme="minorBidi" w:hAnsiTheme="minorBidi" w:hint="cs"/>
          <w:b/>
          <w:bCs/>
          <w:rtl/>
        </w:rPr>
        <w:t>לא חובה</w:t>
      </w:r>
      <w:r w:rsidR="002F63DF"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 w:hint="cs"/>
          <w:rtl/>
        </w:rPr>
        <w:t xml:space="preserve">- </w:t>
      </w:r>
      <w:r w:rsidR="002F63DF">
        <w:rPr>
          <w:rFonts w:asciiTheme="minorBidi" w:hAnsiTheme="minorBidi" w:hint="cs"/>
          <w:rtl/>
        </w:rPr>
        <w:t xml:space="preserve">מסמך שבהיעדרו </w:t>
      </w:r>
      <w:r w:rsidR="002F63DF" w:rsidRPr="002F63DF">
        <w:rPr>
          <w:rFonts w:asciiTheme="minorBidi" w:hAnsiTheme="minorBidi" w:hint="cs"/>
          <w:u w:val="single"/>
          <w:rtl/>
        </w:rPr>
        <w:t xml:space="preserve">ניתן </w:t>
      </w:r>
      <w:r w:rsidR="002F63DF">
        <w:rPr>
          <w:rFonts w:asciiTheme="minorBidi" w:hAnsiTheme="minorBidi" w:hint="cs"/>
          <w:rtl/>
        </w:rPr>
        <w:t>להמשיך את תהליך ההצטרפות.</w:t>
      </w:r>
    </w:p>
    <w:p w14:paraId="03D370F9" w14:textId="77777777" w:rsidR="000852B8" w:rsidRPr="00BF507A" w:rsidRDefault="000852B8" w:rsidP="0010205C">
      <w:pPr>
        <w:bidi/>
        <w:spacing w:line="360" w:lineRule="auto"/>
        <w:ind w:firstLine="720"/>
        <w:rPr>
          <w:rFonts w:cstheme="minorHAnsi"/>
          <w:rtl/>
        </w:rPr>
      </w:pPr>
    </w:p>
    <w:p w14:paraId="61A1B3B5" w14:textId="77777777" w:rsidR="002E719C" w:rsidRDefault="0099608E" w:rsidP="0010205C">
      <w:pPr>
        <w:pStyle w:val="Heading2"/>
        <w:bidi/>
        <w:rPr>
          <w:rtl/>
        </w:rPr>
      </w:pPr>
      <w:bookmarkStart w:id="18" w:name="_Toc94512787"/>
      <w:r>
        <w:rPr>
          <w:rFonts w:hint="cs"/>
          <w:rtl/>
        </w:rPr>
        <w:t xml:space="preserve">תיאור תהליך בדיקת </w:t>
      </w:r>
      <w:r w:rsidR="00352410">
        <w:rPr>
          <w:rFonts w:hint="cs"/>
          <w:rtl/>
        </w:rPr>
        <w:t xml:space="preserve">קיט </w:t>
      </w:r>
      <w:r>
        <w:rPr>
          <w:rFonts w:hint="cs"/>
          <w:rtl/>
        </w:rPr>
        <w:t xml:space="preserve">המסמכים </w:t>
      </w:r>
      <w:r w:rsidR="00352410">
        <w:rPr>
          <w:rFonts w:hint="cs"/>
          <w:rtl/>
        </w:rPr>
        <w:t>בבקשה</w:t>
      </w:r>
      <w:r>
        <w:rPr>
          <w:rFonts w:hint="cs"/>
          <w:rtl/>
        </w:rPr>
        <w:t>:</w:t>
      </w:r>
      <w:bookmarkEnd w:id="18"/>
    </w:p>
    <w:p w14:paraId="137809E3" w14:textId="43B46D1C" w:rsidR="0099608E" w:rsidRPr="0099608E" w:rsidRDefault="0099608E" w:rsidP="00890F57">
      <w:pPr>
        <w:pStyle w:val="ListParagraph"/>
        <w:numPr>
          <w:ilvl w:val="0"/>
          <w:numId w:val="3"/>
        </w:numPr>
        <w:bidi/>
        <w:rPr>
          <w:b/>
          <w:bCs/>
          <w:sz w:val="28"/>
          <w:szCs w:val="28"/>
        </w:rPr>
      </w:pPr>
      <w:r>
        <w:rPr>
          <w:rFonts w:hint="cs"/>
          <w:rtl/>
        </w:rPr>
        <w:t>בשלב הראשוני המערכת תעבור על המסמכים המצורפים ותוודא את הימצאות</w:t>
      </w:r>
      <w:r w:rsidR="000852B8">
        <w:rPr>
          <w:rFonts w:hint="cs"/>
          <w:rtl/>
        </w:rPr>
        <w:t xml:space="preserve">ם </w:t>
      </w:r>
      <w:r>
        <w:rPr>
          <w:rFonts w:hint="cs"/>
          <w:rtl/>
        </w:rPr>
        <w:t>של טפסי החובה</w:t>
      </w:r>
      <w:r w:rsidR="0007553C">
        <w:rPr>
          <w:rFonts w:hint="cs"/>
          <w:rtl/>
        </w:rPr>
        <w:t>.</w:t>
      </w:r>
    </w:p>
    <w:p w14:paraId="7F2008DA" w14:textId="2EDF36AC" w:rsidR="000852B8" w:rsidRPr="00BD50E7" w:rsidRDefault="0099608E" w:rsidP="00890F57">
      <w:pPr>
        <w:pStyle w:val="ListParagraph"/>
        <w:numPr>
          <w:ilvl w:val="0"/>
          <w:numId w:val="3"/>
        </w:numPr>
        <w:bidi/>
        <w:rPr>
          <w:b/>
          <w:bCs/>
          <w:sz w:val="28"/>
          <w:szCs w:val="28"/>
        </w:rPr>
      </w:pPr>
      <w:r w:rsidRPr="00BD50E7">
        <w:rPr>
          <w:rFonts w:hint="cs"/>
          <w:rtl/>
        </w:rPr>
        <w:t>ב</w:t>
      </w:r>
      <w:r w:rsidR="000852B8" w:rsidRPr="00BD50E7">
        <w:rPr>
          <w:rFonts w:hint="cs"/>
          <w:rtl/>
        </w:rPr>
        <w:t>היעדר</w:t>
      </w:r>
      <w:r w:rsidRPr="00BD50E7">
        <w:rPr>
          <w:rFonts w:hint="cs"/>
          <w:rtl/>
        </w:rPr>
        <w:t xml:space="preserve"> טפסי החובה, </w:t>
      </w:r>
      <w:r w:rsidR="00B401E0" w:rsidRPr="00BD50E7">
        <w:rPr>
          <w:rFonts w:hint="cs"/>
          <w:rtl/>
        </w:rPr>
        <w:t xml:space="preserve">התהליך ייעצר והמייל יתויק בתיקיית </w:t>
      </w:r>
      <w:r w:rsidR="0007553C" w:rsidRPr="00BD50E7">
        <w:rPr>
          <w:rFonts w:hint="cs"/>
          <w:rtl/>
        </w:rPr>
        <w:t>טיפול ידני</w:t>
      </w:r>
      <w:r w:rsidR="00B401E0" w:rsidRPr="00BD50E7">
        <w:rPr>
          <w:rFonts w:hint="cs"/>
          <w:rtl/>
        </w:rPr>
        <w:t xml:space="preserve"> באימייל</w:t>
      </w:r>
      <w:r w:rsidR="0007553C" w:rsidRPr="00BD50E7">
        <w:rPr>
          <w:rFonts w:hint="cs"/>
          <w:rtl/>
        </w:rPr>
        <w:t xml:space="preserve"> (</w:t>
      </w:r>
      <w:r w:rsidR="0007553C" w:rsidRPr="00BD50E7">
        <w:t>manual</w:t>
      </w:r>
      <w:r w:rsidR="0007553C" w:rsidRPr="00BD50E7">
        <w:rPr>
          <w:rFonts w:hint="cs"/>
          <w:rtl/>
        </w:rPr>
        <w:t>)</w:t>
      </w:r>
      <w:r w:rsidR="00B401E0" w:rsidRPr="00BD50E7">
        <w:rPr>
          <w:rFonts w:hint="cs"/>
          <w:rtl/>
        </w:rPr>
        <w:t>.</w:t>
      </w:r>
    </w:p>
    <w:p w14:paraId="0B0086AA" w14:textId="3B9D8D6F" w:rsidR="0099608E" w:rsidRPr="00BD50E7" w:rsidRDefault="000852B8" w:rsidP="00890F57">
      <w:pPr>
        <w:pStyle w:val="ListParagraph"/>
        <w:numPr>
          <w:ilvl w:val="0"/>
          <w:numId w:val="3"/>
        </w:numPr>
        <w:bidi/>
        <w:rPr>
          <w:b/>
          <w:bCs/>
          <w:sz w:val="28"/>
          <w:szCs w:val="28"/>
        </w:rPr>
      </w:pPr>
      <w:r w:rsidRPr="00BD50E7">
        <w:rPr>
          <w:rFonts w:hint="cs"/>
          <w:rtl/>
        </w:rPr>
        <w:t xml:space="preserve">במידה וטפסי החובה קיימים, </w:t>
      </w:r>
      <w:r w:rsidR="002B4BE9" w:rsidRPr="00BD50E7">
        <w:rPr>
          <w:rFonts w:hint="cs"/>
          <w:rtl/>
        </w:rPr>
        <w:t>נסווג</w:t>
      </w:r>
      <w:r w:rsidRPr="00BD50E7">
        <w:rPr>
          <w:rFonts w:hint="cs"/>
          <w:rtl/>
        </w:rPr>
        <w:t xml:space="preserve"> את שאר המסמכים שהינם חלק מהקיט הנדרש</w:t>
      </w:r>
      <w:r w:rsidR="00B401E0" w:rsidRPr="00BD50E7">
        <w:rPr>
          <w:rFonts w:hint="cs"/>
          <w:rtl/>
        </w:rPr>
        <w:t xml:space="preserve"> ונעלה אותם כפריט עבודה</w:t>
      </w:r>
      <w:r w:rsidRPr="00BD50E7">
        <w:rPr>
          <w:rFonts w:hint="cs"/>
          <w:rtl/>
        </w:rPr>
        <w:t xml:space="preserve"> </w:t>
      </w:r>
      <w:r w:rsidR="0007553C" w:rsidRPr="00BD50E7">
        <w:rPr>
          <w:rFonts w:hint="cs"/>
          <w:rtl/>
        </w:rPr>
        <w:t>- במידה והבקשה תקינה היא תעבור לתיקיית הצלחה (</w:t>
      </w:r>
      <w:r w:rsidR="0007553C" w:rsidRPr="00BD50E7">
        <w:t>success</w:t>
      </w:r>
      <w:r w:rsidR="0007553C" w:rsidRPr="00BD50E7">
        <w:rPr>
          <w:rFonts w:hint="cs"/>
          <w:rtl/>
        </w:rPr>
        <w:t>).</w:t>
      </w:r>
    </w:p>
    <w:p w14:paraId="4C52333F" w14:textId="592D0E73" w:rsidR="00DC4825" w:rsidRPr="00BD50E7" w:rsidRDefault="00DC4825" w:rsidP="00890F57">
      <w:pPr>
        <w:pStyle w:val="ListParagraph"/>
        <w:numPr>
          <w:ilvl w:val="0"/>
          <w:numId w:val="3"/>
        </w:numPr>
        <w:bidi/>
        <w:rPr>
          <w:b/>
          <w:bCs/>
          <w:sz w:val="28"/>
          <w:szCs w:val="28"/>
        </w:rPr>
      </w:pPr>
      <w:r w:rsidRPr="00BD50E7">
        <w:rPr>
          <w:rFonts w:hint="cs"/>
          <w:rtl/>
        </w:rPr>
        <w:t xml:space="preserve">נוודא האם צורף לקיט טפסים שהימצאותם משפיעה על טפסי חובה נוספים , במידה וקיימים יש לוודא </w:t>
      </w:r>
      <w:proofErr w:type="spellStart"/>
      <w:r w:rsidRPr="00BD50E7">
        <w:rPr>
          <w:rFonts w:hint="cs"/>
          <w:rtl/>
        </w:rPr>
        <w:t>שטפסי</w:t>
      </w:r>
      <w:proofErr w:type="spellEnd"/>
      <w:r w:rsidRPr="00BD50E7">
        <w:rPr>
          <w:rFonts w:hint="cs"/>
          <w:rtl/>
        </w:rPr>
        <w:t xml:space="preserve"> החובה הקשורים אליהם צורפו. בהיעדר טפסים אלה נעביר את הבקשה לטיפול ידני.</w:t>
      </w:r>
    </w:p>
    <w:p w14:paraId="2E3AD7CA" w14:textId="181A8AE1" w:rsidR="000852B8" w:rsidRPr="00BD50E7" w:rsidRDefault="00352410" w:rsidP="00890F57">
      <w:pPr>
        <w:pStyle w:val="ListParagraph"/>
        <w:numPr>
          <w:ilvl w:val="0"/>
          <w:numId w:val="3"/>
        </w:numPr>
        <w:bidi/>
        <w:rPr>
          <w:b/>
          <w:bCs/>
          <w:sz w:val="28"/>
          <w:szCs w:val="28"/>
        </w:rPr>
      </w:pPr>
      <w:r w:rsidRPr="00BD50E7">
        <w:rPr>
          <w:rFonts w:hint="cs"/>
          <w:rtl/>
        </w:rPr>
        <w:t xml:space="preserve">נוודא כי לא קיימות צרופות שאינן חלק מקיט המסמכים הנדרש, במידה וקיימות נתעד </w:t>
      </w:r>
      <w:r w:rsidR="00DC4825" w:rsidRPr="00BD50E7">
        <w:rPr>
          <w:rFonts w:hint="cs"/>
          <w:rtl/>
        </w:rPr>
        <w:t xml:space="preserve">את הבקשה יחד עם הצרופות </w:t>
      </w:r>
      <w:r w:rsidRPr="00BD50E7">
        <w:rPr>
          <w:rFonts w:hint="cs"/>
          <w:rtl/>
        </w:rPr>
        <w:t>בתיקי</w:t>
      </w:r>
      <w:r w:rsidR="002B4BE9" w:rsidRPr="00BD50E7">
        <w:rPr>
          <w:rFonts w:hint="cs"/>
          <w:rtl/>
        </w:rPr>
        <w:t>ית אימייל</w:t>
      </w:r>
      <w:r w:rsidR="00DC4825" w:rsidRPr="00BD50E7">
        <w:rPr>
          <w:rFonts w:hint="cs"/>
          <w:rtl/>
        </w:rPr>
        <w:t xml:space="preserve"> אחר (</w:t>
      </w:r>
      <w:r w:rsidR="00DC4825" w:rsidRPr="00BD50E7">
        <w:t>other</w:t>
      </w:r>
      <w:r w:rsidR="00DC4825" w:rsidRPr="00BD50E7">
        <w:rPr>
          <w:rFonts w:hint="cs"/>
          <w:rtl/>
        </w:rPr>
        <w:t>)</w:t>
      </w:r>
      <w:r w:rsidRPr="00BD50E7">
        <w:rPr>
          <w:rFonts w:hint="cs"/>
          <w:rtl/>
        </w:rPr>
        <w:t xml:space="preserve"> שתוקצה לטובת המקרים הללו.</w:t>
      </w:r>
      <w:r w:rsidR="00DC4825" w:rsidRPr="00BD50E7">
        <w:rPr>
          <w:rtl/>
        </w:rPr>
        <w:br/>
      </w:r>
      <w:r w:rsidR="00DC4825" w:rsidRPr="00BD50E7">
        <w:rPr>
          <w:rFonts w:hint="cs"/>
          <w:rtl/>
        </w:rPr>
        <w:t xml:space="preserve">בנוסף המשתמש יקבל </w:t>
      </w:r>
      <w:r w:rsidR="00DC4825" w:rsidRPr="00BD50E7">
        <w:rPr>
          <w:rFonts w:ascii="Arial" w:hAnsi="Arial"/>
          <w:sz w:val="24"/>
          <w:szCs w:val="24"/>
          <w:rtl/>
        </w:rPr>
        <w:t>חיווי במערכת ה </w:t>
      </w:r>
      <w:r w:rsidR="00DC4825" w:rsidRPr="00BD50E7">
        <w:rPr>
          <w:sz w:val="24"/>
          <w:szCs w:val="24"/>
        </w:rPr>
        <w:t>CRM</w:t>
      </w:r>
      <w:r w:rsidR="00DC4825" w:rsidRPr="00BD50E7">
        <w:rPr>
          <w:rFonts w:ascii="Arial" w:hAnsi="Arial"/>
          <w:sz w:val="24"/>
          <w:szCs w:val="24"/>
          <w:rtl/>
        </w:rPr>
        <w:t> על פרטים הממתינים בתור (או אם יוחלט כי עומס העבודה מול המערכת הידנית הינו גבוה אז יהיה נציג שיתחבר למערכת ויטפל במנות הפתוחות ללא צורך בהתראה)</w:t>
      </w:r>
    </w:p>
    <w:p w14:paraId="412A0FA7" w14:textId="6B491D00" w:rsidR="00B70C04" w:rsidRDefault="00B70C04" w:rsidP="0010205C">
      <w:pPr>
        <w:pStyle w:val="Heading2"/>
        <w:bidi/>
        <w:rPr>
          <w:rtl/>
        </w:rPr>
      </w:pPr>
      <w:bookmarkStart w:id="19" w:name="_Toc94512788"/>
      <w:r>
        <w:rPr>
          <w:rFonts w:hint="cs"/>
          <w:rtl/>
        </w:rPr>
        <w:t>תרשים התהליך הכללי</w:t>
      </w:r>
      <w:bookmarkEnd w:id="19"/>
    </w:p>
    <w:p w14:paraId="6EEA69F4" w14:textId="31EFB7A4" w:rsidR="00B70C04" w:rsidRDefault="00B70C04" w:rsidP="00B70C04">
      <w:pPr>
        <w:bidi/>
        <w:rPr>
          <w:rtl/>
        </w:rPr>
      </w:pPr>
    </w:p>
    <w:p w14:paraId="5464EE1C" w14:textId="3F0F98B7" w:rsidR="00B70C04" w:rsidRDefault="00B70C04" w:rsidP="00B70C04">
      <w:pPr>
        <w:bidi/>
        <w:rPr>
          <w:rtl/>
        </w:rPr>
      </w:pPr>
    </w:p>
    <w:p w14:paraId="54627793" w14:textId="60922D19" w:rsidR="00B70C04" w:rsidRDefault="00B70C04" w:rsidP="00B70C04">
      <w:pPr>
        <w:bidi/>
        <w:rPr>
          <w:rtl/>
        </w:rPr>
      </w:pPr>
    </w:p>
    <w:p w14:paraId="62D90B18" w14:textId="3B8B90F4" w:rsidR="00B70C04" w:rsidRDefault="00B70C04" w:rsidP="00B70C04">
      <w:pPr>
        <w:bidi/>
        <w:rPr>
          <w:rtl/>
        </w:rPr>
      </w:pPr>
    </w:p>
    <w:p w14:paraId="7444B66E" w14:textId="0B179958" w:rsidR="00B70C04" w:rsidRDefault="00B70C04" w:rsidP="00B70C04">
      <w:pPr>
        <w:bidi/>
        <w:rPr>
          <w:rtl/>
        </w:rPr>
      </w:pPr>
    </w:p>
    <w:p w14:paraId="2362705B" w14:textId="127D0D0E" w:rsidR="00B70C04" w:rsidRDefault="00B70C04" w:rsidP="00B70C04">
      <w:pPr>
        <w:bidi/>
        <w:rPr>
          <w:rtl/>
        </w:rPr>
      </w:pPr>
    </w:p>
    <w:p w14:paraId="626A9C30" w14:textId="2EF6CFEE" w:rsidR="00B70C04" w:rsidRDefault="00B70C04" w:rsidP="00B70C04">
      <w:pPr>
        <w:bidi/>
        <w:rPr>
          <w:rtl/>
        </w:rPr>
      </w:pPr>
    </w:p>
    <w:p w14:paraId="4D93A5EB" w14:textId="3450F4A6" w:rsidR="00B70C04" w:rsidRDefault="00B70C04" w:rsidP="00B70C04">
      <w:pPr>
        <w:bidi/>
        <w:rPr>
          <w:rtl/>
        </w:rPr>
      </w:pPr>
    </w:p>
    <w:p w14:paraId="20C65AB3" w14:textId="7492490F" w:rsidR="00B70C04" w:rsidRDefault="00B70C04" w:rsidP="00B70C04">
      <w:pPr>
        <w:bidi/>
        <w:rPr>
          <w:rtl/>
        </w:rPr>
      </w:pPr>
    </w:p>
    <w:p w14:paraId="2B09C1F5" w14:textId="30629112" w:rsidR="00B70C04" w:rsidRDefault="00B70C04" w:rsidP="00B70C04">
      <w:pPr>
        <w:bidi/>
        <w:rPr>
          <w:rtl/>
        </w:rPr>
      </w:pPr>
    </w:p>
    <w:p w14:paraId="50643ACD" w14:textId="3030AD74" w:rsidR="00B70C04" w:rsidRDefault="00B70C04" w:rsidP="00B70C04">
      <w:pPr>
        <w:bidi/>
        <w:rPr>
          <w:rtl/>
        </w:rPr>
      </w:pPr>
    </w:p>
    <w:p w14:paraId="567B12F5" w14:textId="4A931659" w:rsidR="00B70C04" w:rsidRDefault="00B70C04" w:rsidP="00B70C04">
      <w:pPr>
        <w:bidi/>
        <w:rPr>
          <w:rtl/>
        </w:rPr>
      </w:pPr>
    </w:p>
    <w:p w14:paraId="07CD29E7" w14:textId="64CD4707" w:rsidR="00B70C04" w:rsidRDefault="00B70C04" w:rsidP="00B70C04">
      <w:pPr>
        <w:bidi/>
        <w:rPr>
          <w:rtl/>
        </w:rPr>
      </w:pPr>
    </w:p>
    <w:p w14:paraId="322AB5A7" w14:textId="2B87A6E7" w:rsidR="00B70C04" w:rsidRDefault="00B70C04" w:rsidP="00B70C04">
      <w:pPr>
        <w:bidi/>
        <w:rPr>
          <w:rtl/>
        </w:rPr>
      </w:pPr>
    </w:p>
    <w:p w14:paraId="0E1AC097" w14:textId="335B1E13" w:rsidR="00B70C04" w:rsidRDefault="00B70C04" w:rsidP="00B70C04">
      <w:pPr>
        <w:bidi/>
        <w:rPr>
          <w:rtl/>
        </w:rPr>
      </w:pPr>
    </w:p>
    <w:p w14:paraId="0F2FDFF2" w14:textId="5F25454C" w:rsidR="00E53175" w:rsidRDefault="00E53175" w:rsidP="00E53175">
      <w:pPr>
        <w:bidi/>
        <w:rPr>
          <w:noProof/>
          <w:lang w:val="he-IL"/>
        </w:rPr>
      </w:pPr>
    </w:p>
    <w:p w14:paraId="53E0F9B1" w14:textId="23C33887" w:rsidR="00E53175" w:rsidRDefault="00E53175" w:rsidP="00257FA7">
      <w:pPr>
        <w:bidi/>
        <w:rPr>
          <w:noProof/>
          <w:rtl/>
          <w:lang w:val="he-IL"/>
        </w:rPr>
      </w:pPr>
    </w:p>
    <w:p w14:paraId="135C5249" w14:textId="6ADA08A4" w:rsidR="00866D05" w:rsidRDefault="00866D05" w:rsidP="00866D05">
      <w:pPr>
        <w:bidi/>
        <w:rPr>
          <w:noProof/>
          <w:rtl/>
          <w:lang w:val="he-IL"/>
        </w:rPr>
      </w:pPr>
    </w:p>
    <w:p w14:paraId="498A672D" w14:textId="5DA4FCE4" w:rsidR="00866D05" w:rsidRDefault="00866D05" w:rsidP="00866D05">
      <w:pPr>
        <w:bidi/>
        <w:rPr>
          <w:noProof/>
          <w:rtl/>
          <w:lang w:val="he-IL"/>
        </w:rPr>
      </w:pPr>
    </w:p>
    <w:p w14:paraId="1D86A4FA" w14:textId="75813D8B" w:rsidR="00866D05" w:rsidRDefault="00866D05" w:rsidP="00866D05">
      <w:pPr>
        <w:bidi/>
        <w:rPr>
          <w:noProof/>
          <w:rtl/>
          <w:lang w:val="he-IL"/>
        </w:rPr>
      </w:pPr>
      <w:r>
        <w:rPr>
          <w:noProof/>
          <w:rtl/>
          <w:lang w:val="he-IL"/>
        </w:rPr>
        <w:lastRenderedPageBreak/>
        <w:drawing>
          <wp:inline distT="0" distB="0" distL="0" distR="0" wp14:anchorId="7A22FC32" wp14:editId="2FDA598D">
            <wp:extent cx="5368290" cy="82296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2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7A81" w14:textId="498D8DE4" w:rsidR="00866D05" w:rsidRDefault="00866D05" w:rsidP="00866D05">
      <w:pPr>
        <w:bidi/>
        <w:rPr>
          <w:noProof/>
          <w:rtl/>
          <w:lang w:val="he-IL"/>
        </w:rPr>
      </w:pPr>
    </w:p>
    <w:p w14:paraId="5689344D" w14:textId="68A84AF5" w:rsidR="00866D05" w:rsidRDefault="00866D05" w:rsidP="00866D05">
      <w:pPr>
        <w:bidi/>
        <w:rPr>
          <w:noProof/>
          <w:rtl/>
          <w:lang w:val="he-IL"/>
        </w:rPr>
      </w:pPr>
    </w:p>
    <w:p w14:paraId="1B5082CE" w14:textId="7AB6DE97" w:rsidR="00866D05" w:rsidRDefault="00866D05" w:rsidP="00866D05">
      <w:pPr>
        <w:bidi/>
        <w:rPr>
          <w:noProof/>
          <w:rtl/>
          <w:lang w:val="he-IL"/>
        </w:rPr>
      </w:pPr>
    </w:p>
    <w:p w14:paraId="54864B2E" w14:textId="3EFEF529" w:rsidR="00866D05" w:rsidRDefault="00866D05" w:rsidP="00866D05">
      <w:pPr>
        <w:bidi/>
        <w:rPr>
          <w:noProof/>
          <w:rtl/>
          <w:lang w:val="he-IL"/>
        </w:rPr>
      </w:pPr>
    </w:p>
    <w:p w14:paraId="560FEA61" w14:textId="3B9F65D4" w:rsidR="00866D05" w:rsidRDefault="00866D05" w:rsidP="00866D05">
      <w:pPr>
        <w:bidi/>
        <w:rPr>
          <w:noProof/>
          <w:rtl/>
          <w:lang w:val="he-IL"/>
        </w:rPr>
      </w:pPr>
    </w:p>
    <w:p w14:paraId="6D1240A4" w14:textId="7046D07B" w:rsidR="00866D05" w:rsidRDefault="00866D05" w:rsidP="00866D05">
      <w:pPr>
        <w:bidi/>
        <w:rPr>
          <w:noProof/>
          <w:rtl/>
          <w:lang w:val="he-IL"/>
        </w:rPr>
      </w:pPr>
    </w:p>
    <w:p w14:paraId="67B8F717" w14:textId="3DEC29A9" w:rsidR="00866D05" w:rsidRDefault="00866D05" w:rsidP="00866D05">
      <w:pPr>
        <w:bidi/>
        <w:rPr>
          <w:noProof/>
          <w:rtl/>
          <w:lang w:val="he-IL"/>
        </w:rPr>
      </w:pPr>
    </w:p>
    <w:p w14:paraId="28071F59" w14:textId="344A62D6" w:rsidR="00866D05" w:rsidRDefault="00866D05" w:rsidP="00866D05">
      <w:pPr>
        <w:bidi/>
        <w:rPr>
          <w:noProof/>
          <w:rtl/>
          <w:lang w:val="he-IL"/>
        </w:rPr>
      </w:pPr>
    </w:p>
    <w:p w14:paraId="24BE8CDA" w14:textId="3D2E4A42" w:rsidR="00866D05" w:rsidRDefault="00866D05" w:rsidP="00866D05">
      <w:pPr>
        <w:bidi/>
        <w:rPr>
          <w:noProof/>
          <w:rtl/>
          <w:lang w:val="he-IL"/>
        </w:rPr>
      </w:pPr>
    </w:p>
    <w:p w14:paraId="33E38F42" w14:textId="3BFBA32E" w:rsidR="00866D05" w:rsidRDefault="00866D05" w:rsidP="00866D05">
      <w:pPr>
        <w:bidi/>
        <w:rPr>
          <w:noProof/>
          <w:rtl/>
          <w:lang w:val="he-IL"/>
        </w:rPr>
      </w:pPr>
    </w:p>
    <w:p w14:paraId="3FAFEB23" w14:textId="5ADC65DF" w:rsidR="00866D05" w:rsidRDefault="00866D05" w:rsidP="00866D05">
      <w:pPr>
        <w:bidi/>
        <w:rPr>
          <w:noProof/>
          <w:rtl/>
          <w:lang w:val="he-IL"/>
        </w:rPr>
      </w:pPr>
    </w:p>
    <w:p w14:paraId="543CF2C7" w14:textId="413AA32B" w:rsidR="00866D05" w:rsidRDefault="00866D05" w:rsidP="00866D05">
      <w:pPr>
        <w:bidi/>
        <w:rPr>
          <w:noProof/>
          <w:rtl/>
          <w:lang w:val="he-IL"/>
        </w:rPr>
      </w:pPr>
    </w:p>
    <w:p w14:paraId="01929186" w14:textId="77777777" w:rsidR="00866D05" w:rsidRDefault="00866D05" w:rsidP="00866D05">
      <w:pPr>
        <w:bidi/>
        <w:rPr>
          <w:noProof/>
          <w:lang w:val="he-IL"/>
        </w:rPr>
      </w:pPr>
    </w:p>
    <w:p w14:paraId="09E7E576" w14:textId="340F5908" w:rsidR="00E53175" w:rsidRPr="008A682F" w:rsidRDefault="00E53175" w:rsidP="00E53175">
      <w:pPr>
        <w:bidi/>
        <w:rPr>
          <w:rtl/>
        </w:rPr>
      </w:pPr>
    </w:p>
    <w:p w14:paraId="1D0BF940" w14:textId="77777777" w:rsidR="004F6625" w:rsidRDefault="004F6625" w:rsidP="004F6625">
      <w:pPr>
        <w:bidi/>
        <w:rPr>
          <w:b/>
          <w:bCs/>
          <w:sz w:val="28"/>
          <w:szCs w:val="28"/>
        </w:rPr>
      </w:pPr>
    </w:p>
    <w:p w14:paraId="3B7164DB" w14:textId="77777777" w:rsidR="002E719C" w:rsidRPr="002E719C" w:rsidRDefault="002E719C" w:rsidP="0010205C">
      <w:pPr>
        <w:pStyle w:val="Heading2"/>
        <w:bidi/>
        <w:rPr>
          <w:rtl/>
        </w:rPr>
      </w:pPr>
      <w:bookmarkStart w:id="20" w:name="_Toc94512789"/>
      <w:r w:rsidRPr="002E719C">
        <w:rPr>
          <w:rFonts w:hint="cs"/>
          <w:rtl/>
        </w:rPr>
        <w:t>תהליך מסגרת:</w:t>
      </w:r>
      <w:bookmarkEnd w:id="20"/>
    </w:p>
    <w:p w14:paraId="08370792" w14:textId="77777777" w:rsidR="002E719C" w:rsidRDefault="002E719C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422A0FA1" w14:textId="77777777" w:rsidR="0076077A" w:rsidRPr="002E719C" w:rsidRDefault="00CC049A" w:rsidP="0010205C">
      <w:pPr>
        <w:bidi/>
        <w:rPr>
          <w:rtl/>
        </w:rPr>
      </w:pPr>
      <w:r>
        <w:lastRenderedPageBreak/>
        <w:t xml:space="preserve"> </w:t>
      </w:r>
      <w:r w:rsidR="001B60A4">
        <w:object w:dxaOrig="4982" w:dyaOrig="9846" w14:anchorId="1FE3D8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9.95pt;height:477.7pt" o:ole="">
            <v:imagedata r:id="rId9" o:title=""/>
          </v:shape>
          <o:OLEObject Type="Embed" ProgID="Visio.Drawing.15" ShapeID="_x0000_i1025" DrawAspect="Content" ObjectID="_1707575533" r:id="rId10"/>
        </w:object>
      </w:r>
    </w:p>
    <w:p w14:paraId="36E65556" w14:textId="6CB1A20F" w:rsidR="00E6098A" w:rsidRDefault="00E6098A" w:rsidP="00E6098A">
      <w:pPr>
        <w:bidi/>
        <w:rPr>
          <w:sz w:val="32"/>
          <w:szCs w:val="32"/>
          <w:rtl/>
        </w:rPr>
      </w:pPr>
    </w:p>
    <w:p w14:paraId="75A312C1" w14:textId="77777777" w:rsidR="00E6098A" w:rsidRDefault="00E6098A" w:rsidP="00E6098A">
      <w:pPr>
        <w:bidi/>
        <w:rPr>
          <w:sz w:val="32"/>
          <w:szCs w:val="32"/>
          <w:rtl/>
        </w:rPr>
      </w:pPr>
    </w:p>
    <w:p w14:paraId="5EF05F1F" w14:textId="77777777" w:rsidR="00E6098A" w:rsidRDefault="00E6098A" w:rsidP="00E6098A">
      <w:pPr>
        <w:bidi/>
        <w:rPr>
          <w:sz w:val="32"/>
          <w:szCs w:val="32"/>
          <w:rtl/>
        </w:rPr>
      </w:pPr>
    </w:p>
    <w:p w14:paraId="62A6780A" w14:textId="7B2CB732" w:rsidR="001B60A4" w:rsidRDefault="001B60A4" w:rsidP="00E6098A">
      <w:pPr>
        <w:bidi/>
        <w:rPr>
          <w:sz w:val="32"/>
          <w:szCs w:val="32"/>
          <w:rtl/>
        </w:rPr>
      </w:pPr>
    </w:p>
    <w:p w14:paraId="27580EB2" w14:textId="77777777" w:rsidR="008D2F1D" w:rsidRDefault="008D2F1D" w:rsidP="0010205C">
      <w:pPr>
        <w:pStyle w:val="Heading2"/>
        <w:bidi/>
      </w:pPr>
      <w:bookmarkStart w:id="21" w:name="_Toc94512790"/>
      <w:r w:rsidRPr="00A80FDD">
        <w:rPr>
          <w:rFonts w:hint="cs"/>
          <w:rtl/>
        </w:rPr>
        <w:lastRenderedPageBreak/>
        <w:t>תיאור המסלולים של שליפת הפרמטרים:</w:t>
      </w:r>
      <w:bookmarkEnd w:id="21"/>
    </w:p>
    <w:p w14:paraId="78388E30" w14:textId="61675A6C" w:rsidR="008D2F1D" w:rsidRPr="00D41DB9" w:rsidRDefault="008D2F1D" w:rsidP="0010205C">
      <w:pPr>
        <w:tabs>
          <w:tab w:val="left" w:pos="451"/>
          <w:tab w:val="right" w:pos="8640"/>
        </w:tabs>
        <w:bidi/>
        <w:rPr>
          <w:b/>
          <w:bCs/>
          <w:sz w:val="28"/>
          <w:szCs w:val="28"/>
        </w:rPr>
      </w:pPr>
      <w:bookmarkStart w:id="22" w:name="_Toc94512791"/>
      <w:r w:rsidRPr="00D41DB9">
        <w:rPr>
          <w:rStyle w:val="Heading3Char"/>
          <w:rFonts w:hint="cs"/>
          <w:rtl/>
        </w:rPr>
        <w:t>מסלול אדום</w:t>
      </w:r>
      <w:r w:rsidR="00E6098A">
        <w:rPr>
          <w:rStyle w:val="Heading3Char"/>
          <w:rFonts w:hint="cs"/>
          <w:rtl/>
        </w:rPr>
        <w:t>-</w:t>
      </w:r>
      <w:r w:rsidR="00E6098A">
        <w:rPr>
          <w:rStyle w:val="Heading3Char"/>
          <w:rFonts w:hint="cs"/>
        </w:rPr>
        <w:t xml:space="preserve"> </w:t>
      </w:r>
      <w:r w:rsidR="00E6098A">
        <w:rPr>
          <w:rStyle w:val="Heading3Char"/>
          <w:rFonts w:hint="cs"/>
          <w:rtl/>
        </w:rPr>
        <w:t xml:space="preserve"> טיפול ידני</w:t>
      </w:r>
      <w:bookmarkEnd w:id="22"/>
    </w:p>
    <w:p w14:paraId="2CB3CB3D" w14:textId="77777777" w:rsidR="008D2F1D" w:rsidRDefault="00644D8C" w:rsidP="0010205C">
      <w:pPr>
        <w:pStyle w:val="ListParagraph"/>
        <w:tabs>
          <w:tab w:val="left" w:pos="451"/>
          <w:tab w:val="right" w:pos="8640"/>
        </w:tabs>
        <w:bidi/>
        <w:ind w:left="1080"/>
        <w:rPr>
          <w:rtl/>
        </w:rPr>
      </w:pPr>
      <w:r>
        <w:rPr>
          <w:rFonts w:hint="cs"/>
          <w:rtl/>
        </w:rPr>
        <w:t>התרחישים בהם תהליך שליפת הפרמטרים ייכנס למסלול האדום:</w:t>
      </w:r>
    </w:p>
    <w:p w14:paraId="0888AA1F" w14:textId="77777777" w:rsidR="00D41DB9" w:rsidRDefault="00D41DB9" w:rsidP="0010205C">
      <w:pPr>
        <w:pStyle w:val="ListParagraph"/>
        <w:tabs>
          <w:tab w:val="left" w:pos="451"/>
          <w:tab w:val="right" w:pos="8640"/>
        </w:tabs>
        <w:bidi/>
        <w:ind w:left="1080"/>
        <w:rPr>
          <w:rtl/>
        </w:rPr>
      </w:pPr>
    </w:p>
    <w:p w14:paraId="5C61F994" w14:textId="1CD55A3A" w:rsidR="00D41DB9" w:rsidRDefault="00644D8C" w:rsidP="00890F57">
      <w:pPr>
        <w:pStyle w:val="ListParagraph"/>
        <w:numPr>
          <w:ilvl w:val="0"/>
          <w:numId w:val="12"/>
        </w:numPr>
        <w:tabs>
          <w:tab w:val="left" w:pos="451"/>
          <w:tab w:val="right" w:pos="8640"/>
        </w:tabs>
        <w:bidi/>
      </w:pPr>
      <w:r>
        <w:rPr>
          <w:rFonts w:hint="cs"/>
          <w:rtl/>
        </w:rPr>
        <w:t>הפרמטרים נכתבו בכתב יד , דבר אשר לא מאפשר לקרוא את הנתונים כראוי.</w:t>
      </w:r>
      <w:r w:rsidR="00ED6FAE">
        <w:rPr>
          <w:rtl/>
        </w:rPr>
        <w:br/>
      </w:r>
      <w:r w:rsidR="00C124F5">
        <w:rPr>
          <w:rFonts w:hint="cs"/>
          <w:rtl/>
        </w:rPr>
        <w:t xml:space="preserve"> </w:t>
      </w:r>
      <w:r>
        <w:rPr>
          <w:rFonts w:hint="cs"/>
          <w:rtl/>
        </w:rPr>
        <w:t>במקרה הנ"ל התהליך ייכשל והאימייל יועבר לתיקיית טיפול ידני.</w:t>
      </w:r>
      <w:ins w:id="23" w:author="Yael Blumenfeld" w:date="2022-01-09T11:19:00Z">
        <w:r w:rsidR="00B83E58">
          <w:rPr>
            <w:rFonts w:hint="cs"/>
            <w:rtl/>
          </w:rPr>
          <w:t xml:space="preserve"> </w:t>
        </w:r>
      </w:ins>
      <w:r w:rsidR="00ED6FAE">
        <w:rPr>
          <w:rtl/>
        </w:rPr>
        <w:br/>
      </w:r>
    </w:p>
    <w:p w14:paraId="35B07AA8" w14:textId="77777777" w:rsidR="00C07706" w:rsidRDefault="00C07706" w:rsidP="00890F57">
      <w:pPr>
        <w:pStyle w:val="ListParagraph"/>
        <w:numPr>
          <w:ilvl w:val="0"/>
          <w:numId w:val="12"/>
        </w:numPr>
        <w:tabs>
          <w:tab w:val="left" w:pos="451"/>
          <w:tab w:val="right" w:pos="8640"/>
        </w:tabs>
        <w:bidi/>
      </w:pPr>
      <w:r>
        <w:rPr>
          <w:rFonts w:hint="cs"/>
          <w:rtl/>
        </w:rPr>
        <w:t>פרמטרים ספציפיים שסווגו בטופס כפרמטרים שקיומם או אי קיומם יגרמו להפלת התהליך לטיפול ידני (ניתן לראות פירוט בטבלת הפרמטרים של כל טופס).</w:t>
      </w:r>
    </w:p>
    <w:p w14:paraId="4E5E5B58" w14:textId="77777777" w:rsidR="00D41DB9" w:rsidRDefault="00D41DB9" w:rsidP="0010205C">
      <w:pPr>
        <w:pStyle w:val="ListParagraph"/>
        <w:tabs>
          <w:tab w:val="left" w:pos="451"/>
          <w:tab w:val="right" w:pos="8640"/>
        </w:tabs>
        <w:bidi/>
        <w:ind w:left="1494"/>
      </w:pPr>
    </w:p>
    <w:p w14:paraId="14E3106B" w14:textId="77777777" w:rsidR="002064F4" w:rsidRDefault="002064F4" w:rsidP="00890F57">
      <w:pPr>
        <w:pStyle w:val="ListParagraph"/>
        <w:numPr>
          <w:ilvl w:val="0"/>
          <w:numId w:val="12"/>
        </w:numPr>
        <w:tabs>
          <w:tab w:val="left" w:pos="451"/>
          <w:tab w:val="right" w:pos="8640"/>
        </w:tabs>
        <w:bidi/>
      </w:pPr>
      <w:r>
        <w:rPr>
          <w:rFonts w:hint="cs"/>
          <w:rtl/>
        </w:rPr>
        <w:t>מיילים שמכילים טפסים או צרופות שאינן קשורות לתהליך של הצטרפות לפנסיה של מור</w:t>
      </w:r>
      <w:r w:rsidR="002C7688">
        <w:rPr>
          <w:rFonts w:hint="cs"/>
          <w:rtl/>
        </w:rPr>
        <w:t>.</w:t>
      </w:r>
    </w:p>
    <w:p w14:paraId="65F99D5B" w14:textId="77777777" w:rsidR="008E46C2" w:rsidRPr="00C07706" w:rsidRDefault="008E46C2" w:rsidP="0010205C">
      <w:pPr>
        <w:pStyle w:val="ListParagraph"/>
        <w:tabs>
          <w:tab w:val="left" w:pos="451"/>
          <w:tab w:val="right" w:pos="8640"/>
        </w:tabs>
        <w:bidi/>
        <w:ind w:left="1440"/>
      </w:pPr>
    </w:p>
    <w:p w14:paraId="341686A6" w14:textId="3FF32349" w:rsidR="008E46C2" w:rsidRPr="00BD50E7" w:rsidRDefault="009924BE" w:rsidP="009924BE">
      <w:pPr>
        <w:tabs>
          <w:tab w:val="left" w:pos="451"/>
          <w:tab w:val="right" w:pos="8640"/>
        </w:tabs>
        <w:bidi/>
        <w:rPr>
          <w:rtl/>
        </w:rPr>
      </w:pPr>
      <w:r w:rsidRPr="00BD50E7">
        <w:rPr>
          <w:rtl/>
        </w:rPr>
        <w:t>המשתמש יקבל חיווי במערכת ה </w:t>
      </w:r>
      <w:r w:rsidRPr="00BD50E7">
        <w:t>CRM</w:t>
      </w:r>
      <w:r w:rsidRPr="00BD50E7">
        <w:rPr>
          <w:rtl/>
        </w:rPr>
        <w:t> על פרטים הממתינים בתור (או אם יוחלט כי עומס העבודה מול המערכת הידנית הינו גבוה אז יהיה נציג שיתחבר למערכת ויטפל במנות הפתוחות ללא צורך בהתראה</w:t>
      </w:r>
      <w:r w:rsidRPr="00BD50E7">
        <w:rPr>
          <w:rFonts w:ascii="Arial" w:hAnsi="Arial"/>
          <w:sz w:val="24"/>
          <w:szCs w:val="24"/>
          <w:rtl/>
        </w:rPr>
        <w:t>)</w:t>
      </w:r>
    </w:p>
    <w:p w14:paraId="5F3858EF" w14:textId="70FE53BF" w:rsidR="00644D8C" w:rsidRPr="00D41DB9" w:rsidRDefault="00644D8C" w:rsidP="0010205C">
      <w:pPr>
        <w:tabs>
          <w:tab w:val="left" w:pos="451"/>
          <w:tab w:val="right" w:pos="8640"/>
        </w:tabs>
        <w:bidi/>
        <w:rPr>
          <w:b/>
          <w:bCs/>
          <w:sz w:val="28"/>
          <w:szCs w:val="28"/>
        </w:rPr>
      </w:pPr>
      <w:bookmarkStart w:id="24" w:name="_Toc94512792"/>
      <w:r w:rsidRPr="00D41DB9">
        <w:rPr>
          <w:rStyle w:val="Heading3Char"/>
          <w:rFonts w:hint="cs"/>
          <w:rtl/>
        </w:rPr>
        <w:t>מסלול כתום</w:t>
      </w:r>
      <w:r w:rsidR="00E6098A">
        <w:rPr>
          <w:rStyle w:val="Heading3Char"/>
          <w:rFonts w:hint="cs"/>
          <w:rtl/>
        </w:rPr>
        <w:t xml:space="preserve">- טיפול ידני בעקבות סך הפרמטרים נמוך מ </w:t>
      </w:r>
      <w:r w:rsidR="00A62CCB">
        <w:rPr>
          <w:rStyle w:val="Heading3Char"/>
          <w:rFonts w:hint="cs"/>
          <w:rtl/>
        </w:rPr>
        <w:t>99</w:t>
      </w:r>
      <w:r w:rsidR="00E6098A">
        <w:rPr>
          <w:rStyle w:val="Heading3Char"/>
          <w:rFonts w:hint="cs"/>
          <w:rtl/>
        </w:rPr>
        <w:t>%</w:t>
      </w:r>
      <w:bookmarkEnd w:id="24"/>
    </w:p>
    <w:p w14:paraId="0FB89F5F" w14:textId="77777777" w:rsidR="00644D8C" w:rsidRDefault="00644D8C" w:rsidP="0010205C">
      <w:pPr>
        <w:pStyle w:val="ListParagraph"/>
        <w:tabs>
          <w:tab w:val="left" w:pos="451"/>
          <w:tab w:val="right" w:pos="8640"/>
        </w:tabs>
        <w:bidi/>
        <w:ind w:left="1080"/>
        <w:rPr>
          <w:rtl/>
        </w:rPr>
      </w:pPr>
      <w:r>
        <w:rPr>
          <w:rFonts w:hint="cs"/>
          <w:rtl/>
        </w:rPr>
        <w:t>התרחישים בהם תהליך שליפת הפרמטרים ייכנס למסלול הכתום:</w:t>
      </w:r>
    </w:p>
    <w:p w14:paraId="38C6AB1F" w14:textId="77777777" w:rsidR="00D41DB9" w:rsidRDefault="00D41DB9" w:rsidP="0010205C">
      <w:pPr>
        <w:pStyle w:val="ListParagraph"/>
        <w:tabs>
          <w:tab w:val="left" w:pos="451"/>
          <w:tab w:val="right" w:pos="8640"/>
        </w:tabs>
        <w:bidi/>
        <w:ind w:left="1080"/>
        <w:rPr>
          <w:rtl/>
        </w:rPr>
      </w:pPr>
    </w:p>
    <w:p w14:paraId="389F9329" w14:textId="77777777" w:rsidR="00644D8C" w:rsidRDefault="00644D8C" w:rsidP="00890F57">
      <w:pPr>
        <w:pStyle w:val="ListParagraph"/>
        <w:numPr>
          <w:ilvl w:val="0"/>
          <w:numId w:val="14"/>
        </w:numPr>
        <w:tabs>
          <w:tab w:val="left" w:pos="451"/>
          <w:tab w:val="right" w:pos="8640"/>
        </w:tabs>
        <w:bidi/>
      </w:pPr>
      <w:r>
        <w:rPr>
          <w:rFonts w:hint="cs"/>
          <w:rtl/>
        </w:rPr>
        <w:t>הפרמטרים נשלפו</w:t>
      </w:r>
      <w:r w:rsidR="00D41DB9">
        <w:rPr>
          <w:rFonts w:hint="cs"/>
          <w:rtl/>
        </w:rPr>
        <w:t>, הינם</w:t>
      </w:r>
      <w:r>
        <w:rPr>
          <w:rFonts w:hint="cs"/>
          <w:rtl/>
        </w:rPr>
        <w:t xml:space="preserve"> בשיעור של פחות מ70% מסך הפרמטרים</w:t>
      </w:r>
      <w:r w:rsidR="00F813E2">
        <w:rPr>
          <w:rFonts w:hint="cs"/>
          <w:rtl/>
        </w:rPr>
        <w:t xml:space="preserve"> המוגדרים כחובה.</w:t>
      </w:r>
    </w:p>
    <w:p w14:paraId="5CDD6FFF" w14:textId="77777777" w:rsidR="00D41DB9" w:rsidRDefault="00F813E2" w:rsidP="0010205C">
      <w:pPr>
        <w:pStyle w:val="ListParagraph"/>
        <w:tabs>
          <w:tab w:val="left" w:pos="451"/>
          <w:tab w:val="right" w:pos="8640"/>
        </w:tabs>
        <w:bidi/>
        <w:ind w:left="1440"/>
        <w:rPr>
          <w:rtl/>
        </w:rPr>
      </w:pPr>
      <w:r>
        <w:rPr>
          <w:rFonts w:hint="cs"/>
          <w:rtl/>
        </w:rPr>
        <w:t>במקרה הנ"ל נעביר לבדיקה ידנית של הפרמטרים שאותם לא הצליח</w:t>
      </w:r>
      <w:r w:rsidR="00E02E13">
        <w:rPr>
          <w:rFonts w:hint="cs"/>
          <w:rtl/>
        </w:rPr>
        <w:t xml:space="preserve">ה המערכת </w:t>
      </w:r>
      <w:r>
        <w:rPr>
          <w:rFonts w:hint="cs"/>
          <w:rtl/>
        </w:rPr>
        <w:t xml:space="preserve"> לשלוף</w:t>
      </w:r>
      <w:r w:rsidR="001B60A4">
        <w:rPr>
          <w:rFonts w:hint="cs"/>
          <w:rtl/>
        </w:rPr>
        <w:t xml:space="preserve"> </w:t>
      </w:r>
      <w:r w:rsidR="00D41DB9">
        <w:rPr>
          <w:rFonts w:hint="cs"/>
          <w:rtl/>
        </w:rPr>
        <w:t xml:space="preserve">במסך אימות של מערכת ה- </w:t>
      </w:r>
      <w:r w:rsidR="00D41DB9">
        <w:t>K-Dox</w:t>
      </w:r>
      <w:r w:rsidR="00D41DB9">
        <w:rPr>
          <w:rFonts w:hint="cs"/>
          <w:rtl/>
        </w:rPr>
        <w:t>.</w:t>
      </w:r>
    </w:p>
    <w:p w14:paraId="361E7D41" w14:textId="77777777" w:rsidR="00D41DB9" w:rsidRDefault="00D41DB9" w:rsidP="0010205C">
      <w:pPr>
        <w:pStyle w:val="ListParagraph"/>
        <w:tabs>
          <w:tab w:val="left" w:pos="451"/>
          <w:tab w:val="right" w:pos="8640"/>
        </w:tabs>
        <w:bidi/>
        <w:ind w:left="1440"/>
        <w:rPr>
          <w:rtl/>
        </w:rPr>
      </w:pPr>
    </w:p>
    <w:p w14:paraId="4AB7E481" w14:textId="77777777" w:rsidR="00F813E2" w:rsidRDefault="00F813E2" w:rsidP="0010205C">
      <w:pPr>
        <w:pStyle w:val="ListParagraph"/>
        <w:tabs>
          <w:tab w:val="left" w:pos="451"/>
          <w:tab w:val="right" w:pos="8640"/>
        </w:tabs>
        <w:bidi/>
        <w:ind w:left="1440"/>
        <w:rPr>
          <w:rtl/>
        </w:rPr>
      </w:pPr>
      <w:r>
        <w:rPr>
          <w:rFonts w:hint="cs"/>
          <w:rtl/>
        </w:rPr>
        <w:t xml:space="preserve">לאחר </w:t>
      </w:r>
      <w:r w:rsidR="00D41DB9">
        <w:rPr>
          <w:rFonts w:hint="cs"/>
          <w:rtl/>
        </w:rPr>
        <w:t>האימות</w:t>
      </w:r>
      <w:r>
        <w:rPr>
          <w:rFonts w:hint="cs"/>
          <w:rtl/>
        </w:rPr>
        <w:t xml:space="preserve"> הידני</w:t>
      </w:r>
      <w:r w:rsidR="00D41DB9">
        <w:rPr>
          <w:rFonts w:hint="cs"/>
          <w:rtl/>
        </w:rPr>
        <w:t xml:space="preserve"> שיתבצע באמצעות נציג שירות, כאשר במקום מעבר על עשרות רבות של פרמטרים, נציג השירות יבצע מעבר רק על הפרמטרים שלא חולצו על ידי המערכת, פעולה </w:t>
      </w:r>
      <w:proofErr w:type="spellStart"/>
      <w:r w:rsidR="00D41DB9">
        <w:rPr>
          <w:rFonts w:hint="cs"/>
          <w:rtl/>
        </w:rPr>
        <w:t>שתפתחית</w:t>
      </w:r>
      <w:proofErr w:type="spellEnd"/>
      <w:r w:rsidR="00D41DB9">
        <w:rPr>
          <w:rFonts w:hint="cs"/>
          <w:rtl/>
        </w:rPr>
        <w:t xml:space="preserve"> משמעותית את כמות הזמן הנדרש לטיפול בכל מנה ומנה.</w:t>
      </w:r>
    </w:p>
    <w:p w14:paraId="0BC6040E" w14:textId="77777777" w:rsidR="00D41DB9" w:rsidRDefault="00D41DB9" w:rsidP="0010205C">
      <w:pPr>
        <w:pStyle w:val="ListParagraph"/>
        <w:tabs>
          <w:tab w:val="left" w:pos="451"/>
          <w:tab w:val="right" w:pos="8640"/>
        </w:tabs>
        <w:bidi/>
        <w:ind w:left="1440"/>
        <w:rPr>
          <w:rtl/>
        </w:rPr>
      </w:pPr>
    </w:p>
    <w:p w14:paraId="469642BC" w14:textId="77777777" w:rsidR="00D41DB9" w:rsidRDefault="00D41DB9" w:rsidP="00890F57">
      <w:pPr>
        <w:pStyle w:val="ListParagraph"/>
        <w:numPr>
          <w:ilvl w:val="0"/>
          <w:numId w:val="14"/>
        </w:numPr>
        <w:tabs>
          <w:tab w:val="left" w:pos="451"/>
          <w:tab w:val="right" w:pos="8640"/>
        </w:tabs>
        <w:bidi/>
      </w:pPr>
      <w:r>
        <w:rPr>
          <w:rFonts w:hint="cs"/>
          <w:rtl/>
        </w:rPr>
        <w:t xml:space="preserve">לאחר ביצוע האימות על ידי נציג, המערכת "תחזיר" את המנה למסלול </w:t>
      </w:r>
      <w:r w:rsidRPr="00D41DB9">
        <w:rPr>
          <w:rFonts w:hint="cs"/>
          <w:rtl/>
        </w:rPr>
        <w:t>הירוק</w:t>
      </w:r>
      <w:r>
        <w:rPr>
          <w:rFonts w:hint="cs"/>
          <w:rtl/>
        </w:rPr>
        <w:t>.</w:t>
      </w:r>
    </w:p>
    <w:p w14:paraId="0D8B023D" w14:textId="77777777" w:rsidR="00666349" w:rsidRDefault="00666349" w:rsidP="0010205C">
      <w:pPr>
        <w:pStyle w:val="ListParagraph"/>
        <w:tabs>
          <w:tab w:val="left" w:pos="451"/>
          <w:tab w:val="right" w:pos="8640"/>
        </w:tabs>
        <w:bidi/>
        <w:ind w:left="1494"/>
      </w:pPr>
    </w:p>
    <w:p w14:paraId="28E18CC4" w14:textId="0E4DA01F" w:rsidR="00666349" w:rsidRDefault="00666349" w:rsidP="00890F57">
      <w:pPr>
        <w:pStyle w:val="ListParagraph"/>
        <w:numPr>
          <w:ilvl w:val="0"/>
          <w:numId w:val="14"/>
        </w:numPr>
        <w:tabs>
          <w:tab w:val="left" w:pos="451"/>
          <w:tab w:val="right" w:pos="8640"/>
        </w:tabs>
        <w:bidi/>
      </w:pPr>
      <w:r>
        <w:rPr>
          <w:rFonts w:hint="cs"/>
          <w:rtl/>
        </w:rPr>
        <w:t xml:space="preserve">הגדרת אחוז החובה לחילוץ פרמטרים הינו </w:t>
      </w:r>
      <w:proofErr w:type="spellStart"/>
      <w:r>
        <w:rPr>
          <w:rFonts w:hint="cs"/>
          <w:rtl/>
        </w:rPr>
        <w:t>קונפיגורבלי</w:t>
      </w:r>
      <w:proofErr w:type="spellEnd"/>
      <w:r>
        <w:rPr>
          <w:rFonts w:hint="cs"/>
          <w:rtl/>
        </w:rPr>
        <w:t xml:space="preserve"> ונתון לשינוי של החלטות עסקיות.</w:t>
      </w:r>
    </w:p>
    <w:p w14:paraId="6FA9A489" w14:textId="77777777" w:rsidR="009924BE" w:rsidRDefault="009924BE" w:rsidP="009924BE">
      <w:pPr>
        <w:pStyle w:val="ListParagraph"/>
        <w:rPr>
          <w:rtl/>
        </w:rPr>
      </w:pPr>
    </w:p>
    <w:p w14:paraId="53048686" w14:textId="66CB4AD0" w:rsidR="009924BE" w:rsidRPr="00BD50E7" w:rsidRDefault="009924BE" w:rsidP="009924BE">
      <w:pPr>
        <w:tabs>
          <w:tab w:val="left" w:pos="451"/>
          <w:tab w:val="right" w:pos="8640"/>
        </w:tabs>
        <w:bidi/>
        <w:rPr>
          <w:rtl/>
        </w:rPr>
      </w:pPr>
      <w:r w:rsidRPr="00BD50E7">
        <w:rPr>
          <w:rtl/>
        </w:rPr>
        <w:t>המשתמש יקבל חיווי במערכת ה </w:t>
      </w:r>
      <w:r w:rsidRPr="00BD50E7">
        <w:t>CRM</w:t>
      </w:r>
      <w:r w:rsidRPr="00BD50E7">
        <w:rPr>
          <w:rtl/>
        </w:rPr>
        <w:t> על פרטים הממתינים בתור (או אם יוחלט כי עומס העבודה מול המערכת הידנית הינו גבוה אז יהיה נציג שיתחבר למערכת ויטפל במנות הפתוחות ללא צורך בהתראה</w:t>
      </w:r>
      <w:r w:rsidRPr="00BD50E7">
        <w:rPr>
          <w:rFonts w:ascii="Arial" w:hAnsi="Arial"/>
          <w:sz w:val="24"/>
          <w:szCs w:val="24"/>
          <w:rtl/>
        </w:rPr>
        <w:t>)</w:t>
      </w:r>
    </w:p>
    <w:p w14:paraId="6FE2144A" w14:textId="6514D971" w:rsidR="008E46C2" w:rsidRDefault="008E46C2" w:rsidP="0010205C">
      <w:pPr>
        <w:tabs>
          <w:tab w:val="left" w:pos="451"/>
          <w:tab w:val="right" w:pos="8640"/>
        </w:tabs>
        <w:bidi/>
        <w:rPr>
          <w:rtl/>
        </w:rPr>
      </w:pPr>
    </w:p>
    <w:p w14:paraId="6BE6A2D5" w14:textId="0A01BCF8" w:rsidR="00A45F54" w:rsidRDefault="00A45F54" w:rsidP="00A45F54">
      <w:pPr>
        <w:tabs>
          <w:tab w:val="left" w:pos="451"/>
          <w:tab w:val="right" w:pos="8640"/>
        </w:tabs>
        <w:bidi/>
        <w:rPr>
          <w:rtl/>
        </w:rPr>
      </w:pPr>
    </w:p>
    <w:p w14:paraId="7FBB25AB" w14:textId="7D2A90A5" w:rsidR="00A45F54" w:rsidRDefault="00A45F54" w:rsidP="00A45F54">
      <w:pPr>
        <w:tabs>
          <w:tab w:val="left" w:pos="451"/>
          <w:tab w:val="right" w:pos="8640"/>
        </w:tabs>
        <w:bidi/>
        <w:rPr>
          <w:rtl/>
        </w:rPr>
      </w:pPr>
    </w:p>
    <w:p w14:paraId="64FC117C" w14:textId="77777777" w:rsidR="00A45F54" w:rsidRDefault="00A45F54" w:rsidP="00A45F54">
      <w:pPr>
        <w:tabs>
          <w:tab w:val="left" w:pos="451"/>
          <w:tab w:val="right" w:pos="8640"/>
        </w:tabs>
        <w:bidi/>
        <w:rPr>
          <w:rtl/>
        </w:rPr>
      </w:pPr>
    </w:p>
    <w:p w14:paraId="4F3159F6" w14:textId="41CDAFA4" w:rsidR="00F813E2" w:rsidRPr="00D41DB9" w:rsidRDefault="00F813E2" w:rsidP="0010205C">
      <w:pPr>
        <w:tabs>
          <w:tab w:val="left" w:pos="451"/>
          <w:tab w:val="right" w:pos="8640"/>
        </w:tabs>
        <w:bidi/>
        <w:rPr>
          <w:rStyle w:val="Heading3Char"/>
        </w:rPr>
      </w:pPr>
      <w:bookmarkStart w:id="25" w:name="_Toc94512793"/>
      <w:r w:rsidRPr="00D41DB9">
        <w:rPr>
          <w:rStyle w:val="Heading3Char"/>
          <w:rFonts w:hint="cs"/>
          <w:rtl/>
        </w:rPr>
        <w:t>מסלול ירוק</w:t>
      </w:r>
      <w:r w:rsidR="00015B2B">
        <w:rPr>
          <w:rStyle w:val="Heading3Char"/>
          <w:rFonts w:hint="cs"/>
          <w:rtl/>
        </w:rPr>
        <w:t>- הצלחה</w:t>
      </w:r>
      <w:bookmarkEnd w:id="25"/>
      <w:r w:rsidR="00015B2B">
        <w:rPr>
          <w:rStyle w:val="Heading3Char"/>
          <w:rFonts w:hint="cs"/>
          <w:rtl/>
        </w:rPr>
        <w:t xml:space="preserve"> </w:t>
      </w:r>
    </w:p>
    <w:p w14:paraId="33550E9B" w14:textId="77777777" w:rsidR="00666349" w:rsidRDefault="00F813E2" w:rsidP="0010205C">
      <w:pPr>
        <w:pStyle w:val="ListParagraph"/>
        <w:tabs>
          <w:tab w:val="left" w:pos="451"/>
          <w:tab w:val="right" w:pos="8640"/>
        </w:tabs>
        <w:bidi/>
        <w:ind w:left="1080"/>
        <w:rPr>
          <w:rtl/>
        </w:rPr>
      </w:pPr>
      <w:r>
        <w:rPr>
          <w:rFonts w:hint="cs"/>
          <w:rtl/>
        </w:rPr>
        <w:lastRenderedPageBreak/>
        <w:t>התרחישים בהם תהליך שליפת הפרמטרים ייכנס למסלול הירוק:</w:t>
      </w:r>
    </w:p>
    <w:p w14:paraId="611E1AC9" w14:textId="77777777" w:rsidR="00666349" w:rsidRDefault="00666349" w:rsidP="0010205C">
      <w:pPr>
        <w:pStyle w:val="ListParagraph"/>
        <w:tabs>
          <w:tab w:val="left" w:pos="451"/>
          <w:tab w:val="right" w:pos="8640"/>
        </w:tabs>
        <w:bidi/>
        <w:ind w:left="1080"/>
        <w:rPr>
          <w:rtl/>
        </w:rPr>
      </w:pPr>
    </w:p>
    <w:p w14:paraId="5AF67FFD" w14:textId="77777777" w:rsidR="00F813E2" w:rsidRDefault="002064F4" w:rsidP="00890F57">
      <w:pPr>
        <w:pStyle w:val="ListParagraph"/>
        <w:numPr>
          <w:ilvl w:val="0"/>
          <w:numId w:val="13"/>
        </w:numPr>
        <w:tabs>
          <w:tab w:val="left" w:pos="451"/>
          <w:tab w:val="right" w:pos="8640"/>
        </w:tabs>
        <w:bidi/>
      </w:pPr>
      <w:r>
        <w:rPr>
          <w:rFonts w:hint="cs"/>
          <w:rtl/>
        </w:rPr>
        <w:t>100</w:t>
      </w:r>
      <w:r w:rsidR="00F813E2">
        <w:rPr>
          <w:rFonts w:hint="cs"/>
          <w:rtl/>
        </w:rPr>
        <w:t>% מסך הפרמטרים</w:t>
      </w:r>
      <w:r>
        <w:rPr>
          <w:rFonts w:hint="cs"/>
          <w:rtl/>
        </w:rPr>
        <w:t>, באחוז וודאות של מעל ל-95%</w:t>
      </w:r>
      <w:r w:rsidR="00F813E2">
        <w:rPr>
          <w:rFonts w:hint="cs"/>
          <w:rtl/>
        </w:rPr>
        <w:t xml:space="preserve"> המוגדרים כחובה נשלפו בהצלחה.</w:t>
      </w:r>
    </w:p>
    <w:p w14:paraId="3D98E720" w14:textId="77777777" w:rsidR="00666349" w:rsidRDefault="00666349" w:rsidP="0010205C">
      <w:pPr>
        <w:pStyle w:val="ListParagraph"/>
        <w:tabs>
          <w:tab w:val="left" w:pos="451"/>
          <w:tab w:val="right" w:pos="8640"/>
        </w:tabs>
        <w:bidi/>
        <w:ind w:left="1440"/>
      </w:pPr>
    </w:p>
    <w:p w14:paraId="2DE784C7" w14:textId="177D8413" w:rsidR="00666349" w:rsidRDefault="00666349" w:rsidP="00890F57">
      <w:pPr>
        <w:pStyle w:val="ListParagraph"/>
        <w:numPr>
          <w:ilvl w:val="0"/>
          <w:numId w:val="13"/>
        </w:numPr>
        <w:tabs>
          <w:tab w:val="left" w:pos="451"/>
          <w:tab w:val="right" w:pos="8640"/>
        </w:tabs>
        <w:bidi/>
      </w:pPr>
      <w:r>
        <w:rPr>
          <w:rFonts w:hint="cs"/>
          <w:rtl/>
        </w:rPr>
        <w:t xml:space="preserve">הגדרת אחוז סף לחילוץ פרמטרים ואחוז סף של וודאות הים </w:t>
      </w:r>
      <w:proofErr w:type="spellStart"/>
      <w:r>
        <w:rPr>
          <w:rFonts w:hint="cs"/>
          <w:rtl/>
        </w:rPr>
        <w:t>קונפיגורבלים</w:t>
      </w:r>
      <w:proofErr w:type="spellEnd"/>
      <w:r>
        <w:rPr>
          <w:rFonts w:hint="cs"/>
          <w:rtl/>
        </w:rPr>
        <w:t xml:space="preserve"> ונתונים לשינוי של החלטות עסקיות.</w:t>
      </w:r>
    </w:p>
    <w:p w14:paraId="580269F8" w14:textId="77777777" w:rsidR="00AD4DF0" w:rsidRDefault="00AD4DF0" w:rsidP="00AD4DF0">
      <w:pPr>
        <w:pStyle w:val="ListParagraph"/>
        <w:rPr>
          <w:rtl/>
        </w:rPr>
      </w:pPr>
    </w:p>
    <w:p w14:paraId="45408A32" w14:textId="5277B223" w:rsidR="00AD4DF0" w:rsidRDefault="00AD4DF0" w:rsidP="00890F57">
      <w:pPr>
        <w:pStyle w:val="ListParagraph"/>
        <w:numPr>
          <w:ilvl w:val="0"/>
          <w:numId w:val="16"/>
        </w:numPr>
        <w:tabs>
          <w:tab w:val="left" w:pos="451"/>
          <w:tab w:val="right" w:pos="8640"/>
        </w:tabs>
        <w:bidi/>
        <w:rPr>
          <w:rtl/>
        </w:rPr>
      </w:pPr>
      <w:r>
        <w:rPr>
          <w:rFonts w:hint="cs"/>
          <w:rtl/>
        </w:rPr>
        <w:t xml:space="preserve">לפי הדרישה במור בשלב הראשון המסלול הירוק יגיע לאישור ידני </w:t>
      </w:r>
    </w:p>
    <w:p w14:paraId="10F4B983" w14:textId="77777777" w:rsidR="00AD4DF0" w:rsidRDefault="00AD4DF0" w:rsidP="00AD4DF0">
      <w:pPr>
        <w:rPr>
          <w:rtl/>
        </w:rPr>
      </w:pPr>
    </w:p>
    <w:p w14:paraId="732622DF" w14:textId="77777777" w:rsidR="00AD4DF0" w:rsidRPr="00BD50E7" w:rsidRDefault="00AD4DF0" w:rsidP="00AD4DF0">
      <w:pPr>
        <w:tabs>
          <w:tab w:val="left" w:pos="451"/>
          <w:tab w:val="right" w:pos="8640"/>
        </w:tabs>
        <w:bidi/>
        <w:rPr>
          <w:rtl/>
        </w:rPr>
      </w:pPr>
      <w:r w:rsidRPr="00BD50E7">
        <w:rPr>
          <w:rtl/>
        </w:rPr>
        <w:t>המשתמש יקבל חיווי במערכת ה </w:t>
      </w:r>
      <w:r w:rsidRPr="00BD50E7">
        <w:t>CRM</w:t>
      </w:r>
      <w:r w:rsidRPr="00BD50E7">
        <w:rPr>
          <w:rtl/>
        </w:rPr>
        <w:t> על פרטים הממתינים בתור (או אם יוחלט כי עומס העבודה מול המערכת הידנית הינו גבוה אז יהיה נציג שיתחבר למערכת ויטפל במנות הפתוחות ללא צורך בהתראה</w:t>
      </w:r>
      <w:r w:rsidRPr="00BD50E7">
        <w:rPr>
          <w:rFonts w:ascii="Arial" w:hAnsi="Arial"/>
          <w:sz w:val="24"/>
          <w:szCs w:val="24"/>
          <w:rtl/>
        </w:rPr>
        <w:t>)</w:t>
      </w:r>
    </w:p>
    <w:p w14:paraId="346551C5" w14:textId="1A1F820E" w:rsidR="00BB6ED7" w:rsidRDefault="00BB6ED7" w:rsidP="0010205C">
      <w:pPr>
        <w:bidi/>
      </w:pPr>
    </w:p>
    <w:p w14:paraId="45CD0B95" w14:textId="66422B51" w:rsidR="008A682F" w:rsidRDefault="008A682F" w:rsidP="008A682F">
      <w:pPr>
        <w:bidi/>
      </w:pPr>
    </w:p>
    <w:p w14:paraId="1384BA9D" w14:textId="77777777" w:rsidR="008A682F" w:rsidRPr="00BB6ED7" w:rsidRDefault="008A682F" w:rsidP="008A682F">
      <w:pPr>
        <w:bidi/>
        <w:rPr>
          <w:rtl/>
        </w:rPr>
      </w:pPr>
    </w:p>
    <w:p w14:paraId="58CAF38D" w14:textId="599731B7" w:rsidR="008A682F" w:rsidRDefault="00644D8C" w:rsidP="00A424B3">
      <w:pPr>
        <w:tabs>
          <w:tab w:val="left" w:pos="451"/>
          <w:tab w:val="right" w:pos="8640"/>
        </w:tabs>
        <w:bidi/>
      </w:pPr>
      <w:r>
        <w:rPr>
          <w:rtl/>
        </w:rPr>
        <w:tab/>
      </w:r>
    </w:p>
    <w:p w14:paraId="5FE41DE2" w14:textId="4D5B45E3" w:rsidR="008A682F" w:rsidRDefault="008A682F" w:rsidP="008A682F">
      <w:pPr>
        <w:tabs>
          <w:tab w:val="left" w:pos="451"/>
          <w:tab w:val="right" w:pos="8640"/>
        </w:tabs>
        <w:bidi/>
      </w:pPr>
    </w:p>
    <w:p w14:paraId="4194E6B0" w14:textId="0862C3E2" w:rsidR="008A682F" w:rsidRDefault="008A682F" w:rsidP="008A682F">
      <w:pPr>
        <w:tabs>
          <w:tab w:val="left" w:pos="451"/>
          <w:tab w:val="right" w:pos="8640"/>
        </w:tabs>
        <w:bidi/>
      </w:pPr>
    </w:p>
    <w:p w14:paraId="630CD0CE" w14:textId="55E548F0" w:rsidR="008A682F" w:rsidRDefault="008A682F" w:rsidP="008A682F">
      <w:pPr>
        <w:pStyle w:val="Heading2"/>
        <w:numPr>
          <w:ilvl w:val="1"/>
          <w:numId w:val="33"/>
        </w:numPr>
        <w:bidi/>
        <w:rPr>
          <w:rtl/>
        </w:rPr>
      </w:pPr>
      <w:bookmarkStart w:id="26" w:name="_Toc94512794"/>
      <w:r>
        <w:rPr>
          <w:rFonts w:hint="cs"/>
          <w:rtl/>
        </w:rPr>
        <w:t>תרשים תרחישי הקיט:</w:t>
      </w:r>
      <w:bookmarkEnd w:id="26"/>
    </w:p>
    <w:p w14:paraId="500175B0" w14:textId="77777777" w:rsidR="008A682F" w:rsidRDefault="008A682F" w:rsidP="008A682F">
      <w:pPr>
        <w:tabs>
          <w:tab w:val="left" w:pos="451"/>
          <w:tab w:val="right" w:pos="8640"/>
        </w:tabs>
        <w:bidi/>
        <w:rPr>
          <w:rtl/>
        </w:rPr>
      </w:pPr>
    </w:p>
    <w:p w14:paraId="3FC3C522" w14:textId="4243456F" w:rsidR="00A02246" w:rsidRDefault="00A424B3" w:rsidP="00A02246">
      <w:pPr>
        <w:tabs>
          <w:tab w:val="left" w:pos="451"/>
          <w:tab w:val="right" w:pos="8640"/>
        </w:tabs>
        <w:bidi/>
      </w:pPr>
      <w:r>
        <w:rPr>
          <w:noProof/>
          <w:lang w:val="he-IL"/>
        </w:rPr>
        <w:lastRenderedPageBreak/>
        <w:drawing>
          <wp:anchor distT="0" distB="0" distL="114300" distR="114300" simplePos="0" relativeHeight="251661312" behindDoc="1" locked="0" layoutInCell="1" allowOverlap="1" wp14:anchorId="1B4EFCBF" wp14:editId="29CB7962">
            <wp:simplePos x="0" y="0"/>
            <wp:positionH relativeFrom="margin">
              <wp:align>center</wp:align>
            </wp:positionH>
            <wp:positionV relativeFrom="paragraph">
              <wp:posOffset>995984</wp:posOffset>
            </wp:positionV>
            <wp:extent cx="6520069" cy="6042660"/>
            <wp:effectExtent l="0" t="0" r="0" b="0"/>
            <wp:wrapTight wrapText="bothSides">
              <wp:wrapPolygon edited="0">
                <wp:start x="13002" y="0"/>
                <wp:lineTo x="12939" y="272"/>
                <wp:lineTo x="13002" y="749"/>
                <wp:lineTo x="13191" y="1090"/>
                <wp:lineTo x="11929" y="1226"/>
                <wp:lineTo x="11676" y="1430"/>
                <wp:lineTo x="11802" y="4358"/>
                <wp:lineTo x="1073" y="5107"/>
                <wp:lineTo x="1073" y="5448"/>
                <wp:lineTo x="0" y="6197"/>
                <wp:lineTo x="0" y="6401"/>
                <wp:lineTo x="1578" y="7627"/>
                <wp:lineTo x="1073" y="7627"/>
                <wp:lineTo x="505" y="8240"/>
                <wp:lineTo x="505" y="9465"/>
                <wp:lineTo x="820" y="9806"/>
                <wp:lineTo x="1515" y="9806"/>
                <wp:lineTo x="7069" y="16683"/>
                <wp:lineTo x="12686" y="17433"/>
                <wp:lineTo x="14958" y="17433"/>
                <wp:lineTo x="14958" y="18045"/>
                <wp:lineTo x="16978" y="18522"/>
                <wp:lineTo x="18934" y="18658"/>
                <wp:lineTo x="17420" y="19339"/>
                <wp:lineTo x="17420" y="20156"/>
                <wp:lineTo x="17988" y="20701"/>
                <wp:lineTo x="18556" y="20701"/>
                <wp:lineTo x="18366" y="21110"/>
                <wp:lineTo x="18366" y="21382"/>
                <wp:lineTo x="18430" y="21518"/>
                <wp:lineTo x="19061" y="21518"/>
                <wp:lineTo x="19187" y="21518"/>
                <wp:lineTo x="19061" y="21042"/>
                <wp:lineTo x="18934" y="20701"/>
                <wp:lineTo x="19439" y="20701"/>
                <wp:lineTo x="20071" y="20088"/>
                <wp:lineTo x="20134" y="18522"/>
                <wp:lineTo x="21017" y="18522"/>
                <wp:lineTo x="21333" y="18182"/>
                <wp:lineTo x="21333" y="17296"/>
                <wp:lineTo x="20954" y="16956"/>
                <wp:lineTo x="19818" y="16343"/>
                <wp:lineTo x="20071" y="15117"/>
                <wp:lineTo x="19818" y="14845"/>
                <wp:lineTo x="18871" y="14164"/>
                <wp:lineTo x="20575" y="13006"/>
                <wp:lineTo x="20260" y="12734"/>
                <wp:lineTo x="19187" y="11985"/>
                <wp:lineTo x="20134" y="11032"/>
                <wp:lineTo x="20260" y="10214"/>
                <wp:lineTo x="20007" y="9942"/>
                <wp:lineTo x="19124" y="9806"/>
                <wp:lineTo x="19376" y="8716"/>
                <wp:lineTo x="20071" y="8308"/>
                <wp:lineTo x="20260" y="7967"/>
                <wp:lineTo x="19944" y="7627"/>
                <wp:lineTo x="18998" y="6537"/>
                <wp:lineTo x="19124" y="6197"/>
                <wp:lineTo x="14453" y="5448"/>
                <wp:lineTo x="15148" y="4358"/>
                <wp:lineTo x="17546" y="4358"/>
                <wp:lineTo x="20828" y="3745"/>
                <wp:lineTo x="20765" y="3269"/>
                <wp:lineTo x="21522" y="2451"/>
                <wp:lineTo x="21522" y="1362"/>
                <wp:lineTo x="13443" y="1090"/>
                <wp:lineTo x="13696" y="885"/>
                <wp:lineTo x="13759" y="272"/>
                <wp:lineTo x="13633" y="0"/>
                <wp:lineTo x="13002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069" cy="604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634BCD" w14:textId="2372206C" w:rsidR="008067D2" w:rsidRPr="008067D2" w:rsidRDefault="00FC45CE" w:rsidP="00A02246">
      <w:pPr>
        <w:pStyle w:val="Heading1"/>
        <w:bidi/>
        <w:rPr>
          <w:rtl/>
        </w:rPr>
      </w:pPr>
      <w:bookmarkStart w:id="27" w:name="_Toc94512795"/>
      <w:r>
        <w:rPr>
          <w:rFonts w:hint="cs"/>
          <w:rtl/>
        </w:rPr>
        <w:lastRenderedPageBreak/>
        <w:t>מיפוי טפסים של מור</w:t>
      </w:r>
      <w:bookmarkEnd w:id="27"/>
    </w:p>
    <w:p w14:paraId="625FB00B" w14:textId="7E24588D" w:rsidR="003309A3" w:rsidRDefault="008A682F" w:rsidP="008A682F">
      <w:pPr>
        <w:pStyle w:val="Heading2"/>
        <w:numPr>
          <w:ilvl w:val="0"/>
          <w:numId w:val="0"/>
        </w:numPr>
        <w:bidi/>
        <w:rPr>
          <w:rtl/>
        </w:rPr>
      </w:pPr>
      <w:bookmarkStart w:id="28" w:name="_Toc94512796"/>
      <w:r>
        <w:t xml:space="preserve">1.10 </w:t>
      </w:r>
      <w:r w:rsidR="00B674F8">
        <w:tab/>
      </w:r>
      <w:r w:rsidR="00FC45CE">
        <w:rPr>
          <w:rFonts w:hint="cs"/>
          <w:rtl/>
        </w:rPr>
        <w:t>טופס בקשת הצטרפות לקרן פנסיה מקיפה</w:t>
      </w:r>
      <w:bookmarkEnd w:id="28"/>
    </w:p>
    <w:p w14:paraId="0BF17529" w14:textId="77777777" w:rsidR="00645E5B" w:rsidRPr="00645E5B" w:rsidRDefault="00BB081A" w:rsidP="0010205C">
      <w:pPr>
        <w:tabs>
          <w:tab w:val="left" w:pos="451"/>
          <w:tab w:val="right" w:pos="8640"/>
        </w:tabs>
        <w:bidi/>
        <w:rPr>
          <w:b/>
          <w:bCs/>
          <w:sz w:val="28"/>
          <w:szCs w:val="28"/>
          <w:rtl/>
        </w:rPr>
      </w:pPr>
      <w:r>
        <w:rPr>
          <w:noProof/>
        </w:rPr>
        <w:drawing>
          <wp:inline distT="0" distB="0" distL="0" distR="0" wp14:anchorId="4811FA40" wp14:editId="74BA4317">
            <wp:extent cx="5486400" cy="709866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9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4D3B" w14:textId="77777777" w:rsidR="00645E5B" w:rsidRDefault="00645E5B" w:rsidP="0010205C">
      <w:pPr>
        <w:pStyle w:val="ListParagraph"/>
        <w:bidi/>
        <w:ind w:left="650"/>
        <w:rPr>
          <w:b/>
          <w:bCs/>
          <w:sz w:val="28"/>
          <w:szCs w:val="28"/>
        </w:rPr>
      </w:pPr>
    </w:p>
    <w:tbl>
      <w:tblPr>
        <w:tblStyle w:val="TableGrid"/>
        <w:bidiVisual/>
        <w:tblW w:w="0" w:type="auto"/>
        <w:tblInd w:w="-5" w:type="dxa"/>
        <w:tblLook w:val="04A0" w:firstRow="1" w:lastRow="0" w:firstColumn="1" w:lastColumn="0" w:noHBand="0" w:noVBand="1"/>
      </w:tblPr>
      <w:tblGrid>
        <w:gridCol w:w="899"/>
        <w:gridCol w:w="1311"/>
        <w:gridCol w:w="1112"/>
        <w:gridCol w:w="865"/>
        <w:gridCol w:w="911"/>
        <w:gridCol w:w="3487"/>
      </w:tblGrid>
      <w:tr w:rsidR="00C5694A" w:rsidRPr="00D36627" w14:paraId="346865A8" w14:textId="77777777" w:rsidTr="008067D2">
        <w:tc>
          <w:tcPr>
            <w:tcW w:w="899" w:type="dxa"/>
            <w:tcBorders>
              <w:bottom w:val="single" w:sz="4" w:space="0" w:color="auto"/>
            </w:tcBorders>
            <w:shd w:val="clear" w:color="auto" w:fill="D9E2F3" w:themeFill="accent1" w:themeFillTint="33"/>
          </w:tcPr>
          <w:p w14:paraId="2A27B823" w14:textId="77777777" w:rsidR="00C5694A" w:rsidRPr="007A2B6D" w:rsidRDefault="00C5694A" w:rsidP="0010205C">
            <w:pPr>
              <w:bidi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lastRenderedPageBreak/>
              <w:t>רובריקה</w:t>
            </w:r>
          </w:p>
        </w:tc>
        <w:tc>
          <w:tcPr>
            <w:tcW w:w="1311" w:type="dxa"/>
            <w:shd w:val="clear" w:color="auto" w:fill="D9E2F3" w:themeFill="accent1" w:themeFillTint="33"/>
          </w:tcPr>
          <w:p w14:paraId="50CFD92D" w14:textId="77777777" w:rsidR="00C5694A" w:rsidRPr="007A2B6D" w:rsidRDefault="00C5694A" w:rsidP="0010205C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7A2B6D">
              <w:rPr>
                <w:rFonts w:hint="cs"/>
                <w:b/>
                <w:bCs/>
                <w:sz w:val="20"/>
                <w:szCs w:val="20"/>
                <w:rtl/>
              </w:rPr>
              <w:t>שם השדה</w:t>
            </w:r>
          </w:p>
        </w:tc>
        <w:tc>
          <w:tcPr>
            <w:tcW w:w="1112" w:type="dxa"/>
            <w:shd w:val="clear" w:color="auto" w:fill="D9E2F3" w:themeFill="accent1" w:themeFillTint="33"/>
          </w:tcPr>
          <w:p w14:paraId="50CB719B" w14:textId="77777777" w:rsidR="00C5694A" w:rsidRPr="007A2B6D" w:rsidRDefault="00C5694A" w:rsidP="0010205C">
            <w:pPr>
              <w:bidi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רמת מובהקות</w:t>
            </w:r>
          </w:p>
        </w:tc>
        <w:tc>
          <w:tcPr>
            <w:tcW w:w="865" w:type="dxa"/>
            <w:shd w:val="clear" w:color="auto" w:fill="D9E2F3" w:themeFill="accent1" w:themeFillTint="33"/>
          </w:tcPr>
          <w:p w14:paraId="27D2347B" w14:textId="77777777" w:rsidR="00C5694A" w:rsidRPr="007A2B6D" w:rsidRDefault="00C5694A" w:rsidP="0010205C">
            <w:pPr>
              <w:bidi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סוג</w:t>
            </w:r>
          </w:p>
        </w:tc>
        <w:tc>
          <w:tcPr>
            <w:tcW w:w="911" w:type="dxa"/>
            <w:shd w:val="clear" w:color="auto" w:fill="D9E2F3" w:themeFill="accent1" w:themeFillTint="33"/>
          </w:tcPr>
          <w:p w14:paraId="46341F1C" w14:textId="77777777" w:rsidR="00C5694A" w:rsidRDefault="00C5694A" w:rsidP="0010205C">
            <w:pPr>
              <w:bidi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חובה</w:t>
            </w:r>
          </w:p>
        </w:tc>
        <w:tc>
          <w:tcPr>
            <w:tcW w:w="3487" w:type="dxa"/>
            <w:shd w:val="clear" w:color="auto" w:fill="D9E2F3" w:themeFill="accent1" w:themeFillTint="33"/>
          </w:tcPr>
          <w:p w14:paraId="589A5980" w14:textId="77777777" w:rsidR="00C5694A" w:rsidRPr="00D36627" w:rsidRDefault="00C5694A" w:rsidP="0010205C">
            <w:pPr>
              <w:bidi/>
              <w:rPr>
                <w:b/>
                <w:bCs/>
                <w:rtl/>
              </w:rPr>
            </w:pPr>
            <w:r w:rsidRPr="00D36627">
              <w:rPr>
                <w:rFonts w:hint="cs"/>
                <w:b/>
                <w:bCs/>
                <w:rtl/>
              </w:rPr>
              <w:t>תנאי</w:t>
            </w:r>
          </w:p>
        </w:tc>
      </w:tr>
      <w:tr w:rsidR="00C5694A" w:rsidRPr="00F9298C" w14:paraId="0199A903" w14:textId="77777777" w:rsidTr="008067D2">
        <w:tc>
          <w:tcPr>
            <w:tcW w:w="899" w:type="dxa"/>
            <w:tcBorders>
              <w:bottom w:val="nil"/>
            </w:tcBorders>
          </w:tcPr>
          <w:p w14:paraId="2410B5ED" w14:textId="77777777" w:rsidR="00C5694A" w:rsidRPr="00DC27BB" w:rsidRDefault="00C5694A" w:rsidP="0010205C">
            <w:pPr>
              <w:bidi/>
              <w:rPr>
                <w:rtl/>
              </w:rPr>
            </w:pPr>
          </w:p>
        </w:tc>
        <w:tc>
          <w:tcPr>
            <w:tcW w:w="1311" w:type="dxa"/>
          </w:tcPr>
          <w:p w14:paraId="301FFB0C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שם פרטי</w:t>
            </w:r>
          </w:p>
        </w:tc>
        <w:tc>
          <w:tcPr>
            <w:tcW w:w="1112" w:type="dxa"/>
          </w:tcPr>
          <w:p w14:paraId="55EECCCE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95%</w:t>
            </w:r>
          </w:p>
        </w:tc>
        <w:tc>
          <w:tcPr>
            <w:tcW w:w="865" w:type="dxa"/>
          </w:tcPr>
          <w:p w14:paraId="4533E5AF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72FF4529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487" w:type="dxa"/>
          </w:tcPr>
          <w:p w14:paraId="460D26E3" w14:textId="77777777" w:rsidR="00C5694A" w:rsidRPr="00DC27BB" w:rsidRDefault="00C5694A" w:rsidP="0010205C">
            <w:pPr>
              <w:bidi/>
              <w:rPr>
                <w:rtl/>
              </w:rPr>
            </w:pPr>
          </w:p>
        </w:tc>
      </w:tr>
      <w:tr w:rsidR="00C5694A" w:rsidRPr="00F9298C" w14:paraId="29680F62" w14:textId="77777777" w:rsidTr="008067D2">
        <w:tc>
          <w:tcPr>
            <w:tcW w:w="899" w:type="dxa"/>
            <w:tcBorders>
              <w:top w:val="nil"/>
              <w:bottom w:val="nil"/>
            </w:tcBorders>
          </w:tcPr>
          <w:p w14:paraId="7EF583B2" w14:textId="77777777" w:rsidR="00C5694A" w:rsidRPr="00DC27BB" w:rsidRDefault="00C5694A" w:rsidP="0010205C">
            <w:pPr>
              <w:bidi/>
              <w:rPr>
                <w:u w:val="single"/>
                <w:rtl/>
              </w:rPr>
            </w:pPr>
          </w:p>
        </w:tc>
        <w:tc>
          <w:tcPr>
            <w:tcW w:w="1311" w:type="dxa"/>
          </w:tcPr>
          <w:p w14:paraId="2BCA38EE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שם משפחה</w:t>
            </w:r>
          </w:p>
        </w:tc>
        <w:tc>
          <w:tcPr>
            <w:tcW w:w="1112" w:type="dxa"/>
          </w:tcPr>
          <w:p w14:paraId="07F6CBD2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95%</w:t>
            </w:r>
          </w:p>
        </w:tc>
        <w:tc>
          <w:tcPr>
            <w:tcW w:w="865" w:type="dxa"/>
          </w:tcPr>
          <w:p w14:paraId="21F5E419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713C5E62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487" w:type="dxa"/>
          </w:tcPr>
          <w:p w14:paraId="33FDC47F" w14:textId="77777777" w:rsidR="00C5694A" w:rsidRPr="00DC27BB" w:rsidRDefault="00C5694A" w:rsidP="0010205C">
            <w:pPr>
              <w:bidi/>
              <w:rPr>
                <w:rtl/>
              </w:rPr>
            </w:pPr>
          </w:p>
        </w:tc>
      </w:tr>
      <w:tr w:rsidR="00C5694A" w:rsidRPr="00F9298C" w14:paraId="17DEAFAF" w14:textId="77777777" w:rsidTr="008067D2">
        <w:tc>
          <w:tcPr>
            <w:tcW w:w="899" w:type="dxa"/>
            <w:tcBorders>
              <w:top w:val="nil"/>
              <w:bottom w:val="nil"/>
            </w:tcBorders>
          </w:tcPr>
          <w:p w14:paraId="1822F4E0" w14:textId="77777777" w:rsidR="00C5694A" w:rsidRPr="00DC27BB" w:rsidRDefault="00C5694A" w:rsidP="0010205C">
            <w:pPr>
              <w:bidi/>
              <w:rPr>
                <w:rtl/>
              </w:rPr>
            </w:pPr>
          </w:p>
        </w:tc>
        <w:tc>
          <w:tcPr>
            <w:tcW w:w="1311" w:type="dxa"/>
          </w:tcPr>
          <w:p w14:paraId="1018F9CA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שם משפחה קודם</w:t>
            </w:r>
          </w:p>
        </w:tc>
        <w:tc>
          <w:tcPr>
            <w:tcW w:w="1112" w:type="dxa"/>
          </w:tcPr>
          <w:p w14:paraId="293367A4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95%</w:t>
            </w:r>
          </w:p>
        </w:tc>
        <w:tc>
          <w:tcPr>
            <w:tcW w:w="865" w:type="dxa"/>
          </w:tcPr>
          <w:p w14:paraId="341BCD54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29A0E5AF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1C984012" w14:textId="77777777" w:rsidR="00C5694A" w:rsidRPr="00DC27BB" w:rsidRDefault="00C5694A" w:rsidP="0010205C">
            <w:pPr>
              <w:bidi/>
              <w:rPr>
                <w:rtl/>
              </w:rPr>
            </w:pPr>
          </w:p>
        </w:tc>
      </w:tr>
      <w:tr w:rsidR="00C5694A" w:rsidRPr="00F9298C" w14:paraId="6EE7E4E8" w14:textId="77777777" w:rsidTr="008067D2">
        <w:tc>
          <w:tcPr>
            <w:tcW w:w="899" w:type="dxa"/>
            <w:tcBorders>
              <w:top w:val="nil"/>
              <w:bottom w:val="nil"/>
            </w:tcBorders>
          </w:tcPr>
          <w:p w14:paraId="55068871" w14:textId="77777777" w:rsidR="00C5694A" w:rsidRPr="00DC27BB" w:rsidRDefault="00C5694A" w:rsidP="0010205C">
            <w:pPr>
              <w:bidi/>
              <w:rPr>
                <w:rtl/>
              </w:rPr>
            </w:pPr>
          </w:p>
        </w:tc>
        <w:tc>
          <w:tcPr>
            <w:tcW w:w="1311" w:type="dxa"/>
          </w:tcPr>
          <w:p w14:paraId="76AD35E8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מספר זהות</w:t>
            </w:r>
          </w:p>
        </w:tc>
        <w:tc>
          <w:tcPr>
            <w:tcW w:w="1112" w:type="dxa"/>
          </w:tcPr>
          <w:p w14:paraId="6DFA03D5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2B71FAA4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4EA92D95" w14:textId="77777777" w:rsidR="00C5694A" w:rsidRPr="00DC27BB" w:rsidRDefault="00C5694A" w:rsidP="0010205C">
            <w:pPr>
              <w:bidi/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487" w:type="dxa"/>
          </w:tcPr>
          <w:p w14:paraId="4B469C52" w14:textId="77777777" w:rsidR="00C5694A" w:rsidRPr="00DC27BB" w:rsidRDefault="00C5694A" w:rsidP="0010205C">
            <w:pPr>
              <w:bidi/>
              <w:rPr>
                <w:rtl/>
              </w:rPr>
            </w:pPr>
          </w:p>
        </w:tc>
      </w:tr>
      <w:tr w:rsidR="00C5694A" w:rsidRPr="00D36627" w14:paraId="60964AE2" w14:textId="77777777" w:rsidTr="008067D2">
        <w:tc>
          <w:tcPr>
            <w:tcW w:w="899" w:type="dxa"/>
            <w:tcBorders>
              <w:top w:val="nil"/>
              <w:bottom w:val="nil"/>
            </w:tcBorders>
          </w:tcPr>
          <w:p w14:paraId="5145806E" w14:textId="77777777" w:rsidR="00C5694A" w:rsidRPr="00DC27BB" w:rsidRDefault="00C5694A" w:rsidP="0010205C">
            <w:pPr>
              <w:bidi/>
              <w:rPr>
                <w:rtl/>
              </w:rPr>
            </w:pPr>
          </w:p>
        </w:tc>
        <w:tc>
          <w:tcPr>
            <w:tcW w:w="1311" w:type="dxa"/>
          </w:tcPr>
          <w:p w14:paraId="725CE861" w14:textId="77777777" w:rsidR="00C5694A" w:rsidRPr="00DC27BB" w:rsidRDefault="00C5694A" w:rsidP="0010205C">
            <w:pPr>
              <w:bidi/>
            </w:pPr>
            <w:r w:rsidRPr="00DC27BB">
              <w:rPr>
                <w:rFonts w:hint="cs"/>
                <w:rtl/>
              </w:rPr>
              <w:t>תאריך לידה</w:t>
            </w:r>
          </w:p>
        </w:tc>
        <w:tc>
          <w:tcPr>
            <w:tcW w:w="1112" w:type="dxa"/>
          </w:tcPr>
          <w:p w14:paraId="714BCB12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03BA58DF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1EF002B5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487" w:type="dxa"/>
          </w:tcPr>
          <w:p w14:paraId="78A4AD39" w14:textId="77777777" w:rsidR="00C5694A" w:rsidRPr="00DC27BB" w:rsidRDefault="00C5694A" w:rsidP="0010205C">
            <w:pPr>
              <w:bidi/>
              <w:rPr>
                <w:rtl/>
              </w:rPr>
            </w:pPr>
          </w:p>
        </w:tc>
      </w:tr>
      <w:tr w:rsidR="00C5694A" w:rsidRPr="00D36627" w14:paraId="0070F9CA" w14:textId="77777777" w:rsidTr="008067D2">
        <w:tc>
          <w:tcPr>
            <w:tcW w:w="899" w:type="dxa"/>
            <w:tcBorders>
              <w:top w:val="nil"/>
              <w:bottom w:val="nil"/>
            </w:tcBorders>
          </w:tcPr>
          <w:p w14:paraId="00C39E97" w14:textId="77777777" w:rsidR="00C5694A" w:rsidRPr="00DC27BB" w:rsidRDefault="003F022E" w:rsidP="0010205C">
            <w:pPr>
              <w:bidi/>
              <w:rPr>
                <w:rtl/>
              </w:rPr>
            </w:pPr>
            <w:r w:rsidRPr="00DC27BB">
              <w:rPr>
                <w:rFonts w:hint="cs"/>
                <w:u w:val="single"/>
                <w:rtl/>
              </w:rPr>
              <w:t xml:space="preserve">פרטי </w:t>
            </w:r>
          </w:p>
        </w:tc>
        <w:tc>
          <w:tcPr>
            <w:tcW w:w="1311" w:type="dxa"/>
          </w:tcPr>
          <w:p w14:paraId="6BA7BC34" w14:textId="77777777" w:rsidR="00C5694A" w:rsidRPr="00DC27BB" w:rsidRDefault="00C5694A" w:rsidP="0010205C">
            <w:pPr>
              <w:bidi/>
            </w:pPr>
            <w:r w:rsidRPr="00DC27BB">
              <w:rPr>
                <w:rFonts w:hint="cs"/>
                <w:rtl/>
              </w:rPr>
              <w:t>מין</w:t>
            </w:r>
          </w:p>
        </w:tc>
        <w:tc>
          <w:tcPr>
            <w:tcW w:w="1112" w:type="dxa"/>
          </w:tcPr>
          <w:p w14:paraId="1CEBFD52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2461FD7F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911" w:type="dxa"/>
          </w:tcPr>
          <w:p w14:paraId="5E46A848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487" w:type="dxa"/>
          </w:tcPr>
          <w:p w14:paraId="57B2C65E" w14:textId="77777777" w:rsidR="00C5694A" w:rsidRPr="00DC27BB" w:rsidRDefault="003F022E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רק אחת מהאפשרויות חייבת להיות מסומנת</w:t>
            </w:r>
          </w:p>
        </w:tc>
      </w:tr>
      <w:tr w:rsidR="00C5694A" w:rsidRPr="00D36627" w14:paraId="3E053BBF" w14:textId="77777777" w:rsidTr="008067D2">
        <w:tc>
          <w:tcPr>
            <w:tcW w:w="899" w:type="dxa"/>
            <w:tcBorders>
              <w:top w:val="nil"/>
              <w:bottom w:val="nil"/>
            </w:tcBorders>
          </w:tcPr>
          <w:p w14:paraId="092B749B" w14:textId="77777777" w:rsidR="00C5694A" w:rsidRPr="00DC27BB" w:rsidRDefault="003F022E" w:rsidP="0010205C">
            <w:pPr>
              <w:bidi/>
              <w:rPr>
                <w:rtl/>
              </w:rPr>
            </w:pPr>
            <w:r w:rsidRPr="00DC27BB">
              <w:rPr>
                <w:rFonts w:hint="cs"/>
                <w:u w:val="single"/>
                <w:rtl/>
              </w:rPr>
              <w:t>העמית</w:t>
            </w:r>
          </w:p>
        </w:tc>
        <w:tc>
          <w:tcPr>
            <w:tcW w:w="1311" w:type="dxa"/>
          </w:tcPr>
          <w:p w14:paraId="632516F4" w14:textId="77777777" w:rsidR="00C5694A" w:rsidRPr="00DC27BB" w:rsidRDefault="00C5694A" w:rsidP="0010205C">
            <w:pPr>
              <w:bidi/>
            </w:pPr>
            <w:r w:rsidRPr="00DC27BB">
              <w:rPr>
                <w:rFonts w:hint="cs"/>
                <w:rtl/>
              </w:rPr>
              <w:t>מצב משפחתי</w:t>
            </w:r>
          </w:p>
        </w:tc>
        <w:tc>
          <w:tcPr>
            <w:tcW w:w="1112" w:type="dxa"/>
          </w:tcPr>
          <w:p w14:paraId="20EE8046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78BBAF54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911" w:type="dxa"/>
          </w:tcPr>
          <w:p w14:paraId="534228AB" w14:textId="11C160CA" w:rsidR="00C5694A" w:rsidRPr="00DC27BB" w:rsidRDefault="00433294" w:rsidP="0010205C">
            <w:pPr>
              <w:bidi/>
              <w:rPr>
                <w:rtl/>
              </w:rPr>
            </w:pPr>
            <w:r w:rsidRPr="00433294">
              <w:rPr>
                <w:rFonts w:hint="cs"/>
                <w:color w:val="FF0000"/>
                <w:rtl/>
              </w:rPr>
              <w:t xml:space="preserve">לא </w:t>
            </w:r>
          </w:p>
        </w:tc>
        <w:tc>
          <w:tcPr>
            <w:tcW w:w="3487" w:type="dxa"/>
          </w:tcPr>
          <w:p w14:paraId="2C1F0B67" w14:textId="45F2E17D" w:rsidR="00C5694A" w:rsidRPr="00DC27BB" w:rsidRDefault="00C5694A" w:rsidP="0010205C">
            <w:pPr>
              <w:bidi/>
              <w:rPr>
                <w:rtl/>
              </w:rPr>
            </w:pPr>
          </w:p>
        </w:tc>
      </w:tr>
      <w:tr w:rsidR="00C5694A" w:rsidRPr="00D36627" w14:paraId="4D71AAA9" w14:textId="77777777" w:rsidTr="008067D2">
        <w:tc>
          <w:tcPr>
            <w:tcW w:w="899" w:type="dxa"/>
            <w:tcBorders>
              <w:top w:val="nil"/>
              <w:bottom w:val="nil"/>
            </w:tcBorders>
          </w:tcPr>
          <w:p w14:paraId="69D1D33E" w14:textId="77777777" w:rsidR="00C5694A" w:rsidRPr="00DC27BB" w:rsidRDefault="00C5694A" w:rsidP="0010205C">
            <w:pPr>
              <w:bidi/>
              <w:rPr>
                <w:u w:val="single"/>
                <w:rtl/>
              </w:rPr>
            </w:pPr>
          </w:p>
        </w:tc>
        <w:tc>
          <w:tcPr>
            <w:tcW w:w="1311" w:type="dxa"/>
          </w:tcPr>
          <w:p w14:paraId="31A1EEF4" w14:textId="77777777" w:rsidR="00C5694A" w:rsidRPr="00DC27BB" w:rsidRDefault="00C5694A" w:rsidP="0010205C">
            <w:pPr>
              <w:bidi/>
            </w:pPr>
            <w:r w:rsidRPr="00DC27BB">
              <w:rPr>
                <w:rFonts w:hint="cs"/>
                <w:rtl/>
              </w:rPr>
              <w:t>יישוב</w:t>
            </w:r>
          </w:p>
        </w:tc>
        <w:tc>
          <w:tcPr>
            <w:tcW w:w="1112" w:type="dxa"/>
          </w:tcPr>
          <w:p w14:paraId="2C58E307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690A5BF5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4D76ACBB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487" w:type="dxa"/>
          </w:tcPr>
          <w:p w14:paraId="5CCD5CE5" w14:textId="77777777" w:rsidR="00C5694A" w:rsidRPr="00DC27BB" w:rsidRDefault="00C5694A" w:rsidP="0010205C">
            <w:pPr>
              <w:bidi/>
              <w:rPr>
                <w:rtl/>
              </w:rPr>
            </w:pPr>
          </w:p>
        </w:tc>
      </w:tr>
      <w:tr w:rsidR="00C5694A" w:rsidRPr="00D36627" w14:paraId="5FE802EA" w14:textId="77777777" w:rsidTr="008067D2">
        <w:tc>
          <w:tcPr>
            <w:tcW w:w="899" w:type="dxa"/>
            <w:tcBorders>
              <w:top w:val="nil"/>
              <w:bottom w:val="nil"/>
            </w:tcBorders>
          </w:tcPr>
          <w:p w14:paraId="1CACFDB2" w14:textId="77777777" w:rsidR="00C5694A" w:rsidRPr="00DC27BB" w:rsidRDefault="00C5694A" w:rsidP="0010205C">
            <w:pPr>
              <w:bidi/>
              <w:rPr>
                <w:rtl/>
              </w:rPr>
            </w:pPr>
          </w:p>
        </w:tc>
        <w:tc>
          <w:tcPr>
            <w:tcW w:w="1311" w:type="dxa"/>
          </w:tcPr>
          <w:p w14:paraId="338D6983" w14:textId="77777777" w:rsidR="00C5694A" w:rsidRPr="00DC27BB" w:rsidRDefault="00C5694A" w:rsidP="0010205C">
            <w:pPr>
              <w:bidi/>
            </w:pPr>
            <w:r w:rsidRPr="00DC27BB">
              <w:rPr>
                <w:rFonts w:hint="cs"/>
                <w:rtl/>
              </w:rPr>
              <w:t>ת.ד</w:t>
            </w:r>
          </w:p>
        </w:tc>
        <w:tc>
          <w:tcPr>
            <w:tcW w:w="1112" w:type="dxa"/>
          </w:tcPr>
          <w:p w14:paraId="531583E1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7B713EE7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428720E6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5505F07E" w14:textId="77777777" w:rsidR="00C5694A" w:rsidRPr="00DC27BB" w:rsidRDefault="00C5694A" w:rsidP="0010205C">
            <w:pPr>
              <w:bidi/>
              <w:rPr>
                <w:rtl/>
              </w:rPr>
            </w:pPr>
          </w:p>
        </w:tc>
      </w:tr>
      <w:tr w:rsidR="00C5694A" w14:paraId="49C3DB4D" w14:textId="77777777" w:rsidTr="008067D2">
        <w:tc>
          <w:tcPr>
            <w:tcW w:w="899" w:type="dxa"/>
            <w:tcBorders>
              <w:top w:val="nil"/>
              <w:bottom w:val="nil"/>
            </w:tcBorders>
          </w:tcPr>
          <w:p w14:paraId="62C4AF7C" w14:textId="77777777" w:rsidR="00C5694A" w:rsidRPr="00DC27BB" w:rsidRDefault="00C5694A" w:rsidP="0010205C">
            <w:pPr>
              <w:bidi/>
              <w:rPr>
                <w:rtl/>
              </w:rPr>
            </w:pPr>
          </w:p>
        </w:tc>
        <w:tc>
          <w:tcPr>
            <w:tcW w:w="1311" w:type="dxa"/>
          </w:tcPr>
          <w:p w14:paraId="2E8D1824" w14:textId="77777777" w:rsidR="00C5694A" w:rsidRPr="00DC27BB" w:rsidRDefault="00C5694A" w:rsidP="0010205C">
            <w:pPr>
              <w:bidi/>
            </w:pPr>
            <w:r w:rsidRPr="00DC27BB">
              <w:rPr>
                <w:rFonts w:hint="cs"/>
                <w:rtl/>
              </w:rPr>
              <w:t>רחוב</w:t>
            </w:r>
          </w:p>
        </w:tc>
        <w:tc>
          <w:tcPr>
            <w:tcW w:w="1112" w:type="dxa"/>
          </w:tcPr>
          <w:p w14:paraId="75E3ECB9" w14:textId="77777777" w:rsidR="00C5694A" w:rsidRPr="00DC27BB" w:rsidRDefault="00C5694A" w:rsidP="0010205C">
            <w:pPr>
              <w:bidi/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43FD78A2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6E09A967" w14:textId="77777777" w:rsidR="00C5694A" w:rsidRPr="00DC27BB" w:rsidRDefault="003F022E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03B4CA5C" w14:textId="77777777" w:rsidR="00C5694A" w:rsidRPr="00DC27BB" w:rsidRDefault="00C5694A" w:rsidP="0010205C">
            <w:pPr>
              <w:bidi/>
              <w:rPr>
                <w:b/>
                <w:bCs/>
                <w:rtl/>
              </w:rPr>
            </w:pPr>
          </w:p>
        </w:tc>
      </w:tr>
      <w:tr w:rsidR="00C5694A" w14:paraId="18C72B8A" w14:textId="77777777" w:rsidTr="008067D2">
        <w:tc>
          <w:tcPr>
            <w:tcW w:w="899" w:type="dxa"/>
            <w:tcBorders>
              <w:top w:val="nil"/>
              <w:bottom w:val="nil"/>
            </w:tcBorders>
          </w:tcPr>
          <w:p w14:paraId="79C0F56E" w14:textId="77777777" w:rsidR="00C5694A" w:rsidRPr="00DC27BB" w:rsidRDefault="00C5694A" w:rsidP="0010205C">
            <w:pPr>
              <w:bidi/>
              <w:rPr>
                <w:rtl/>
              </w:rPr>
            </w:pPr>
          </w:p>
        </w:tc>
        <w:tc>
          <w:tcPr>
            <w:tcW w:w="1311" w:type="dxa"/>
          </w:tcPr>
          <w:p w14:paraId="7A9482B4" w14:textId="77777777" w:rsidR="00C5694A" w:rsidRPr="00DC27BB" w:rsidRDefault="003F022E" w:rsidP="0010205C">
            <w:pPr>
              <w:bidi/>
            </w:pPr>
            <w:r w:rsidRPr="00DC27BB">
              <w:rPr>
                <w:rFonts w:hint="cs"/>
                <w:rtl/>
              </w:rPr>
              <w:t>בית</w:t>
            </w:r>
          </w:p>
        </w:tc>
        <w:tc>
          <w:tcPr>
            <w:tcW w:w="1112" w:type="dxa"/>
          </w:tcPr>
          <w:p w14:paraId="2E673C70" w14:textId="77777777" w:rsidR="00C5694A" w:rsidRPr="00DC27BB" w:rsidRDefault="003F022E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90%</w:t>
            </w:r>
          </w:p>
        </w:tc>
        <w:tc>
          <w:tcPr>
            <w:tcW w:w="865" w:type="dxa"/>
          </w:tcPr>
          <w:p w14:paraId="498650B4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40D2F630" w14:textId="77777777" w:rsidR="00C5694A" w:rsidRPr="00DC27BB" w:rsidRDefault="003F022E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783B5F62" w14:textId="77777777" w:rsidR="00C5694A" w:rsidRPr="00DC27BB" w:rsidRDefault="00C5694A" w:rsidP="0010205C">
            <w:pPr>
              <w:bidi/>
              <w:rPr>
                <w:b/>
                <w:bCs/>
                <w:rtl/>
              </w:rPr>
            </w:pPr>
          </w:p>
        </w:tc>
      </w:tr>
      <w:tr w:rsidR="00C5694A" w14:paraId="487A3546" w14:textId="77777777" w:rsidTr="008067D2">
        <w:tc>
          <w:tcPr>
            <w:tcW w:w="899" w:type="dxa"/>
            <w:tcBorders>
              <w:top w:val="nil"/>
              <w:bottom w:val="nil"/>
            </w:tcBorders>
          </w:tcPr>
          <w:p w14:paraId="2BDE0734" w14:textId="77777777" w:rsidR="00C5694A" w:rsidRPr="00DC27BB" w:rsidRDefault="00C5694A" w:rsidP="0010205C">
            <w:pPr>
              <w:bidi/>
              <w:rPr>
                <w:rtl/>
              </w:rPr>
            </w:pPr>
          </w:p>
        </w:tc>
        <w:tc>
          <w:tcPr>
            <w:tcW w:w="1311" w:type="dxa"/>
          </w:tcPr>
          <w:p w14:paraId="7FC726F6" w14:textId="77777777" w:rsidR="00C5694A" w:rsidRPr="00DC27BB" w:rsidRDefault="003F022E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דירה</w:t>
            </w:r>
          </w:p>
        </w:tc>
        <w:tc>
          <w:tcPr>
            <w:tcW w:w="1112" w:type="dxa"/>
          </w:tcPr>
          <w:p w14:paraId="162E99BD" w14:textId="77777777" w:rsidR="00C5694A" w:rsidRPr="00DC27BB" w:rsidRDefault="003F022E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90</w:t>
            </w:r>
            <w:r w:rsidR="00C5694A" w:rsidRPr="00DC27BB">
              <w:rPr>
                <w:rFonts w:hint="cs"/>
                <w:rtl/>
              </w:rPr>
              <w:t>%</w:t>
            </w:r>
          </w:p>
        </w:tc>
        <w:tc>
          <w:tcPr>
            <w:tcW w:w="865" w:type="dxa"/>
          </w:tcPr>
          <w:p w14:paraId="14CCB091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0B9E7A67" w14:textId="77777777" w:rsidR="00C5694A" w:rsidRPr="00DC27BB" w:rsidRDefault="003F022E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59CA7F15" w14:textId="77777777" w:rsidR="00C5694A" w:rsidRPr="00DC27BB" w:rsidRDefault="00C5694A" w:rsidP="0010205C">
            <w:pPr>
              <w:bidi/>
              <w:rPr>
                <w:b/>
                <w:bCs/>
                <w:rtl/>
              </w:rPr>
            </w:pPr>
          </w:p>
        </w:tc>
      </w:tr>
      <w:tr w:rsidR="00C5694A" w14:paraId="658368BA" w14:textId="77777777" w:rsidTr="008067D2">
        <w:tc>
          <w:tcPr>
            <w:tcW w:w="899" w:type="dxa"/>
            <w:tcBorders>
              <w:top w:val="nil"/>
              <w:bottom w:val="nil"/>
            </w:tcBorders>
          </w:tcPr>
          <w:p w14:paraId="135AA6CF" w14:textId="77777777" w:rsidR="00C5694A" w:rsidRPr="00DC27BB" w:rsidRDefault="00C5694A" w:rsidP="0010205C">
            <w:pPr>
              <w:bidi/>
              <w:rPr>
                <w:rtl/>
              </w:rPr>
            </w:pPr>
          </w:p>
        </w:tc>
        <w:tc>
          <w:tcPr>
            <w:tcW w:w="1311" w:type="dxa"/>
          </w:tcPr>
          <w:p w14:paraId="17BE07A7" w14:textId="77777777" w:rsidR="00C5694A" w:rsidRPr="00DC27BB" w:rsidRDefault="003F022E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מיקוד</w:t>
            </w:r>
          </w:p>
        </w:tc>
        <w:tc>
          <w:tcPr>
            <w:tcW w:w="1112" w:type="dxa"/>
          </w:tcPr>
          <w:p w14:paraId="70384AD6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90%</w:t>
            </w:r>
          </w:p>
        </w:tc>
        <w:tc>
          <w:tcPr>
            <w:tcW w:w="865" w:type="dxa"/>
          </w:tcPr>
          <w:p w14:paraId="3A9BE449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099197C5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31780C7A" w14:textId="77777777" w:rsidR="00C5694A" w:rsidRPr="00DC27BB" w:rsidRDefault="00C5694A" w:rsidP="0010205C">
            <w:pPr>
              <w:bidi/>
              <w:rPr>
                <w:b/>
                <w:bCs/>
                <w:rtl/>
              </w:rPr>
            </w:pPr>
          </w:p>
        </w:tc>
      </w:tr>
      <w:tr w:rsidR="00C5694A" w14:paraId="1245D522" w14:textId="77777777" w:rsidTr="008067D2">
        <w:tc>
          <w:tcPr>
            <w:tcW w:w="899" w:type="dxa"/>
            <w:tcBorders>
              <w:top w:val="nil"/>
              <w:bottom w:val="nil"/>
            </w:tcBorders>
          </w:tcPr>
          <w:p w14:paraId="7D55A18D" w14:textId="77777777" w:rsidR="00C5694A" w:rsidRPr="00DC27BB" w:rsidRDefault="00C5694A" w:rsidP="0010205C">
            <w:pPr>
              <w:bidi/>
              <w:rPr>
                <w:rtl/>
              </w:rPr>
            </w:pPr>
          </w:p>
        </w:tc>
        <w:tc>
          <w:tcPr>
            <w:tcW w:w="1311" w:type="dxa"/>
          </w:tcPr>
          <w:p w14:paraId="59239356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תאריך לידה</w:t>
            </w:r>
          </w:p>
        </w:tc>
        <w:tc>
          <w:tcPr>
            <w:tcW w:w="1112" w:type="dxa"/>
          </w:tcPr>
          <w:p w14:paraId="44D8207C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32631182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1DA3879D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25964E48" w14:textId="77777777" w:rsidR="00C5694A" w:rsidRPr="00DC27BB" w:rsidRDefault="00C5694A" w:rsidP="0010205C">
            <w:pPr>
              <w:bidi/>
              <w:rPr>
                <w:b/>
                <w:bCs/>
                <w:rtl/>
              </w:rPr>
            </w:pPr>
          </w:p>
        </w:tc>
      </w:tr>
      <w:tr w:rsidR="00C5694A" w:rsidRPr="00D36627" w14:paraId="06330A29" w14:textId="77777777" w:rsidTr="008067D2">
        <w:tc>
          <w:tcPr>
            <w:tcW w:w="899" w:type="dxa"/>
            <w:tcBorders>
              <w:top w:val="nil"/>
              <w:bottom w:val="nil"/>
            </w:tcBorders>
          </w:tcPr>
          <w:p w14:paraId="1C0E3CF0" w14:textId="77777777" w:rsidR="00C5694A" w:rsidRPr="00DC27BB" w:rsidRDefault="00C5694A" w:rsidP="0010205C">
            <w:pPr>
              <w:bidi/>
              <w:rPr>
                <w:rtl/>
              </w:rPr>
            </w:pPr>
          </w:p>
        </w:tc>
        <w:tc>
          <w:tcPr>
            <w:tcW w:w="1311" w:type="dxa"/>
          </w:tcPr>
          <w:p w14:paraId="694496E1" w14:textId="77777777" w:rsidR="00C5694A" w:rsidRPr="00DC27BB" w:rsidRDefault="003F022E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כתובת דוא"ל</w:t>
            </w:r>
          </w:p>
        </w:tc>
        <w:tc>
          <w:tcPr>
            <w:tcW w:w="1112" w:type="dxa"/>
          </w:tcPr>
          <w:p w14:paraId="075D31D3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1D4D1757" w14:textId="77777777" w:rsidR="00C5694A" w:rsidRPr="00DC27BB" w:rsidRDefault="003F022E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3185141C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59615627" w14:textId="77777777" w:rsidR="00C5694A" w:rsidRPr="00DC27BB" w:rsidRDefault="00C5694A" w:rsidP="0010205C">
            <w:pPr>
              <w:bidi/>
              <w:rPr>
                <w:rtl/>
              </w:rPr>
            </w:pPr>
          </w:p>
        </w:tc>
      </w:tr>
      <w:tr w:rsidR="00C5694A" w14:paraId="48CEE879" w14:textId="77777777" w:rsidTr="008067D2">
        <w:tc>
          <w:tcPr>
            <w:tcW w:w="899" w:type="dxa"/>
            <w:tcBorders>
              <w:top w:val="nil"/>
              <w:bottom w:val="nil"/>
            </w:tcBorders>
          </w:tcPr>
          <w:p w14:paraId="6F198143" w14:textId="77777777" w:rsidR="00C5694A" w:rsidRPr="00DC27BB" w:rsidRDefault="00C5694A" w:rsidP="0010205C">
            <w:pPr>
              <w:bidi/>
              <w:rPr>
                <w:rtl/>
              </w:rPr>
            </w:pPr>
          </w:p>
        </w:tc>
        <w:tc>
          <w:tcPr>
            <w:tcW w:w="1311" w:type="dxa"/>
          </w:tcPr>
          <w:p w14:paraId="4080D449" w14:textId="77777777" w:rsidR="00C5694A" w:rsidRPr="00DC27BB" w:rsidRDefault="003F022E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טלפון נייד</w:t>
            </w:r>
          </w:p>
        </w:tc>
        <w:tc>
          <w:tcPr>
            <w:tcW w:w="1112" w:type="dxa"/>
          </w:tcPr>
          <w:p w14:paraId="295CD28E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690669D9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3617A8FC" w14:textId="77777777" w:rsidR="00C5694A" w:rsidRPr="00DC27BB" w:rsidRDefault="003F022E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44BAAEC1" w14:textId="77777777" w:rsidR="00C5694A" w:rsidRPr="00DC27BB" w:rsidRDefault="00C5694A" w:rsidP="0010205C">
            <w:pPr>
              <w:bidi/>
              <w:rPr>
                <w:rtl/>
              </w:rPr>
            </w:pPr>
          </w:p>
        </w:tc>
      </w:tr>
      <w:tr w:rsidR="00C5694A" w14:paraId="04C5443C" w14:textId="77777777" w:rsidTr="008067D2">
        <w:tc>
          <w:tcPr>
            <w:tcW w:w="899" w:type="dxa"/>
            <w:tcBorders>
              <w:top w:val="nil"/>
              <w:bottom w:val="nil"/>
            </w:tcBorders>
          </w:tcPr>
          <w:p w14:paraId="44B932F0" w14:textId="77777777" w:rsidR="00C5694A" w:rsidRPr="00DC27BB" w:rsidRDefault="00C5694A" w:rsidP="0010205C">
            <w:pPr>
              <w:bidi/>
              <w:rPr>
                <w:u w:val="single"/>
                <w:rtl/>
              </w:rPr>
            </w:pPr>
          </w:p>
        </w:tc>
        <w:tc>
          <w:tcPr>
            <w:tcW w:w="1311" w:type="dxa"/>
          </w:tcPr>
          <w:p w14:paraId="0FE3F7E2" w14:textId="77777777" w:rsidR="00C5694A" w:rsidRPr="00DC27BB" w:rsidRDefault="003F022E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טלפון קווי</w:t>
            </w:r>
          </w:p>
        </w:tc>
        <w:tc>
          <w:tcPr>
            <w:tcW w:w="1112" w:type="dxa"/>
          </w:tcPr>
          <w:p w14:paraId="37A952A6" w14:textId="77777777" w:rsidR="00C5694A" w:rsidRPr="00DC27BB" w:rsidRDefault="003F022E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75D470F6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71FE7238" w14:textId="77777777" w:rsidR="00C5694A" w:rsidRPr="00DC27BB" w:rsidRDefault="003F022E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4970BB11" w14:textId="77777777" w:rsidR="00C5694A" w:rsidRPr="00DC27BB" w:rsidRDefault="00C5694A" w:rsidP="0010205C">
            <w:pPr>
              <w:bidi/>
              <w:rPr>
                <w:rtl/>
              </w:rPr>
            </w:pPr>
          </w:p>
        </w:tc>
      </w:tr>
      <w:tr w:rsidR="00C5694A" w14:paraId="09EB7DDA" w14:textId="77777777" w:rsidTr="008067D2">
        <w:tc>
          <w:tcPr>
            <w:tcW w:w="899" w:type="dxa"/>
            <w:tcBorders>
              <w:top w:val="nil"/>
              <w:bottom w:val="single" w:sz="4" w:space="0" w:color="auto"/>
            </w:tcBorders>
          </w:tcPr>
          <w:p w14:paraId="1ED76919" w14:textId="77777777" w:rsidR="00C5694A" w:rsidRPr="00DC27BB" w:rsidRDefault="00C5694A" w:rsidP="0010205C">
            <w:pPr>
              <w:bidi/>
              <w:rPr>
                <w:rtl/>
              </w:rPr>
            </w:pPr>
          </w:p>
        </w:tc>
        <w:tc>
          <w:tcPr>
            <w:tcW w:w="1311" w:type="dxa"/>
          </w:tcPr>
          <w:p w14:paraId="48E79981" w14:textId="77777777" w:rsidR="00C5694A" w:rsidRPr="00DC27BB" w:rsidRDefault="003F022E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מעמד</w:t>
            </w:r>
          </w:p>
        </w:tc>
        <w:tc>
          <w:tcPr>
            <w:tcW w:w="1112" w:type="dxa"/>
          </w:tcPr>
          <w:p w14:paraId="77F8D741" w14:textId="77777777" w:rsidR="00C5694A" w:rsidRPr="00DC27BB" w:rsidRDefault="003F022E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2066E050" w14:textId="77777777" w:rsidR="00C5694A" w:rsidRPr="00DC27BB" w:rsidRDefault="003F022E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911" w:type="dxa"/>
          </w:tcPr>
          <w:p w14:paraId="25B80EBE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487" w:type="dxa"/>
          </w:tcPr>
          <w:p w14:paraId="211A52E9" w14:textId="77777777" w:rsidR="00C5694A" w:rsidRPr="00DC27BB" w:rsidRDefault="003F022E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רק אחת מהאפשרויות חייבת להיות מסומנת</w:t>
            </w:r>
          </w:p>
        </w:tc>
      </w:tr>
      <w:tr w:rsidR="00C5694A" w14:paraId="4BEC7669" w14:textId="77777777" w:rsidTr="008067D2">
        <w:tc>
          <w:tcPr>
            <w:tcW w:w="899" w:type="dxa"/>
            <w:tcBorders>
              <w:top w:val="single" w:sz="4" w:space="0" w:color="auto"/>
              <w:bottom w:val="nil"/>
            </w:tcBorders>
          </w:tcPr>
          <w:p w14:paraId="2A47D96E" w14:textId="77777777" w:rsidR="00C5694A" w:rsidRPr="00DC27BB" w:rsidRDefault="00E301C4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פרטי בן/</w:t>
            </w:r>
          </w:p>
        </w:tc>
        <w:tc>
          <w:tcPr>
            <w:tcW w:w="1311" w:type="dxa"/>
          </w:tcPr>
          <w:p w14:paraId="216D2482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 xml:space="preserve">שם </w:t>
            </w:r>
            <w:r w:rsidR="003F022E" w:rsidRPr="00DC27BB">
              <w:rPr>
                <w:rFonts w:hint="cs"/>
                <w:rtl/>
              </w:rPr>
              <w:t>פרטי</w:t>
            </w:r>
          </w:p>
        </w:tc>
        <w:tc>
          <w:tcPr>
            <w:tcW w:w="1112" w:type="dxa"/>
          </w:tcPr>
          <w:p w14:paraId="731E5701" w14:textId="77777777" w:rsidR="00C5694A" w:rsidRPr="00DC27BB" w:rsidRDefault="003F022E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6DFCC203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14ABE8A6" w14:textId="77777777" w:rsidR="00C5694A" w:rsidRPr="00DC27BB" w:rsidRDefault="003F022E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2208F003" w14:textId="77777777" w:rsidR="00C5694A" w:rsidRPr="00DC27BB" w:rsidRDefault="00C5694A" w:rsidP="0010205C">
            <w:pPr>
              <w:bidi/>
              <w:rPr>
                <w:rtl/>
              </w:rPr>
            </w:pPr>
          </w:p>
        </w:tc>
      </w:tr>
      <w:tr w:rsidR="00C5694A" w14:paraId="24DC6AD3" w14:textId="77777777" w:rsidTr="008067D2">
        <w:tc>
          <w:tcPr>
            <w:tcW w:w="899" w:type="dxa"/>
            <w:tcBorders>
              <w:top w:val="nil"/>
              <w:bottom w:val="nil"/>
            </w:tcBorders>
          </w:tcPr>
          <w:p w14:paraId="49877362" w14:textId="77777777" w:rsidR="00C5694A" w:rsidRPr="00DC27BB" w:rsidRDefault="00E301C4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בת הזוג</w:t>
            </w:r>
          </w:p>
        </w:tc>
        <w:tc>
          <w:tcPr>
            <w:tcW w:w="1311" w:type="dxa"/>
          </w:tcPr>
          <w:p w14:paraId="6C625D40" w14:textId="77777777" w:rsidR="00C5694A" w:rsidRPr="00DC27BB" w:rsidRDefault="003F022E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שם משפחה</w:t>
            </w:r>
          </w:p>
        </w:tc>
        <w:tc>
          <w:tcPr>
            <w:tcW w:w="1112" w:type="dxa"/>
          </w:tcPr>
          <w:p w14:paraId="14A05A9C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66C0DDF9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1010885B" w14:textId="77777777" w:rsidR="00C5694A" w:rsidRPr="00DC27BB" w:rsidRDefault="003F022E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654BB7F0" w14:textId="77777777" w:rsidR="00C5694A" w:rsidRPr="00DC27BB" w:rsidRDefault="00C5694A" w:rsidP="0010205C">
            <w:pPr>
              <w:bidi/>
              <w:rPr>
                <w:rtl/>
              </w:rPr>
            </w:pPr>
          </w:p>
        </w:tc>
      </w:tr>
      <w:tr w:rsidR="00C5694A" w14:paraId="5CB0064E" w14:textId="77777777" w:rsidTr="008067D2">
        <w:tc>
          <w:tcPr>
            <w:tcW w:w="899" w:type="dxa"/>
            <w:tcBorders>
              <w:top w:val="nil"/>
              <w:bottom w:val="nil"/>
            </w:tcBorders>
          </w:tcPr>
          <w:p w14:paraId="36FAE510" w14:textId="77777777" w:rsidR="00C5694A" w:rsidRPr="00DC27BB" w:rsidRDefault="00E301C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+</w:t>
            </w:r>
          </w:p>
        </w:tc>
        <w:tc>
          <w:tcPr>
            <w:tcW w:w="1311" w:type="dxa"/>
          </w:tcPr>
          <w:p w14:paraId="52326A6F" w14:textId="77777777" w:rsidR="00C5694A" w:rsidRPr="00DC27BB" w:rsidRDefault="003F022E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מספר זהות/דרכון</w:t>
            </w:r>
          </w:p>
        </w:tc>
        <w:tc>
          <w:tcPr>
            <w:tcW w:w="1112" w:type="dxa"/>
          </w:tcPr>
          <w:p w14:paraId="7329F312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2B5EF612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7512E62E" w14:textId="77777777" w:rsidR="00C5694A" w:rsidRPr="00DC27BB" w:rsidRDefault="003F022E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71156426" w14:textId="77777777" w:rsidR="00C5694A" w:rsidRPr="00DC27BB" w:rsidRDefault="00C5694A" w:rsidP="0010205C">
            <w:pPr>
              <w:bidi/>
              <w:rPr>
                <w:rtl/>
              </w:rPr>
            </w:pPr>
          </w:p>
        </w:tc>
      </w:tr>
      <w:tr w:rsidR="00C5694A" w14:paraId="408EBD6B" w14:textId="77777777" w:rsidTr="008067D2">
        <w:tc>
          <w:tcPr>
            <w:tcW w:w="899" w:type="dxa"/>
            <w:tcBorders>
              <w:top w:val="nil"/>
              <w:bottom w:val="nil"/>
            </w:tcBorders>
          </w:tcPr>
          <w:p w14:paraId="67EECBF4" w14:textId="77777777" w:rsidR="00C5694A" w:rsidRPr="00DC27BB" w:rsidRDefault="00E301C4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פרטי ילדים</w:t>
            </w:r>
          </w:p>
        </w:tc>
        <w:tc>
          <w:tcPr>
            <w:tcW w:w="1311" w:type="dxa"/>
          </w:tcPr>
          <w:p w14:paraId="4F1345E0" w14:textId="77777777" w:rsidR="00C5694A" w:rsidRPr="00DC27BB" w:rsidRDefault="003F022E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תאריך לידה</w:t>
            </w:r>
          </w:p>
        </w:tc>
        <w:tc>
          <w:tcPr>
            <w:tcW w:w="1112" w:type="dxa"/>
          </w:tcPr>
          <w:p w14:paraId="316C9458" w14:textId="77777777" w:rsidR="00C5694A" w:rsidRPr="00DC27BB" w:rsidRDefault="003F022E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2D83B203" w14:textId="77777777" w:rsidR="00C5694A" w:rsidRPr="00DC27BB" w:rsidRDefault="00C5694A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3050DFDA" w14:textId="77777777" w:rsidR="00C5694A" w:rsidRPr="00DC27BB" w:rsidRDefault="003F022E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29A881F8" w14:textId="77777777" w:rsidR="00C5694A" w:rsidRPr="00DC27BB" w:rsidRDefault="00C5694A" w:rsidP="0010205C">
            <w:pPr>
              <w:bidi/>
              <w:rPr>
                <w:rtl/>
              </w:rPr>
            </w:pPr>
          </w:p>
        </w:tc>
      </w:tr>
      <w:tr w:rsidR="003F022E" w14:paraId="008C3477" w14:textId="77777777" w:rsidTr="008067D2">
        <w:tc>
          <w:tcPr>
            <w:tcW w:w="899" w:type="dxa"/>
            <w:tcBorders>
              <w:top w:val="nil"/>
              <w:bottom w:val="single" w:sz="4" w:space="0" w:color="auto"/>
            </w:tcBorders>
          </w:tcPr>
          <w:p w14:paraId="3F057FCC" w14:textId="77777777" w:rsidR="003F022E" w:rsidRPr="00DC27BB" w:rsidRDefault="00E301C4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עד גיל 21</w:t>
            </w:r>
          </w:p>
        </w:tc>
        <w:tc>
          <w:tcPr>
            <w:tcW w:w="1311" w:type="dxa"/>
          </w:tcPr>
          <w:p w14:paraId="51048B5A" w14:textId="77777777" w:rsidR="003F022E" w:rsidRPr="00DC27BB" w:rsidRDefault="003F022E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מין</w:t>
            </w:r>
          </w:p>
        </w:tc>
        <w:tc>
          <w:tcPr>
            <w:tcW w:w="1112" w:type="dxa"/>
          </w:tcPr>
          <w:p w14:paraId="3662D828" w14:textId="77777777" w:rsidR="003F022E" w:rsidRPr="00DC27BB" w:rsidRDefault="003F022E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090B55EB" w14:textId="77777777" w:rsidR="003F022E" w:rsidRPr="00DC27BB" w:rsidRDefault="003F022E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911" w:type="dxa"/>
          </w:tcPr>
          <w:p w14:paraId="12EBD49E" w14:textId="77777777" w:rsidR="003F022E" w:rsidRPr="00DC27BB" w:rsidRDefault="003F022E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7C48665F" w14:textId="77777777" w:rsidR="003F022E" w:rsidRPr="00DC27BB" w:rsidRDefault="003F022E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רק אחת מהאפשרויות צריכה להיות מסומנת</w:t>
            </w:r>
          </w:p>
        </w:tc>
      </w:tr>
      <w:tr w:rsidR="00E301C4" w14:paraId="7711F4CE" w14:textId="77777777" w:rsidTr="008067D2">
        <w:tc>
          <w:tcPr>
            <w:tcW w:w="899" w:type="dxa"/>
            <w:tcBorders>
              <w:top w:val="single" w:sz="4" w:space="0" w:color="auto"/>
              <w:bottom w:val="nil"/>
            </w:tcBorders>
          </w:tcPr>
          <w:p w14:paraId="1DC566B7" w14:textId="77777777" w:rsidR="00E301C4" w:rsidRPr="00DC27BB" w:rsidRDefault="00E301C4" w:rsidP="0010205C">
            <w:pPr>
              <w:bidi/>
              <w:rPr>
                <w:rtl/>
              </w:rPr>
            </w:pPr>
          </w:p>
        </w:tc>
        <w:tc>
          <w:tcPr>
            <w:tcW w:w="1311" w:type="dxa"/>
          </w:tcPr>
          <w:p w14:paraId="390237C6" w14:textId="77777777" w:rsidR="00E301C4" w:rsidRPr="00DC27BB" w:rsidRDefault="00E301C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שם המעסיק</w:t>
            </w:r>
          </w:p>
        </w:tc>
        <w:tc>
          <w:tcPr>
            <w:tcW w:w="1112" w:type="dxa"/>
          </w:tcPr>
          <w:p w14:paraId="25227C3D" w14:textId="77777777" w:rsidR="00E301C4" w:rsidRPr="00DC27BB" w:rsidRDefault="00E301C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90%</w:t>
            </w:r>
          </w:p>
        </w:tc>
        <w:tc>
          <w:tcPr>
            <w:tcW w:w="865" w:type="dxa"/>
          </w:tcPr>
          <w:p w14:paraId="3704EF1A" w14:textId="77777777" w:rsidR="00E301C4" w:rsidRPr="00DC27BB" w:rsidRDefault="00E301C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53558219" w14:textId="77777777" w:rsidR="00E301C4" w:rsidRPr="00DC27BB" w:rsidRDefault="00E301C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126CE821" w14:textId="77777777" w:rsidR="00E301C4" w:rsidRPr="00DC27BB" w:rsidRDefault="00E301C4" w:rsidP="0010205C">
            <w:pPr>
              <w:bidi/>
              <w:rPr>
                <w:rtl/>
              </w:rPr>
            </w:pPr>
          </w:p>
        </w:tc>
      </w:tr>
      <w:tr w:rsidR="00E301C4" w14:paraId="2D3093A2" w14:textId="77777777" w:rsidTr="008067D2">
        <w:tc>
          <w:tcPr>
            <w:tcW w:w="899" w:type="dxa"/>
            <w:tcBorders>
              <w:top w:val="nil"/>
              <w:bottom w:val="nil"/>
            </w:tcBorders>
          </w:tcPr>
          <w:p w14:paraId="06E9733B" w14:textId="77777777" w:rsidR="00E301C4" w:rsidRPr="00DC27BB" w:rsidRDefault="00E301C4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פרטי</w:t>
            </w:r>
          </w:p>
        </w:tc>
        <w:tc>
          <w:tcPr>
            <w:tcW w:w="1311" w:type="dxa"/>
          </w:tcPr>
          <w:p w14:paraId="44F66398" w14:textId="77777777" w:rsidR="00E301C4" w:rsidRPr="00DC27BB" w:rsidRDefault="00E301C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כתובת המעסיק</w:t>
            </w:r>
          </w:p>
        </w:tc>
        <w:tc>
          <w:tcPr>
            <w:tcW w:w="1112" w:type="dxa"/>
          </w:tcPr>
          <w:p w14:paraId="3B578ACC" w14:textId="77777777" w:rsidR="00E301C4" w:rsidRPr="00DC27BB" w:rsidRDefault="00E301C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90%</w:t>
            </w:r>
          </w:p>
        </w:tc>
        <w:tc>
          <w:tcPr>
            <w:tcW w:w="865" w:type="dxa"/>
          </w:tcPr>
          <w:p w14:paraId="28748003" w14:textId="77777777" w:rsidR="00E301C4" w:rsidRPr="00DC27BB" w:rsidRDefault="00E301C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185FCD02" w14:textId="77777777" w:rsidR="00E301C4" w:rsidRPr="00DC27BB" w:rsidRDefault="00E301C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2E487801" w14:textId="77777777" w:rsidR="00E301C4" w:rsidRPr="00DC27BB" w:rsidRDefault="00E301C4" w:rsidP="0010205C">
            <w:pPr>
              <w:bidi/>
              <w:rPr>
                <w:rtl/>
              </w:rPr>
            </w:pPr>
          </w:p>
        </w:tc>
      </w:tr>
      <w:tr w:rsidR="00E301C4" w14:paraId="1C7A914F" w14:textId="77777777" w:rsidTr="008067D2">
        <w:tc>
          <w:tcPr>
            <w:tcW w:w="899" w:type="dxa"/>
            <w:tcBorders>
              <w:top w:val="nil"/>
              <w:bottom w:val="nil"/>
            </w:tcBorders>
          </w:tcPr>
          <w:p w14:paraId="3B9C7C74" w14:textId="77777777" w:rsidR="00E301C4" w:rsidRPr="00DC27BB" w:rsidRDefault="00E301C4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המעסיק</w:t>
            </w:r>
          </w:p>
        </w:tc>
        <w:tc>
          <w:tcPr>
            <w:tcW w:w="1311" w:type="dxa"/>
          </w:tcPr>
          <w:p w14:paraId="7D5F365E" w14:textId="77777777" w:rsidR="00E301C4" w:rsidRPr="00DC27BB" w:rsidRDefault="00E301C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מס' טלפון</w:t>
            </w:r>
          </w:p>
        </w:tc>
        <w:tc>
          <w:tcPr>
            <w:tcW w:w="1112" w:type="dxa"/>
          </w:tcPr>
          <w:p w14:paraId="48B5B83F" w14:textId="77777777" w:rsidR="00E301C4" w:rsidRPr="00DC27BB" w:rsidRDefault="00E301C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7E6A2BB7" w14:textId="77777777" w:rsidR="00E301C4" w:rsidRPr="00DC27BB" w:rsidRDefault="00E301C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4A1BFBB9" w14:textId="77777777" w:rsidR="00E301C4" w:rsidRPr="00DC27BB" w:rsidRDefault="00E301C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2E94C5F2" w14:textId="77777777" w:rsidR="00E301C4" w:rsidRPr="00DC27BB" w:rsidRDefault="00E301C4" w:rsidP="0010205C">
            <w:pPr>
              <w:bidi/>
              <w:rPr>
                <w:rtl/>
              </w:rPr>
            </w:pPr>
          </w:p>
        </w:tc>
      </w:tr>
      <w:tr w:rsidR="00E301C4" w14:paraId="1A5D9B76" w14:textId="77777777" w:rsidTr="008067D2">
        <w:tc>
          <w:tcPr>
            <w:tcW w:w="899" w:type="dxa"/>
            <w:tcBorders>
              <w:top w:val="nil"/>
              <w:bottom w:val="single" w:sz="4" w:space="0" w:color="auto"/>
            </w:tcBorders>
          </w:tcPr>
          <w:p w14:paraId="2525469D" w14:textId="77777777" w:rsidR="00E301C4" w:rsidRPr="00DC27BB" w:rsidRDefault="00E301C4" w:rsidP="0010205C">
            <w:pPr>
              <w:bidi/>
              <w:rPr>
                <w:rtl/>
              </w:rPr>
            </w:pPr>
          </w:p>
        </w:tc>
        <w:tc>
          <w:tcPr>
            <w:tcW w:w="1311" w:type="dxa"/>
          </w:tcPr>
          <w:p w14:paraId="2212B061" w14:textId="77777777" w:rsidR="00E301C4" w:rsidRPr="00DC27BB" w:rsidRDefault="00E301C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ח.פ/עוסק מורשה</w:t>
            </w:r>
          </w:p>
        </w:tc>
        <w:tc>
          <w:tcPr>
            <w:tcW w:w="1112" w:type="dxa"/>
          </w:tcPr>
          <w:p w14:paraId="42054DAF" w14:textId="77777777" w:rsidR="00E301C4" w:rsidRPr="00DC27BB" w:rsidRDefault="00E301C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90%</w:t>
            </w:r>
          </w:p>
        </w:tc>
        <w:tc>
          <w:tcPr>
            <w:tcW w:w="865" w:type="dxa"/>
          </w:tcPr>
          <w:p w14:paraId="6082013F" w14:textId="77777777" w:rsidR="00E301C4" w:rsidRPr="00DC27BB" w:rsidRDefault="00E301C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7676C372" w14:textId="77777777" w:rsidR="00E301C4" w:rsidRPr="00DC27BB" w:rsidRDefault="00E301C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4534EC64" w14:textId="77777777" w:rsidR="00E301C4" w:rsidRPr="00DC27BB" w:rsidRDefault="00E301C4" w:rsidP="0010205C">
            <w:pPr>
              <w:bidi/>
              <w:rPr>
                <w:rtl/>
              </w:rPr>
            </w:pPr>
          </w:p>
        </w:tc>
      </w:tr>
    </w:tbl>
    <w:p w14:paraId="1421BD42" w14:textId="77777777" w:rsidR="0076077A" w:rsidRDefault="0076077A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6D665A13" w14:textId="77777777" w:rsidR="003B0532" w:rsidRDefault="003B0532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0A9A8796" w14:textId="77777777" w:rsidR="003B0532" w:rsidRDefault="003B0532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6550428F" w14:textId="77777777" w:rsidR="003B0532" w:rsidRDefault="003B0532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53164336" w14:textId="77777777" w:rsidR="00645E5B" w:rsidRDefault="00FC45CE" w:rsidP="0010205C">
      <w:pPr>
        <w:pStyle w:val="Heading3"/>
        <w:bidi/>
        <w:rPr>
          <w:b/>
          <w:bCs/>
          <w:sz w:val="28"/>
          <w:szCs w:val="28"/>
          <w:rtl/>
        </w:rPr>
      </w:pPr>
      <w:bookmarkStart w:id="29" w:name="_Toc94512797"/>
      <w:r>
        <w:rPr>
          <w:rFonts w:hint="cs"/>
          <w:rtl/>
        </w:rPr>
        <w:t>טופס בקשת הצטרפות לקרן פנסיה מקיפה</w:t>
      </w:r>
      <w:r w:rsidR="001F10DA" w:rsidRPr="00FC45CE">
        <w:rPr>
          <w:rFonts w:hint="cs"/>
          <w:rtl/>
        </w:rPr>
        <w:t xml:space="preserve"> עמוד 2</w:t>
      </w:r>
      <w:bookmarkEnd w:id="29"/>
    </w:p>
    <w:p w14:paraId="181D519A" w14:textId="77777777" w:rsidR="00FC45CE" w:rsidRPr="00FC45CE" w:rsidRDefault="00FC45CE" w:rsidP="0010205C">
      <w:pPr>
        <w:bidi/>
        <w:rPr>
          <w:rtl/>
        </w:rPr>
      </w:pPr>
    </w:p>
    <w:p w14:paraId="37D03266" w14:textId="77777777" w:rsidR="003309A3" w:rsidRDefault="003309A3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492A4866" w14:textId="77777777" w:rsidR="001F10DA" w:rsidRDefault="00BD729A" w:rsidP="0010205C">
      <w:pPr>
        <w:pStyle w:val="ListParagraph"/>
        <w:bidi/>
        <w:ind w:left="65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ACB208" wp14:editId="0436AD4F">
            <wp:extent cx="5486400" cy="6473190"/>
            <wp:effectExtent l="0" t="0" r="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7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469F" w14:textId="77777777" w:rsidR="00BD729A" w:rsidRDefault="00BD729A" w:rsidP="0010205C">
      <w:pPr>
        <w:pStyle w:val="ListParagraph"/>
        <w:bidi/>
        <w:ind w:left="650"/>
        <w:rPr>
          <w:b/>
          <w:bCs/>
          <w:sz w:val="28"/>
          <w:szCs w:val="28"/>
        </w:rPr>
      </w:pPr>
    </w:p>
    <w:p w14:paraId="022A2C3D" w14:textId="77777777" w:rsidR="00BD729A" w:rsidRDefault="00BD729A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26EFD7FC" w14:textId="51A5DA83" w:rsidR="00645E5B" w:rsidRDefault="00645E5B" w:rsidP="0010205C">
      <w:pPr>
        <w:pStyle w:val="ListParagraph"/>
        <w:bidi/>
        <w:ind w:left="650"/>
        <w:rPr>
          <w:b/>
          <w:bCs/>
          <w:sz w:val="28"/>
          <w:szCs w:val="28"/>
        </w:rPr>
      </w:pPr>
    </w:p>
    <w:p w14:paraId="62BCC0C2" w14:textId="77777777" w:rsidR="008A682F" w:rsidRDefault="008A682F" w:rsidP="008A682F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tbl>
      <w:tblPr>
        <w:tblStyle w:val="TableGrid"/>
        <w:bidiVisual/>
        <w:tblW w:w="0" w:type="auto"/>
        <w:tblInd w:w="-5" w:type="dxa"/>
        <w:tblLook w:val="04A0" w:firstRow="1" w:lastRow="0" w:firstColumn="1" w:lastColumn="0" w:noHBand="0" w:noVBand="1"/>
      </w:tblPr>
      <w:tblGrid>
        <w:gridCol w:w="887"/>
        <w:gridCol w:w="1311"/>
        <w:gridCol w:w="1112"/>
        <w:gridCol w:w="865"/>
        <w:gridCol w:w="911"/>
        <w:gridCol w:w="3487"/>
      </w:tblGrid>
      <w:tr w:rsidR="00E301C4" w:rsidRPr="00D36627" w14:paraId="4E9B4098" w14:textId="77777777" w:rsidTr="00C318EE">
        <w:tc>
          <w:tcPr>
            <w:tcW w:w="887" w:type="dxa"/>
            <w:tcBorders>
              <w:bottom w:val="single" w:sz="4" w:space="0" w:color="auto"/>
            </w:tcBorders>
            <w:shd w:val="clear" w:color="auto" w:fill="D9E2F3" w:themeFill="accent1" w:themeFillTint="33"/>
          </w:tcPr>
          <w:p w14:paraId="5A3D9E63" w14:textId="77777777" w:rsidR="00E301C4" w:rsidRPr="007A2B6D" w:rsidRDefault="00E301C4" w:rsidP="0010205C">
            <w:pPr>
              <w:bidi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lastRenderedPageBreak/>
              <w:t>רובריקה</w:t>
            </w:r>
          </w:p>
        </w:tc>
        <w:tc>
          <w:tcPr>
            <w:tcW w:w="1311" w:type="dxa"/>
            <w:shd w:val="clear" w:color="auto" w:fill="D9E2F3" w:themeFill="accent1" w:themeFillTint="33"/>
          </w:tcPr>
          <w:p w14:paraId="08F22385" w14:textId="77777777" w:rsidR="00E301C4" w:rsidRPr="007A2B6D" w:rsidRDefault="00E301C4" w:rsidP="0010205C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7A2B6D">
              <w:rPr>
                <w:rFonts w:hint="cs"/>
                <w:b/>
                <w:bCs/>
                <w:sz w:val="20"/>
                <w:szCs w:val="20"/>
                <w:rtl/>
              </w:rPr>
              <w:t>שם השדה</w:t>
            </w:r>
          </w:p>
        </w:tc>
        <w:tc>
          <w:tcPr>
            <w:tcW w:w="1112" w:type="dxa"/>
            <w:shd w:val="clear" w:color="auto" w:fill="D9E2F3" w:themeFill="accent1" w:themeFillTint="33"/>
          </w:tcPr>
          <w:p w14:paraId="4C4959D7" w14:textId="77777777" w:rsidR="00E301C4" w:rsidRPr="007A2B6D" w:rsidRDefault="00E301C4" w:rsidP="0010205C">
            <w:pPr>
              <w:bidi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רמת מובהקות</w:t>
            </w:r>
          </w:p>
        </w:tc>
        <w:tc>
          <w:tcPr>
            <w:tcW w:w="865" w:type="dxa"/>
            <w:shd w:val="clear" w:color="auto" w:fill="D9E2F3" w:themeFill="accent1" w:themeFillTint="33"/>
          </w:tcPr>
          <w:p w14:paraId="3508739C" w14:textId="77777777" w:rsidR="00E301C4" w:rsidRPr="007A2B6D" w:rsidRDefault="00E301C4" w:rsidP="0010205C">
            <w:pPr>
              <w:bidi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סוג</w:t>
            </w:r>
          </w:p>
        </w:tc>
        <w:tc>
          <w:tcPr>
            <w:tcW w:w="911" w:type="dxa"/>
            <w:shd w:val="clear" w:color="auto" w:fill="D9E2F3" w:themeFill="accent1" w:themeFillTint="33"/>
          </w:tcPr>
          <w:p w14:paraId="2047EDBB" w14:textId="77777777" w:rsidR="00E301C4" w:rsidRDefault="00E301C4" w:rsidP="0010205C">
            <w:pPr>
              <w:bidi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חובה</w:t>
            </w:r>
          </w:p>
        </w:tc>
        <w:tc>
          <w:tcPr>
            <w:tcW w:w="3487" w:type="dxa"/>
            <w:shd w:val="clear" w:color="auto" w:fill="D9E2F3" w:themeFill="accent1" w:themeFillTint="33"/>
          </w:tcPr>
          <w:p w14:paraId="0277F268" w14:textId="77777777" w:rsidR="00E301C4" w:rsidRPr="00D36627" w:rsidRDefault="00E301C4" w:rsidP="0010205C">
            <w:pPr>
              <w:bidi/>
              <w:rPr>
                <w:b/>
                <w:bCs/>
                <w:rtl/>
              </w:rPr>
            </w:pPr>
            <w:r w:rsidRPr="00D36627">
              <w:rPr>
                <w:rFonts w:hint="cs"/>
                <w:b/>
                <w:bCs/>
                <w:rtl/>
              </w:rPr>
              <w:t>תנאי</w:t>
            </w:r>
          </w:p>
        </w:tc>
      </w:tr>
      <w:tr w:rsidR="00E301C4" w:rsidRPr="00F9298C" w14:paraId="68053869" w14:textId="77777777" w:rsidTr="00E301C4">
        <w:tc>
          <w:tcPr>
            <w:tcW w:w="887" w:type="dxa"/>
            <w:tcBorders>
              <w:bottom w:val="nil"/>
            </w:tcBorders>
          </w:tcPr>
          <w:p w14:paraId="3509E5A2" w14:textId="77777777" w:rsidR="00E301C4" w:rsidRPr="00DC27BB" w:rsidRDefault="00E301C4" w:rsidP="0010205C">
            <w:pPr>
              <w:bidi/>
              <w:rPr>
                <w:rtl/>
              </w:rPr>
            </w:pPr>
          </w:p>
        </w:tc>
        <w:tc>
          <w:tcPr>
            <w:tcW w:w="1311" w:type="dxa"/>
          </w:tcPr>
          <w:p w14:paraId="57BB3D3C" w14:textId="77777777" w:rsidR="00E301C4" w:rsidRPr="00DC27BB" w:rsidRDefault="00797962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שם מסלול הביטוח סעיף 1</w:t>
            </w:r>
          </w:p>
        </w:tc>
        <w:tc>
          <w:tcPr>
            <w:tcW w:w="1112" w:type="dxa"/>
          </w:tcPr>
          <w:p w14:paraId="45290847" w14:textId="77777777" w:rsidR="00E301C4" w:rsidRPr="00DC27BB" w:rsidRDefault="00797962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522F71B2" w14:textId="77777777" w:rsidR="00E301C4" w:rsidRPr="00DC27BB" w:rsidRDefault="00797962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911" w:type="dxa"/>
          </w:tcPr>
          <w:p w14:paraId="012994B5" w14:textId="77777777" w:rsidR="00E301C4" w:rsidRPr="00DC27BB" w:rsidRDefault="00797962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333A8B78" w14:textId="77777777" w:rsidR="00E301C4" w:rsidRPr="00DC27BB" w:rsidRDefault="00E301C4" w:rsidP="0010205C">
            <w:pPr>
              <w:bidi/>
              <w:rPr>
                <w:rtl/>
              </w:rPr>
            </w:pPr>
          </w:p>
        </w:tc>
      </w:tr>
      <w:tr w:rsidR="00E301C4" w:rsidRPr="00F9298C" w14:paraId="4436CCF6" w14:textId="77777777" w:rsidTr="00E301C4">
        <w:tc>
          <w:tcPr>
            <w:tcW w:w="887" w:type="dxa"/>
            <w:tcBorders>
              <w:top w:val="nil"/>
              <w:bottom w:val="nil"/>
            </w:tcBorders>
          </w:tcPr>
          <w:p w14:paraId="2B51F3DE" w14:textId="77777777" w:rsidR="00E301C4" w:rsidRPr="00DC27BB" w:rsidRDefault="00E301C4" w:rsidP="0010205C">
            <w:pPr>
              <w:bidi/>
              <w:rPr>
                <w:u w:val="single"/>
                <w:rtl/>
              </w:rPr>
            </w:pPr>
          </w:p>
        </w:tc>
        <w:tc>
          <w:tcPr>
            <w:tcW w:w="1311" w:type="dxa"/>
          </w:tcPr>
          <w:p w14:paraId="02055409" w14:textId="77777777" w:rsidR="00E301C4" w:rsidRPr="00DC27BB" w:rsidRDefault="00797962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שם מסלול הביטוח סעיף 2</w:t>
            </w:r>
          </w:p>
        </w:tc>
        <w:tc>
          <w:tcPr>
            <w:tcW w:w="1112" w:type="dxa"/>
          </w:tcPr>
          <w:p w14:paraId="21757C38" w14:textId="77777777" w:rsidR="00E301C4" w:rsidRPr="00DC27BB" w:rsidRDefault="00797962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332B247F" w14:textId="77777777" w:rsidR="00E301C4" w:rsidRPr="00DC27BB" w:rsidRDefault="00797962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911" w:type="dxa"/>
          </w:tcPr>
          <w:p w14:paraId="1923F6CD" w14:textId="77777777" w:rsidR="00E301C4" w:rsidRPr="00DC27BB" w:rsidRDefault="00797962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13BFE813" w14:textId="77777777" w:rsidR="00E301C4" w:rsidRPr="00DC27BB" w:rsidRDefault="00E301C4" w:rsidP="0010205C">
            <w:pPr>
              <w:bidi/>
              <w:rPr>
                <w:rtl/>
              </w:rPr>
            </w:pPr>
          </w:p>
        </w:tc>
      </w:tr>
      <w:tr w:rsidR="00E301C4" w:rsidRPr="00F9298C" w14:paraId="1069A8FB" w14:textId="77777777" w:rsidTr="00E301C4">
        <w:tc>
          <w:tcPr>
            <w:tcW w:w="887" w:type="dxa"/>
            <w:tcBorders>
              <w:top w:val="nil"/>
              <w:bottom w:val="nil"/>
            </w:tcBorders>
          </w:tcPr>
          <w:p w14:paraId="0561CBB8" w14:textId="77777777" w:rsidR="00E301C4" w:rsidRPr="00DC27BB" w:rsidRDefault="00E301C4" w:rsidP="0010205C">
            <w:pPr>
              <w:bidi/>
              <w:rPr>
                <w:rtl/>
              </w:rPr>
            </w:pPr>
          </w:p>
        </w:tc>
        <w:tc>
          <w:tcPr>
            <w:tcW w:w="1311" w:type="dxa"/>
          </w:tcPr>
          <w:p w14:paraId="13D0F6DD" w14:textId="77777777" w:rsidR="00E301C4" w:rsidRPr="00DC27BB" w:rsidRDefault="00797962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שם מסלול הביטוח סעיף 3 (בחירת כיסוי ביטוחי בהתאמה אישית)</w:t>
            </w:r>
          </w:p>
        </w:tc>
        <w:tc>
          <w:tcPr>
            <w:tcW w:w="1112" w:type="dxa"/>
          </w:tcPr>
          <w:p w14:paraId="529B256C" w14:textId="77777777" w:rsidR="00E301C4" w:rsidRPr="00DC27BB" w:rsidRDefault="00797962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24F76F5C" w14:textId="77777777" w:rsidR="00E301C4" w:rsidRPr="00DC27BB" w:rsidRDefault="00797962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911" w:type="dxa"/>
          </w:tcPr>
          <w:p w14:paraId="4377EF11" w14:textId="77777777" w:rsidR="00E301C4" w:rsidRPr="00DC27BB" w:rsidRDefault="00E301C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6B1B466D" w14:textId="77777777" w:rsidR="00E301C4" w:rsidRPr="00DC27BB" w:rsidRDefault="00E301C4" w:rsidP="0010205C">
            <w:pPr>
              <w:bidi/>
              <w:rPr>
                <w:rtl/>
              </w:rPr>
            </w:pPr>
          </w:p>
        </w:tc>
      </w:tr>
      <w:tr w:rsidR="00E301C4" w:rsidRPr="00F9298C" w14:paraId="14B54DC8" w14:textId="77777777" w:rsidTr="00E301C4">
        <w:tc>
          <w:tcPr>
            <w:tcW w:w="887" w:type="dxa"/>
            <w:tcBorders>
              <w:top w:val="nil"/>
              <w:bottom w:val="nil"/>
            </w:tcBorders>
          </w:tcPr>
          <w:p w14:paraId="40844F85" w14:textId="77777777" w:rsidR="00E301C4" w:rsidRPr="00DC27BB" w:rsidRDefault="00731052" w:rsidP="0010205C">
            <w:pPr>
              <w:bidi/>
              <w:rPr>
                <w:rtl/>
              </w:rPr>
            </w:pPr>
            <w:r w:rsidRPr="00DC27BB">
              <w:rPr>
                <w:rFonts w:hint="cs"/>
                <w:u w:val="single"/>
                <w:rtl/>
              </w:rPr>
              <w:t>מסלול</w:t>
            </w:r>
          </w:p>
        </w:tc>
        <w:tc>
          <w:tcPr>
            <w:tcW w:w="1311" w:type="dxa"/>
          </w:tcPr>
          <w:p w14:paraId="2EEB6CD8" w14:textId="77777777" w:rsidR="00E301C4" w:rsidRPr="00DC27BB" w:rsidRDefault="00797962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שיעור כיסוי לנכות</w:t>
            </w:r>
          </w:p>
        </w:tc>
        <w:tc>
          <w:tcPr>
            <w:tcW w:w="1112" w:type="dxa"/>
          </w:tcPr>
          <w:p w14:paraId="18BB77E8" w14:textId="77777777" w:rsidR="00E301C4" w:rsidRPr="00DC27BB" w:rsidRDefault="00E301C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6AF3C629" w14:textId="77777777" w:rsidR="00E301C4" w:rsidRPr="00DC27BB" w:rsidRDefault="00797962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911" w:type="dxa"/>
          </w:tcPr>
          <w:p w14:paraId="25060CA8" w14:textId="77777777" w:rsidR="00E301C4" w:rsidRPr="00DC27BB" w:rsidRDefault="00E301C4" w:rsidP="0010205C">
            <w:pPr>
              <w:bidi/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487" w:type="dxa"/>
          </w:tcPr>
          <w:p w14:paraId="742042F3" w14:textId="77777777" w:rsidR="00E301C4" w:rsidRPr="00DC27BB" w:rsidRDefault="00797962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חובה רק במידה וסומן סעיף 3, בחירה של אחת האפשרויות בלבד.</w:t>
            </w:r>
          </w:p>
        </w:tc>
      </w:tr>
      <w:tr w:rsidR="00E301C4" w:rsidRPr="00D36627" w14:paraId="1FC5C32A" w14:textId="77777777" w:rsidTr="00E301C4">
        <w:tc>
          <w:tcPr>
            <w:tcW w:w="887" w:type="dxa"/>
            <w:tcBorders>
              <w:top w:val="nil"/>
              <w:bottom w:val="nil"/>
            </w:tcBorders>
          </w:tcPr>
          <w:p w14:paraId="0A759B8B" w14:textId="77777777" w:rsidR="00E301C4" w:rsidRPr="00DC27BB" w:rsidRDefault="00731052" w:rsidP="0010205C">
            <w:pPr>
              <w:bidi/>
              <w:rPr>
                <w:rtl/>
              </w:rPr>
            </w:pPr>
            <w:r w:rsidRPr="00DC27BB">
              <w:rPr>
                <w:rFonts w:hint="cs"/>
                <w:u w:val="single"/>
                <w:rtl/>
              </w:rPr>
              <w:t>ביטוח</w:t>
            </w:r>
          </w:p>
        </w:tc>
        <w:tc>
          <w:tcPr>
            <w:tcW w:w="1311" w:type="dxa"/>
          </w:tcPr>
          <w:p w14:paraId="5CDCEB93" w14:textId="77777777" w:rsidR="00E301C4" w:rsidRPr="00DC27BB" w:rsidRDefault="00797962" w:rsidP="0010205C">
            <w:pPr>
              <w:bidi/>
            </w:pPr>
            <w:r w:rsidRPr="00DC27BB">
              <w:rPr>
                <w:rFonts w:hint="cs"/>
                <w:rtl/>
              </w:rPr>
              <w:t>שיעור כיסוי לשאירים</w:t>
            </w:r>
          </w:p>
        </w:tc>
        <w:tc>
          <w:tcPr>
            <w:tcW w:w="1112" w:type="dxa"/>
          </w:tcPr>
          <w:p w14:paraId="22465C91" w14:textId="77777777" w:rsidR="00E301C4" w:rsidRPr="00DC27BB" w:rsidRDefault="00E301C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0059EB50" w14:textId="77777777" w:rsidR="00E301C4" w:rsidRPr="00DC27BB" w:rsidRDefault="00797962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911" w:type="dxa"/>
          </w:tcPr>
          <w:p w14:paraId="14A51E3A" w14:textId="77777777" w:rsidR="00E301C4" w:rsidRPr="00DC27BB" w:rsidRDefault="00E301C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487" w:type="dxa"/>
          </w:tcPr>
          <w:p w14:paraId="1D855976" w14:textId="77777777" w:rsidR="00E301C4" w:rsidRPr="00DC27BB" w:rsidRDefault="00797962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חובה רק במידה וסומן סעיף 3, בחירה של אחת האפשרויות בלבד.</w:t>
            </w:r>
          </w:p>
        </w:tc>
      </w:tr>
      <w:tr w:rsidR="00E301C4" w:rsidRPr="00D36627" w14:paraId="350C0D0C" w14:textId="77777777" w:rsidTr="00E301C4">
        <w:tc>
          <w:tcPr>
            <w:tcW w:w="887" w:type="dxa"/>
            <w:tcBorders>
              <w:top w:val="nil"/>
              <w:bottom w:val="nil"/>
            </w:tcBorders>
          </w:tcPr>
          <w:p w14:paraId="00DCF043" w14:textId="77777777" w:rsidR="00E301C4" w:rsidRPr="00DC27BB" w:rsidRDefault="00731052" w:rsidP="0010205C">
            <w:pPr>
              <w:bidi/>
              <w:rPr>
                <w:rtl/>
              </w:rPr>
            </w:pPr>
            <w:r w:rsidRPr="00DC27BB">
              <w:rPr>
                <w:rFonts w:hint="cs"/>
                <w:u w:val="single"/>
                <w:rtl/>
              </w:rPr>
              <w:t>בקרן</w:t>
            </w:r>
          </w:p>
        </w:tc>
        <w:tc>
          <w:tcPr>
            <w:tcW w:w="1311" w:type="dxa"/>
          </w:tcPr>
          <w:p w14:paraId="36F9F130" w14:textId="77777777" w:rsidR="00E301C4" w:rsidRPr="00DC27BB" w:rsidRDefault="00797962" w:rsidP="0010205C">
            <w:pPr>
              <w:bidi/>
            </w:pPr>
            <w:r w:rsidRPr="00DC27BB">
              <w:rPr>
                <w:rFonts w:hint="cs"/>
                <w:rtl/>
              </w:rPr>
              <w:t>גיל הפרישה במסלול סעיף 1</w:t>
            </w:r>
          </w:p>
        </w:tc>
        <w:tc>
          <w:tcPr>
            <w:tcW w:w="1112" w:type="dxa"/>
          </w:tcPr>
          <w:p w14:paraId="2DA696C8" w14:textId="77777777" w:rsidR="00E301C4" w:rsidRPr="00DC27BB" w:rsidRDefault="00E301C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6AF33B83" w14:textId="77777777" w:rsidR="00E301C4" w:rsidRPr="00DC27BB" w:rsidRDefault="00E301C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911" w:type="dxa"/>
          </w:tcPr>
          <w:p w14:paraId="103F0E06" w14:textId="77777777" w:rsidR="00E301C4" w:rsidRPr="00DC27BB" w:rsidRDefault="00910F18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5E09B25A" w14:textId="77777777" w:rsidR="00E301C4" w:rsidRPr="00DC27BB" w:rsidRDefault="00910F18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למשוך</w:t>
            </w:r>
            <w:r w:rsidR="00797962" w:rsidRPr="00DC27BB">
              <w:rPr>
                <w:rFonts w:hint="cs"/>
                <w:rtl/>
              </w:rPr>
              <w:t xml:space="preserve"> רק במידה וסומנו אחת מהאפשרויות בסעיף 1, בחירה של אחת מהאפשרויות בלבד</w:t>
            </w:r>
          </w:p>
        </w:tc>
      </w:tr>
      <w:tr w:rsidR="00E301C4" w:rsidRPr="00D36627" w14:paraId="14D04DCE" w14:textId="77777777" w:rsidTr="00E301C4">
        <w:tc>
          <w:tcPr>
            <w:tcW w:w="887" w:type="dxa"/>
            <w:tcBorders>
              <w:top w:val="nil"/>
              <w:bottom w:val="nil"/>
            </w:tcBorders>
          </w:tcPr>
          <w:p w14:paraId="2A5D63D8" w14:textId="77777777" w:rsidR="00E301C4" w:rsidRPr="00DC27BB" w:rsidRDefault="00E301C4" w:rsidP="0010205C">
            <w:pPr>
              <w:bidi/>
              <w:rPr>
                <w:rtl/>
              </w:rPr>
            </w:pPr>
          </w:p>
        </w:tc>
        <w:tc>
          <w:tcPr>
            <w:tcW w:w="1311" w:type="dxa"/>
          </w:tcPr>
          <w:p w14:paraId="5BCC312E" w14:textId="77777777" w:rsidR="00E301C4" w:rsidRPr="00DC27BB" w:rsidRDefault="00797962" w:rsidP="0010205C">
            <w:pPr>
              <w:bidi/>
            </w:pPr>
            <w:r w:rsidRPr="00DC27BB">
              <w:rPr>
                <w:rFonts w:hint="cs"/>
                <w:rtl/>
              </w:rPr>
              <w:t xml:space="preserve">גיל הפרישה במסלול סעיף </w:t>
            </w:r>
            <w:r w:rsidR="00910F18" w:rsidRPr="00DC27BB">
              <w:rPr>
                <w:rFonts w:hint="cs"/>
                <w:rtl/>
              </w:rPr>
              <w:t>2</w:t>
            </w:r>
          </w:p>
        </w:tc>
        <w:tc>
          <w:tcPr>
            <w:tcW w:w="1112" w:type="dxa"/>
          </w:tcPr>
          <w:p w14:paraId="43879823" w14:textId="77777777" w:rsidR="00E301C4" w:rsidRPr="00DC27BB" w:rsidRDefault="00E301C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43E45C2B" w14:textId="77777777" w:rsidR="00E301C4" w:rsidRPr="00DC27BB" w:rsidRDefault="00E301C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911" w:type="dxa"/>
          </w:tcPr>
          <w:p w14:paraId="2AB0B537" w14:textId="77777777" w:rsidR="00E301C4" w:rsidRPr="00DC27BB" w:rsidRDefault="00910F18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5824BF6B" w14:textId="77777777" w:rsidR="00E301C4" w:rsidRPr="00DC27BB" w:rsidRDefault="00910F18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 xml:space="preserve">למשוך </w:t>
            </w:r>
            <w:r w:rsidR="00797962" w:rsidRPr="00DC27BB">
              <w:rPr>
                <w:rFonts w:hint="cs"/>
                <w:rtl/>
              </w:rPr>
              <w:t xml:space="preserve">רק במידה וסומנו אחת מהאפשרויות בסעיף </w:t>
            </w:r>
            <w:r w:rsidRPr="00DC27BB">
              <w:rPr>
                <w:rFonts w:hint="cs"/>
                <w:rtl/>
              </w:rPr>
              <w:t>2</w:t>
            </w:r>
            <w:r w:rsidR="00797962" w:rsidRPr="00DC27BB">
              <w:rPr>
                <w:rFonts w:hint="cs"/>
                <w:rtl/>
              </w:rPr>
              <w:t>, בחירה של אחת מהאפשרויות בלבד</w:t>
            </w:r>
          </w:p>
        </w:tc>
      </w:tr>
      <w:tr w:rsidR="00E301C4" w:rsidRPr="00D36627" w14:paraId="00260309" w14:textId="77777777" w:rsidTr="00731052">
        <w:tc>
          <w:tcPr>
            <w:tcW w:w="887" w:type="dxa"/>
            <w:tcBorders>
              <w:top w:val="nil"/>
              <w:bottom w:val="single" w:sz="4" w:space="0" w:color="auto"/>
            </w:tcBorders>
          </w:tcPr>
          <w:p w14:paraId="16459AD3" w14:textId="77777777" w:rsidR="00E301C4" w:rsidRPr="00DC27BB" w:rsidRDefault="00E301C4" w:rsidP="0010205C">
            <w:pPr>
              <w:bidi/>
              <w:rPr>
                <w:u w:val="single"/>
                <w:rtl/>
              </w:rPr>
            </w:pPr>
          </w:p>
        </w:tc>
        <w:tc>
          <w:tcPr>
            <w:tcW w:w="1311" w:type="dxa"/>
          </w:tcPr>
          <w:p w14:paraId="075152F8" w14:textId="77777777" w:rsidR="00E301C4" w:rsidRPr="00DC27BB" w:rsidRDefault="00910F18" w:rsidP="0010205C">
            <w:pPr>
              <w:bidi/>
            </w:pPr>
            <w:r w:rsidRPr="00DC27BB">
              <w:rPr>
                <w:rFonts w:hint="cs"/>
                <w:rtl/>
              </w:rPr>
              <w:t>גיל הפרישה במסלול סעיף 3</w:t>
            </w:r>
          </w:p>
        </w:tc>
        <w:tc>
          <w:tcPr>
            <w:tcW w:w="1112" w:type="dxa"/>
          </w:tcPr>
          <w:p w14:paraId="55E89E0D" w14:textId="77777777" w:rsidR="00E301C4" w:rsidRPr="00DC27BB" w:rsidRDefault="00E301C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58044E22" w14:textId="77777777" w:rsidR="00E301C4" w:rsidRPr="00DC27BB" w:rsidRDefault="00910F18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911" w:type="dxa"/>
          </w:tcPr>
          <w:p w14:paraId="38366065" w14:textId="77777777" w:rsidR="00E301C4" w:rsidRPr="00DC27BB" w:rsidRDefault="00910F18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191CC7B4" w14:textId="77777777" w:rsidR="00E301C4" w:rsidRPr="00DC27BB" w:rsidRDefault="00910F18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למשוך רק במידה וסומנו אחת מהאפשרויות בסעיף 2, בחירה של אחת מהאפשרויות בלבד</w:t>
            </w:r>
          </w:p>
        </w:tc>
      </w:tr>
      <w:tr w:rsidR="00E301C4" w:rsidRPr="00D36627" w14:paraId="3D988136" w14:textId="77777777" w:rsidTr="00731052">
        <w:tc>
          <w:tcPr>
            <w:tcW w:w="887" w:type="dxa"/>
            <w:tcBorders>
              <w:top w:val="single" w:sz="4" w:space="0" w:color="auto"/>
              <w:bottom w:val="nil"/>
            </w:tcBorders>
          </w:tcPr>
          <w:p w14:paraId="4D4F1E0D" w14:textId="77777777" w:rsidR="00E301C4" w:rsidRPr="00DC27BB" w:rsidRDefault="00E301C4" w:rsidP="0010205C">
            <w:pPr>
              <w:bidi/>
              <w:rPr>
                <w:rtl/>
              </w:rPr>
            </w:pPr>
          </w:p>
        </w:tc>
        <w:tc>
          <w:tcPr>
            <w:tcW w:w="1311" w:type="dxa"/>
          </w:tcPr>
          <w:p w14:paraId="6F40B1E3" w14:textId="77777777" w:rsidR="00E301C4" w:rsidRPr="00DC27BB" w:rsidRDefault="00910F18" w:rsidP="0010205C">
            <w:pPr>
              <w:bidi/>
            </w:pPr>
            <w:r w:rsidRPr="00DC27BB">
              <w:rPr>
                <w:rFonts w:hint="cs"/>
                <w:rtl/>
              </w:rPr>
              <w:t>כיסוי לקצבת נכות כפולה</w:t>
            </w:r>
          </w:p>
        </w:tc>
        <w:tc>
          <w:tcPr>
            <w:tcW w:w="1112" w:type="dxa"/>
          </w:tcPr>
          <w:p w14:paraId="1FF53F89" w14:textId="77777777" w:rsidR="00E301C4" w:rsidRPr="00DC27BB" w:rsidRDefault="00E301C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1E933E2B" w14:textId="77777777" w:rsidR="00E301C4" w:rsidRPr="00DC27BB" w:rsidRDefault="00910F18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911" w:type="dxa"/>
          </w:tcPr>
          <w:p w14:paraId="11C4B178" w14:textId="77777777" w:rsidR="00E301C4" w:rsidRPr="00DC27BB" w:rsidRDefault="00E301C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41D904C3" w14:textId="77777777" w:rsidR="00E301C4" w:rsidRPr="00DC27BB" w:rsidRDefault="00E301C4" w:rsidP="0010205C">
            <w:pPr>
              <w:bidi/>
              <w:rPr>
                <w:rtl/>
              </w:rPr>
            </w:pPr>
          </w:p>
        </w:tc>
      </w:tr>
      <w:tr w:rsidR="00E301C4" w14:paraId="2317703A" w14:textId="77777777" w:rsidTr="00E301C4">
        <w:tc>
          <w:tcPr>
            <w:tcW w:w="887" w:type="dxa"/>
            <w:tcBorders>
              <w:top w:val="nil"/>
              <w:bottom w:val="nil"/>
            </w:tcBorders>
          </w:tcPr>
          <w:p w14:paraId="1EA1BC53" w14:textId="77777777" w:rsidR="00E301C4" w:rsidRPr="00DC27BB" w:rsidRDefault="00E301C4" w:rsidP="0010205C">
            <w:pPr>
              <w:bidi/>
              <w:rPr>
                <w:rtl/>
              </w:rPr>
            </w:pPr>
          </w:p>
        </w:tc>
        <w:tc>
          <w:tcPr>
            <w:tcW w:w="1311" w:type="dxa"/>
          </w:tcPr>
          <w:p w14:paraId="3DC28F79" w14:textId="77777777" w:rsidR="00E301C4" w:rsidRPr="00DC27BB" w:rsidRDefault="00910F18" w:rsidP="0010205C">
            <w:pPr>
              <w:bidi/>
            </w:pPr>
            <w:r w:rsidRPr="00DC27BB">
              <w:rPr>
                <w:rFonts w:hint="cs"/>
                <w:rtl/>
              </w:rPr>
              <w:t>כיסוי לקצבת נכות מתפתחת</w:t>
            </w:r>
          </w:p>
        </w:tc>
        <w:tc>
          <w:tcPr>
            <w:tcW w:w="1112" w:type="dxa"/>
          </w:tcPr>
          <w:p w14:paraId="6C06EE32" w14:textId="77777777" w:rsidR="00E301C4" w:rsidRPr="00DC27BB" w:rsidRDefault="00E301C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60ECDAD0" w14:textId="77777777" w:rsidR="00E301C4" w:rsidRPr="00DC27BB" w:rsidRDefault="00910F18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911" w:type="dxa"/>
          </w:tcPr>
          <w:p w14:paraId="79935811" w14:textId="77777777" w:rsidR="00E301C4" w:rsidRPr="00DC27BB" w:rsidRDefault="00E301C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24A683B5" w14:textId="77777777" w:rsidR="00E301C4" w:rsidRPr="00DC27BB" w:rsidRDefault="00E301C4" w:rsidP="0010205C">
            <w:pPr>
              <w:bidi/>
              <w:rPr>
                <w:b/>
                <w:bCs/>
                <w:rtl/>
              </w:rPr>
            </w:pPr>
          </w:p>
        </w:tc>
      </w:tr>
      <w:tr w:rsidR="00E301C4" w14:paraId="7A0A2317" w14:textId="77777777" w:rsidTr="00910F18">
        <w:tc>
          <w:tcPr>
            <w:tcW w:w="887" w:type="dxa"/>
            <w:tcBorders>
              <w:top w:val="nil"/>
              <w:bottom w:val="nil"/>
            </w:tcBorders>
          </w:tcPr>
          <w:p w14:paraId="553920C2" w14:textId="77777777" w:rsidR="00E301C4" w:rsidRPr="00DC27BB" w:rsidRDefault="00E301C4" w:rsidP="0010205C">
            <w:pPr>
              <w:bidi/>
              <w:rPr>
                <w:rtl/>
              </w:rPr>
            </w:pPr>
          </w:p>
        </w:tc>
        <w:tc>
          <w:tcPr>
            <w:tcW w:w="1311" w:type="dxa"/>
          </w:tcPr>
          <w:p w14:paraId="0BAA9B74" w14:textId="77777777" w:rsidR="00E301C4" w:rsidRPr="00DC27BB" w:rsidRDefault="00910F18" w:rsidP="0010205C">
            <w:pPr>
              <w:bidi/>
            </w:pPr>
            <w:r w:rsidRPr="00DC27BB">
              <w:rPr>
                <w:rFonts w:hint="cs"/>
                <w:rtl/>
              </w:rPr>
              <w:t>כיסוי לבן נבחר עם מוגבלות</w:t>
            </w:r>
          </w:p>
        </w:tc>
        <w:tc>
          <w:tcPr>
            <w:tcW w:w="1112" w:type="dxa"/>
          </w:tcPr>
          <w:p w14:paraId="2B1A76FA" w14:textId="77777777" w:rsidR="00E301C4" w:rsidRPr="00DC27BB" w:rsidRDefault="00910F18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31531363" w14:textId="77777777" w:rsidR="00E301C4" w:rsidRPr="00DC27BB" w:rsidRDefault="00910F18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911" w:type="dxa"/>
          </w:tcPr>
          <w:p w14:paraId="5B1B8A24" w14:textId="77777777" w:rsidR="00E301C4" w:rsidRPr="00DC27BB" w:rsidRDefault="00E301C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  <w:tcBorders>
              <w:bottom w:val="single" w:sz="4" w:space="0" w:color="auto"/>
            </w:tcBorders>
          </w:tcPr>
          <w:p w14:paraId="4A8F645D" w14:textId="77777777" w:rsidR="00E301C4" w:rsidRPr="00DC27BB" w:rsidRDefault="00E301C4" w:rsidP="0010205C">
            <w:pPr>
              <w:bidi/>
              <w:rPr>
                <w:b/>
                <w:bCs/>
                <w:rtl/>
              </w:rPr>
            </w:pPr>
          </w:p>
        </w:tc>
      </w:tr>
      <w:tr w:rsidR="00E301C4" w14:paraId="7EF538F8" w14:textId="77777777" w:rsidTr="00910F18">
        <w:trPr>
          <w:trHeight w:val="272"/>
        </w:trPr>
        <w:tc>
          <w:tcPr>
            <w:tcW w:w="887" w:type="dxa"/>
            <w:tcBorders>
              <w:top w:val="nil"/>
              <w:bottom w:val="nil"/>
            </w:tcBorders>
          </w:tcPr>
          <w:p w14:paraId="71F12B5A" w14:textId="77777777" w:rsidR="00E301C4" w:rsidRPr="00DC27BB" w:rsidRDefault="00731052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כיסויים</w:t>
            </w:r>
          </w:p>
        </w:tc>
        <w:tc>
          <w:tcPr>
            <w:tcW w:w="1311" w:type="dxa"/>
          </w:tcPr>
          <w:p w14:paraId="4C192197" w14:textId="77777777" w:rsidR="00E301C4" w:rsidRPr="00DC27BB" w:rsidRDefault="00910F18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שם פרטי</w:t>
            </w:r>
          </w:p>
        </w:tc>
        <w:tc>
          <w:tcPr>
            <w:tcW w:w="1112" w:type="dxa"/>
          </w:tcPr>
          <w:p w14:paraId="7B2A8E78" w14:textId="77777777" w:rsidR="00E301C4" w:rsidRPr="00DC27BB" w:rsidRDefault="00E301C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90%</w:t>
            </w:r>
          </w:p>
        </w:tc>
        <w:tc>
          <w:tcPr>
            <w:tcW w:w="865" w:type="dxa"/>
          </w:tcPr>
          <w:p w14:paraId="2AA89206" w14:textId="77777777" w:rsidR="00E301C4" w:rsidRPr="00DC27BB" w:rsidRDefault="00E301C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1FF6B08C" w14:textId="77777777" w:rsidR="00E301C4" w:rsidRPr="00DC27BB" w:rsidRDefault="00910F18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487" w:type="dxa"/>
            <w:tcBorders>
              <w:bottom w:val="nil"/>
            </w:tcBorders>
          </w:tcPr>
          <w:p w14:paraId="55DF9F75" w14:textId="77777777" w:rsidR="00E301C4" w:rsidRPr="00DC27BB" w:rsidRDefault="00E301C4" w:rsidP="0010205C">
            <w:pPr>
              <w:bidi/>
              <w:rPr>
                <w:rtl/>
              </w:rPr>
            </w:pPr>
          </w:p>
        </w:tc>
      </w:tr>
      <w:tr w:rsidR="00E301C4" w14:paraId="0735FFE3" w14:textId="77777777" w:rsidTr="00910F18">
        <w:tc>
          <w:tcPr>
            <w:tcW w:w="887" w:type="dxa"/>
            <w:tcBorders>
              <w:top w:val="nil"/>
              <w:bottom w:val="nil"/>
            </w:tcBorders>
          </w:tcPr>
          <w:p w14:paraId="209790C2" w14:textId="77777777" w:rsidR="00E301C4" w:rsidRPr="00DC27BB" w:rsidRDefault="00731052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נוספים</w:t>
            </w:r>
          </w:p>
        </w:tc>
        <w:tc>
          <w:tcPr>
            <w:tcW w:w="1311" w:type="dxa"/>
          </w:tcPr>
          <w:p w14:paraId="71993652" w14:textId="77777777" w:rsidR="00E301C4" w:rsidRPr="00DC27BB" w:rsidRDefault="00910F18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שם משפחה</w:t>
            </w:r>
          </w:p>
        </w:tc>
        <w:tc>
          <w:tcPr>
            <w:tcW w:w="1112" w:type="dxa"/>
          </w:tcPr>
          <w:p w14:paraId="1DC5CB72" w14:textId="77777777" w:rsidR="00E301C4" w:rsidRPr="00DC27BB" w:rsidRDefault="00E301C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90%</w:t>
            </w:r>
          </w:p>
        </w:tc>
        <w:tc>
          <w:tcPr>
            <w:tcW w:w="865" w:type="dxa"/>
          </w:tcPr>
          <w:p w14:paraId="481A9E5E" w14:textId="77777777" w:rsidR="00E301C4" w:rsidRPr="00DC27BB" w:rsidRDefault="00E301C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403A60B4" w14:textId="77777777" w:rsidR="00E301C4" w:rsidRPr="00DC27BB" w:rsidRDefault="00910F18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487" w:type="dxa"/>
            <w:tcBorders>
              <w:top w:val="nil"/>
              <w:bottom w:val="nil"/>
            </w:tcBorders>
          </w:tcPr>
          <w:p w14:paraId="1A9CAA17" w14:textId="77777777" w:rsidR="00E301C4" w:rsidRPr="00DC27BB" w:rsidRDefault="00E301C4" w:rsidP="0010205C">
            <w:pPr>
              <w:bidi/>
              <w:rPr>
                <w:b/>
                <w:bCs/>
                <w:rtl/>
              </w:rPr>
            </w:pPr>
          </w:p>
        </w:tc>
      </w:tr>
      <w:tr w:rsidR="00E301C4" w14:paraId="3A0EC132" w14:textId="77777777" w:rsidTr="00910F18">
        <w:tc>
          <w:tcPr>
            <w:tcW w:w="887" w:type="dxa"/>
            <w:tcBorders>
              <w:top w:val="nil"/>
              <w:bottom w:val="nil"/>
            </w:tcBorders>
          </w:tcPr>
          <w:p w14:paraId="3DA65E8A" w14:textId="77777777" w:rsidR="00E301C4" w:rsidRPr="00DC27BB" w:rsidRDefault="00E301C4" w:rsidP="0010205C">
            <w:pPr>
              <w:bidi/>
              <w:rPr>
                <w:rtl/>
              </w:rPr>
            </w:pPr>
          </w:p>
        </w:tc>
        <w:tc>
          <w:tcPr>
            <w:tcW w:w="1311" w:type="dxa"/>
          </w:tcPr>
          <w:p w14:paraId="32859B04" w14:textId="77777777" w:rsidR="00E301C4" w:rsidRPr="00DC27BB" w:rsidRDefault="00910F18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מס' ת.ז/דרכון</w:t>
            </w:r>
          </w:p>
        </w:tc>
        <w:tc>
          <w:tcPr>
            <w:tcW w:w="1112" w:type="dxa"/>
          </w:tcPr>
          <w:p w14:paraId="4A98BBD9" w14:textId="77777777" w:rsidR="00E301C4" w:rsidRPr="00DC27BB" w:rsidRDefault="00E301C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606B540A" w14:textId="77777777" w:rsidR="00E301C4" w:rsidRPr="00DC27BB" w:rsidRDefault="00E301C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1083E62B" w14:textId="77777777" w:rsidR="00E301C4" w:rsidRPr="00DC27BB" w:rsidRDefault="00910F18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487" w:type="dxa"/>
            <w:tcBorders>
              <w:top w:val="nil"/>
              <w:bottom w:val="nil"/>
            </w:tcBorders>
          </w:tcPr>
          <w:p w14:paraId="2F21ADA1" w14:textId="77777777" w:rsidR="00E301C4" w:rsidRPr="00DC27BB" w:rsidRDefault="00910F18" w:rsidP="0010205C">
            <w:pPr>
              <w:bidi/>
              <w:rPr>
                <w:b/>
                <w:bCs/>
              </w:rPr>
            </w:pPr>
            <w:r w:rsidRPr="00DC27BB">
              <w:rPr>
                <w:rFonts w:hint="cs"/>
                <w:rtl/>
              </w:rPr>
              <w:t>רלוונטי רק במידה ונבחר צ'ק בוקס של כיסוי לבן</w:t>
            </w:r>
          </w:p>
        </w:tc>
      </w:tr>
      <w:tr w:rsidR="00E301C4" w:rsidRPr="00D36627" w14:paraId="6025984F" w14:textId="77777777" w:rsidTr="00910F18">
        <w:tc>
          <w:tcPr>
            <w:tcW w:w="887" w:type="dxa"/>
            <w:tcBorders>
              <w:top w:val="nil"/>
              <w:bottom w:val="nil"/>
            </w:tcBorders>
          </w:tcPr>
          <w:p w14:paraId="63166E7C" w14:textId="77777777" w:rsidR="00E301C4" w:rsidRPr="00DC27BB" w:rsidRDefault="00E301C4" w:rsidP="0010205C">
            <w:pPr>
              <w:bidi/>
              <w:rPr>
                <w:rtl/>
              </w:rPr>
            </w:pPr>
          </w:p>
        </w:tc>
        <w:tc>
          <w:tcPr>
            <w:tcW w:w="1311" w:type="dxa"/>
          </w:tcPr>
          <w:p w14:paraId="6E996449" w14:textId="77777777" w:rsidR="00E301C4" w:rsidRPr="00DC27BB" w:rsidRDefault="00910F18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תאריך לידה</w:t>
            </w:r>
          </w:p>
        </w:tc>
        <w:tc>
          <w:tcPr>
            <w:tcW w:w="1112" w:type="dxa"/>
          </w:tcPr>
          <w:p w14:paraId="0DA92B2D" w14:textId="77777777" w:rsidR="00E301C4" w:rsidRPr="00DC27BB" w:rsidRDefault="00E301C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2DEA0B21" w14:textId="77777777" w:rsidR="00E301C4" w:rsidRPr="00DC27BB" w:rsidRDefault="00E301C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06B9CA28" w14:textId="77777777" w:rsidR="00E301C4" w:rsidRPr="00DC27BB" w:rsidRDefault="00910F18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487" w:type="dxa"/>
            <w:tcBorders>
              <w:top w:val="nil"/>
              <w:bottom w:val="nil"/>
            </w:tcBorders>
          </w:tcPr>
          <w:p w14:paraId="208D19DB" w14:textId="77777777" w:rsidR="00E301C4" w:rsidRPr="00DC27BB" w:rsidRDefault="00910F18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נבחר עם מוגבלות</w:t>
            </w:r>
          </w:p>
        </w:tc>
      </w:tr>
      <w:tr w:rsidR="00E301C4" w14:paraId="0EA60E11" w14:textId="77777777" w:rsidTr="00731052">
        <w:tc>
          <w:tcPr>
            <w:tcW w:w="887" w:type="dxa"/>
            <w:tcBorders>
              <w:top w:val="nil"/>
              <w:bottom w:val="nil"/>
            </w:tcBorders>
          </w:tcPr>
          <w:p w14:paraId="1D50FFEB" w14:textId="77777777" w:rsidR="00E301C4" w:rsidRPr="00DC27BB" w:rsidRDefault="00E301C4" w:rsidP="0010205C">
            <w:pPr>
              <w:bidi/>
              <w:rPr>
                <w:rtl/>
              </w:rPr>
            </w:pPr>
          </w:p>
        </w:tc>
        <w:tc>
          <w:tcPr>
            <w:tcW w:w="1311" w:type="dxa"/>
          </w:tcPr>
          <w:p w14:paraId="47769F74" w14:textId="77777777" w:rsidR="00E301C4" w:rsidRPr="00DC27BB" w:rsidRDefault="00910F18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מין</w:t>
            </w:r>
          </w:p>
        </w:tc>
        <w:tc>
          <w:tcPr>
            <w:tcW w:w="1112" w:type="dxa"/>
          </w:tcPr>
          <w:p w14:paraId="2CD0111D" w14:textId="77777777" w:rsidR="00E301C4" w:rsidRPr="00DC27BB" w:rsidRDefault="00E301C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452D558F" w14:textId="77777777" w:rsidR="00E301C4" w:rsidRPr="00DC27BB" w:rsidRDefault="00E301C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7738287C" w14:textId="77777777" w:rsidR="00E301C4" w:rsidRPr="00DC27BB" w:rsidRDefault="00910F18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487" w:type="dxa"/>
            <w:tcBorders>
              <w:top w:val="nil"/>
              <w:bottom w:val="nil"/>
            </w:tcBorders>
          </w:tcPr>
          <w:p w14:paraId="40761F93" w14:textId="77777777" w:rsidR="00E301C4" w:rsidRPr="00DC27BB" w:rsidRDefault="00E301C4" w:rsidP="0010205C">
            <w:pPr>
              <w:bidi/>
              <w:rPr>
                <w:rtl/>
              </w:rPr>
            </w:pPr>
          </w:p>
        </w:tc>
      </w:tr>
      <w:tr w:rsidR="00E301C4" w14:paraId="15A05742" w14:textId="77777777" w:rsidTr="00731052">
        <w:tc>
          <w:tcPr>
            <w:tcW w:w="887" w:type="dxa"/>
            <w:tcBorders>
              <w:top w:val="nil"/>
              <w:bottom w:val="single" w:sz="4" w:space="0" w:color="auto"/>
            </w:tcBorders>
          </w:tcPr>
          <w:p w14:paraId="1376567B" w14:textId="77777777" w:rsidR="00E301C4" w:rsidRPr="00DC27BB" w:rsidRDefault="00E301C4" w:rsidP="0010205C">
            <w:pPr>
              <w:bidi/>
              <w:rPr>
                <w:u w:val="single"/>
                <w:rtl/>
              </w:rPr>
            </w:pPr>
          </w:p>
        </w:tc>
        <w:tc>
          <w:tcPr>
            <w:tcW w:w="1311" w:type="dxa"/>
          </w:tcPr>
          <w:p w14:paraId="3DE057EB" w14:textId="77777777" w:rsidR="00E301C4" w:rsidRPr="00DC27BB" w:rsidRDefault="00910F18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שיעור הכיסוי לבן נבחר עם מוגבלות</w:t>
            </w:r>
          </w:p>
        </w:tc>
        <w:tc>
          <w:tcPr>
            <w:tcW w:w="1112" w:type="dxa"/>
          </w:tcPr>
          <w:p w14:paraId="6299A4CA" w14:textId="77777777" w:rsidR="00E301C4" w:rsidRPr="00DC27BB" w:rsidRDefault="00E301C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3B53D218" w14:textId="77777777" w:rsidR="00E301C4" w:rsidRPr="00DC27BB" w:rsidRDefault="00E301C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19AFAE19" w14:textId="77777777" w:rsidR="00E301C4" w:rsidRPr="00DC27BB" w:rsidRDefault="00910F18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487" w:type="dxa"/>
            <w:tcBorders>
              <w:top w:val="nil"/>
            </w:tcBorders>
          </w:tcPr>
          <w:p w14:paraId="03B6C496" w14:textId="77777777" w:rsidR="00E301C4" w:rsidRPr="00DC27BB" w:rsidRDefault="00E301C4" w:rsidP="0010205C">
            <w:pPr>
              <w:bidi/>
              <w:rPr>
                <w:rtl/>
              </w:rPr>
            </w:pPr>
          </w:p>
        </w:tc>
      </w:tr>
    </w:tbl>
    <w:p w14:paraId="43402B42" w14:textId="77777777" w:rsidR="00645E5B" w:rsidRDefault="00645E5B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0FC86A3B" w14:textId="77777777" w:rsidR="00545D48" w:rsidRDefault="00545D48" w:rsidP="0010205C">
      <w:pPr>
        <w:bidi/>
        <w:rPr>
          <w:b/>
          <w:bCs/>
          <w:sz w:val="28"/>
          <w:szCs w:val="28"/>
          <w:rtl/>
        </w:rPr>
      </w:pPr>
    </w:p>
    <w:p w14:paraId="16A01873" w14:textId="77777777" w:rsidR="004B190B" w:rsidRDefault="00FC45CE" w:rsidP="0010205C">
      <w:pPr>
        <w:pStyle w:val="Heading3"/>
        <w:bidi/>
        <w:rPr>
          <w:b/>
          <w:bCs/>
          <w:sz w:val="28"/>
          <w:szCs w:val="28"/>
          <w:rtl/>
        </w:rPr>
      </w:pPr>
      <w:bookmarkStart w:id="30" w:name="_Toc94512798"/>
      <w:r>
        <w:rPr>
          <w:rFonts w:hint="cs"/>
          <w:rtl/>
        </w:rPr>
        <w:lastRenderedPageBreak/>
        <w:t>טופס בקשת הצטרפות לקרן פנסיה מקיפה</w:t>
      </w:r>
      <w:r w:rsidRPr="00FC45CE">
        <w:rPr>
          <w:rFonts w:hint="cs"/>
          <w:rtl/>
        </w:rPr>
        <w:t xml:space="preserve"> עמוד</w:t>
      </w:r>
      <w:r>
        <w:rPr>
          <w:rFonts w:hint="cs"/>
          <w:b/>
          <w:bCs/>
          <w:sz w:val="28"/>
          <w:szCs w:val="28"/>
          <w:rtl/>
        </w:rPr>
        <w:t xml:space="preserve"> </w:t>
      </w:r>
      <w:r w:rsidRPr="00FC45CE">
        <w:rPr>
          <w:rFonts w:hint="cs"/>
          <w:sz w:val="28"/>
          <w:szCs w:val="28"/>
          <w:rtl/>
        </w:rPr>
        <w:t>3</w:t>
      </w:r>
      <w:bookmarkEnd w:id="30"/>
    </w:p>
    <w:p w14:paraId="16D6C467" w14:textId="77777777" w:rsidR="00FC45CE" w:rsidRPr="00FC45CE" w:rsidRDefault="00FC45CE" w:rsidP="0010205C">
      <w:pPr>
        <w:bidi/>
        <w:rPr>
          <w:rtl/>
        </w:rPr>
      </w:pPr>
    </w:p>
    <w:p w14:paraId="483967FA" w14:textId="77777777" w:rsidR="001F10DA" w:rsidRDefault="001F10DA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  <w:r>
        <w:rPr>
          <w:noProof/>
        </w:rPr>
        <w:drawing>
          <wp:inline distT="0" distB="0" distL="0" distR="0" wp14:anchorId="40A35F5B" wp14:editId="568DED9D">
            <wp:extent cx="5486400" cy="72802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8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C360" w14:textId="77777777" w:rsidR="00256E4F" w:rsidRDefault="00256E4F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tbl>
      <w:tblPr>
        <w:tblStyle w:val="TableGrid"/>
        <w:bidiVisual/>
        <w:tblW w:w="0" w:type="auto"/>
        <w:tblInd w:w="-5" w:type="dxa"/>
        <w:tblLook w:val="04A0" w:firstRow="1" w:lastRow="0" w:firstColumn="1" w:lastColumn="0" w:noHBand="0" w:noVBand="1"/>
      </w:tblPr>
      <w:tblGrid>
        <w:gridCol w:w="920"/>
        <w:gridCol w:w="1418"/>
        <w:gridCol w:w="972"/>
        <w:gridCol w:w="865"/>
        <w:gridCol w:w="911"/>
        <w:gridCol w:w="3487"/>
      </w:tblGrid>
      <w:tr w:rsidR="00DA14BB" w:rsidRPr="00D36627" w14:paraId="5EC54C59" w14:textId="77777777" w:rsidTr="00C318EE">
        <w:tc>
          <w:tcPr>
            <w:tcW w:w="920" w:type="dxa"/>
            <w:tcBorders>
              <w:bottom w:val="single" w:sz="4" w:space="0" w:color="auto"/>
            </w:tcBorders>
            <w:shd w:val="clear" w:color="auto" w:fill="D9E2F3" w:themeFill="accent1" w:themeFillTint="33"/>
          </w:tcPr>
          <w:p w14:paraId="649226BE" w14:textId="77777777" w:rsidR="00DA14BB" w:rsidRPr="007A2B6D" w:rsidRDefault="00DA14BB" w:rsidP="0010205C">
            <w:pPr>
              <w:bidi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lastRenderedPageBreak/>
              <w:t>רובריקה</w:t>
            </w:r>
          </w:p>
        </w:tc>
        <w:tc>
          <w:tcPr>
            <w:tcW w:w="1418" w:type="dxa"/>
            <w:shd w:val="clear" w:color="auto" w:fill="D9E2F3" w:themeFill="accent1" w:themeFillTint="33"/>
          </w:tcPr>
          <w:p w14:paraId="55E5444D" w14:textId="77777777" w:rsidR="00DA14BB" w:rsidRPr="007A2B6D" w:rsidRDefault="00DA14BB" w:rsidP="0010205C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7A2B6D">
              <w:rPr>
                <w:rFonts w:hint="cs"/>
                <w:b/>
                <w:bCs/>
                <w:sz w:val="20"/>
                <w:szCs w:val="20"/>
                <w:rtl/>
              </w:rPr>
              <w:t>שם השדה</w:t>
            </w:r>
          </w:p>
        </w:tc>
        <w:tc>
          <w:tcPr>
            <w:tcW w:w="972" w:type="dxa"/>
            <w:shd w:val="clear" w:color="auto" w:fill="D9E2F3" w:themeFill="accent1" w:themeFillTint="33"/>
          </w:tcPr>
          <w:p w14:paraId="577A32C9" w14:textId="77777777" w:rsidR="00DA14BB" w:rsidRPr="007A2B6D" w:rsidRDefault="00DA14BB" w:rsidP="0010205C">
            <w:pPr>
              <w:bidi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רמת מובהקות</w:t>
            </w:r>
          </w:p>
        </w:tc>
        <w:tc>
          <w:tcPr>
            <w:tcW w:w="865" w:type="dxa"/>
            <w:shd w:val="clear" w:color="auto" w:fill="D9E2F3" w:themeFill="accent1" w:themeFillTint="33"/>
          </w:tcPr>
          <w:p w14:paraId="05FB29AE" w14:textId="77777777" w:rsidR="00DA14BB" w:rsidRPr="007A2B6D" w:rsidRDefault="00DA14BB" w:rsidP="0010205C">
            <w:pPr>
              <w:bidi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סוג</w:t>
            </w:r>
          </w:p>
        </w:tc>
        <w:tc>
          <w:tcPr>
            <w:tcW w:w="911" w:type="dxa"/>
            <w:shd w:val="clear" w:color="auto" w:fill="D9E2F3" w:themeFill="accent1" w:themeFillTint="33"/>
          </w:tcPr>
          <w:p w14:paraId="0F7AB7D4" w14:textId="77777777" w:rsidR="00DA14BB" w:rsidRDefault="00DA14BB" w:rsidP="0010205C">
            <w:pPr>
              <w:bidi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חובה</w:t>
            </w:r>
          </w:p>
        </w:tc>
        <w:tc>
          <w:tcPr>
            <w:tcW w:w="3487" w:type="dxa"/>
            <w:shd w:val="clear" w:color="auto" w:fill="D9E2F3" w:themeFill="accent1" w:themeFillTint="33"/>
          </w:tcPr>
          <w:p w14:paraId="71EAFBA8" w14:textId="77777777" w:rsidR="00DA14BB" w:rsidRPr="00D36627" w:rsidRDefault="00DA14BB" w:rsidP="0010205C">
            <w:pPr>
              <w:bidi/>
              <w:rPr>
                <w:b/>
                <w:bCs/>
                <w:rtl/>
              </w:rPr>
            </w:pPr>
            <w:r w:rsidRPr="00D36627">
              <w:rPr>
                <w:rFonts w:hint="cs"/>
                <w:b/>
                <w:bCs/>
                <w:rtl/>
              </w:rPr>
              <w:t>תנאי</w:t>
            </w:r>
          </w:p>
        </w:tc>
      </w:tr>
      <w:tr w:rsidR="00DA14BB" w:rsidRPr="00F9298C" w14:paraId="092B8EFD" w14:textId="77777777" w:rsidTr="00973748">
        <w:tc>
          <w:tcPr>
            <w:tcW w:w="920" w:type="dxa"/>
            <w:tcBorders>
              <w:bottom w:val="nil"/>
            </w:tcBorders>
          </w:tcPr>
          <w:p w14:paraId="520ED6F6" w14:textId="77777777" w:rsidR="00973748" w:rsidRPr="00DC27BB" w:rsidRDefault="00973748" w:rsidP="0010205C">
            <w:pPr>
              <w:bidi/>
              <w:rPr>
                <w:rtl/>
              </w:rPr>
            </w:pPr>
          </w:p>
          <w:p w14:paraId="1E597309" w14:textId="77777777" w:rsidR="00973748" w:rsidRPr="00DC27BB" w:rsidRDefault="00973748" w:rsidP="0010205C">
            <w:pPr>
              <w:bidi/>
              <w:rPr>
                <w:rtl/>
              </w:rPr>
            </w:pPr>
          </w:p>
          <w:p w14:paraId="689EE7AD" w14:textId="77777777" w:rsidR="00DA14BB" w:rsidRPr="00DC27BB" w:rsidRDefault="00DA14BB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ויתור על</w:t>
            </w:r>
            <w:r w:rsidR="00973748" w:rsidRPr="00DC27BB">
              <w:rPr>
                <w:rFonts w:hint="cs"/>
                <w:u w:val="single"/>
                <w:rtl/>
              </w:rPr>
              <w:t xml:space="preserve"> כיסוי ביטוחי למקרה מוות</w:t>
            </w:r>
          </w:p>
        </w:tc>
        <w:tc>
          <w:tcPr>
            <w:tcW w:w="1418" w:type="dxa"/>
          </w:tcPr>
          <w:p w14:paraId="332AB5A9" w14:textId="77777777" w:rsidR="00DA14BB" w:rsidRPr="00DC27BB" w:rsidRDefault="00DA14BB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אני מבקש לוותר על כיסוי ביטוחי לבן/בת הזוג בלבד. אין לי בן/בת זוג אך יש לי ילד שגילו מתחת לגיל 21</w:t>
            </w:r>
          </w:p>
        </w:tc>
        <w:tc>
          <w:tcPr>
            <w:tcW w:w="972" w:type="dxa"/>
          </w:tcPr>
          <w:p w14:paraId="0887D7C2" w14:textId="77777777" w:rsidR="00DA14BB" w:rsidRPr="00DC27BB" w:rsidRDefault="00DA14BB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5E6CEC44" w14:textId="77777777" w:rsidR="00DA14BB" w:rsidRPr="00DC27BB" w:rsidRDefault="00DA14BB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911" w:type="dxa"/>
          </w:tcPr>
          <w:p w14:paraId="13B0CECA" w14:textId="77777777" w:rsidR="00DA14BB" w:rsidRPr="00DC27BB" w:rsidRDefault="00DA14BB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  <w:tcBorders>
              <w:bottom w:val="nil"/>
            </w:tcBorders>
          </w:tcPr>
          <w:p w14:paraId="00F9C5F2" w14:textId="77777777" w:rsidR="00DA14BB" w:rsidRPr="00DC27BB" w:rsidRDefault="00DA14BB" w:rsidP="0010205C">
            <w:pPr>
              <w:bidi/>
              <w:rPr>
                <w:rtl/>
              </w:rPr>
            </w:pPr>
          </w:p>
        </w:tc>
      </w:tr>
      <w:tr w:rsidR="00DA14BB" w:rsidRPr="00F9298C" w14:paraId="799E34A9" w14:textId="77777777" w:rsidTr="00973748">
        <w:tc>
          <w:tcPr>
            <w:tcW w:w="920" w:type="dxa"/>
            <w:tcBorders>
              <w:top w:val="nil"/>
              <w:bottom w:val="single" w:sz="4" w:space="0" w:color="auto"/>
            </w:tcBorders>
          </w:tcPr>
          <w:p w14:paraId="67192A9E" w14:textId="77777777" w:rsidR="00DA14BB" w:rsidRPr="00DC27BB" w:rsidRDefault="00DA14BB" w:rsidP="0010205C">
            <w:pPr>
              <w:bidi/>
              <w:rPr>
                <w:u w:val="single"/>
                <w:rtl/>
              </w:rPr>
            </w:pPr>
          </w:p>
        </w:tc>
        <w:tc>
          <w:tcPr>
            <w:tcW w:w="1418" w:type="dxa"/>
          </w:tcPr>
          <w:p w14:paraId="4B84E945" w14:textId="77777777" w:rsidR="00DA14BB" w:rsidRPr="00DC27BB" w:rsidRDefault="00DA14BB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אני מבקש לוותר על כיסוי ביטוחי לבן/בת הזוג בלבד. אין לי בן/בת זוג ואין לי ילד שגילו מתחת לגיל 21</w:t>
            </w:r>
          </w:p>
        </w:tc>
        <w:tc>
          <w:tcPr>
            <w:tcW w:w="972" w:type="dxa"/>
          </w:tcPr>
          <w:p w14:paraId="44F5D395" w14:textId="77777777" w:rsidR="00DA14BB" w:rsidRPr="00DC27BB" w:rsidRDefault="00DA14BB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25C2DAF7" w14:textId="77777777" w:rsidR="00DA14BB" w:rsidRPr="00DC27BB" w:rsidRDefault="00DA14BB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911" w:type="dxa"/>
          </w:tcPr>
          <w:p w14:paraId="3F56F56B" w14:textId="77777777" w:rsidR="00DA14BB" w:rsidRPr="00DC27BB" w:rsidRDefault="00DA14BB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  <w:tcBorders>
              <w:top w:val="nil"/>
            </w:tcBorders>
          </w:tcPr>
          <w:p w14:paraId="0611F2D9" w14:textId="77777777" w:rsidR="00DA14BB" w:rsidRPr="00DC27BB" w:rsidRDefault="00973748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אם מסומן- רק אחת מהאפשרויות</w:t>
            </w:r>
          </w:p>
        </w:tc>
      </w:tr>
      <w:tr w:rsidR="00DA14BB" w:rsidRPr="00F9298C" w14:paraId="469294FA" w14:textId="77777777" w:rsidTr="00973748">
        <w:tc>
          <w:tcPr>
            <w:tcW w:w="920" w:type="dxa"/>
            <w:tcBorders>
              <w:top w:val="single" w:sz="4" w:space="0" w:color="auto"/>
              <w:bottom w:val="nil"/>
            </w:tcBorders>
          </w:tcPr>
          <w:p w14:paraId="455742B0" w14:textId="77777777" w:rsidR="00DA14BB" w:rsidRPr="00DC27BB" w:rsidRDefault="00DA14BB" w:rsidP="0010205C">
            <w:pPr>
              <w:bidi/>
              <w:rPr>
                <w:rtl/>
              </w:rPr>
            </w:pPr>
          </w:p>
          <w:p w14:paraId="3FA62730" w14:textId="77777777" w:rsidR="00973748" w:rsidRPr="00DC27BB" w:rsidRDefault="00973748" w:rsidP="0010205C">
            <w:pPr>
              <w:bidi/>
              <w:rPr>
                <w:rtl/>
              </w:rPr>
            </w:pPr>
          </w:p>
          <w:p w14:paraId="643A40B1" w14:textId="77777777" w:rsidR="00973748" w:rsidRPr="00DC27BB" w:rsidRDefault="00973748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מסלולי</w:t>
            </w:r>
          </w:p>
          <w:p w14:paraId="29D0A17D" w14:textId="77777777" w:rsidR="00973748" w:rsidRPr="00DC27BB" w:rsidRDefault="00973748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השקעה</w:t>
            </w:r>
          </w:p>
          <w:p w14:paraId="43D0146C" w14:textId="77777777" w:rsidR="00973748" w:rsidRPr="00DC27BB" w:rsidRDefault="00973748" w:rsidP="0010205C">
            <w:pPr>
              <w:bidi/>
              <w:rPr>
                <w:rtl/>
              </w:rPr>
            </w:pPr>
            <w:r w:rsidRPr="00DC27BB">
              <w:rPr>
                <w:rFonts w:hint="cs"/>
                <w:u w:val="single"/>
                <w:rtl/>
              </w:rPr>
              <w:t>בקרן</w:t>
            </w:r>
          </w:p>
        </w:tc>
        <w:tc>
          <w:tcPr>
            <w:tcW w:w="1418" w:type="dxa"/>
          </w:tcPr>
          <w:p w14:paraId="20AC4F2C" w14:textId="77777777" w:rsidR="00DA14BB" w:rsidRPr="00DC27BB" w:rsidRDefault="00973748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אני בן למעלה מ-60 ומבקש/ת לוותר על כיסוי ביטוחי לסיכוני נכות</w:t>
            </w:r>
          </w:p>
        </w:tc>
        <w:tc>
          <w:tcPr>
            <w:tcW w:w="972" w:type="dxa"/>
          </w:tcPr>
          <w:p w14:paraId="0D661FF5" w14:textId="77777777" w:rsidR="00DA14BB" w:rsidRPr="00DC27BB" w:rsidRDefault="00DA14BB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21E4ACBC" w14:textId="77777777" w:rsidR="00DA14BB" w:rsidRPr="00DC27BB" w:rsidRDefault="00DA14BB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911" w:type="dxa"/>
          </w:tcPr>
          <w:p w14:paraId="5CC35AA6" w14:textId="77777777" w:rsidR="00DA14BB" w:rsidRPr="00DC27BB" w:rsidRDefault="00DA14BB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  <w:tcBorders>
              <w:bottom w:val="nil"/>
            </w:tcBorders>
          </w:tcPr>
          <w:p w14:paraId="4D796E8A" w14:textId="77777777" w:rsidR="00DA14BB" w:rsidRPr="00DC27BB" w:rsidRDefault="00DA14BB" w:rsidP="0010205C">
            <w:pPr>
              <w:bidi/>
              <w:rPr>
                <w:rtl/>
              </w:rPr>
            </w:pPr>
          </w:p>
        </w:tc>
      </w:tr>
      <w:tr w:rsidR="00973748" w:rsidRPr="00F9298C" w14:paraId="36A9306F" w14:textId="77777777" w:rsidTr="00973748">
        <w:tc>
          <w:tcPr>
            <w:tcW w:w="920" w:type="dxa"/>
            <w:tcBorders>
              <w:top w:val="nil"/>
              <w:bottom w:val="single" w:sz="4" w:space="0" w:color="auto"/>
            </w:tcBorders>
          </w:tcPr>
          <w:p w14:paraId="006A036E" w14:textId="77777777" w:rsidR="00973748" w:rsidRPr="00DC27BB" w:rsidRDefault="00973748" w:rsidP="0010205C">
            <w:pPr>
              <w:bidi/>
              <w:rPr>
                <w:rtl/>
              </w:rPr>
            </w:pPr>
          </w:p>
        </w:tc>
        <w:tc>
          <w:tcPr>
            <w:tcW w:w="1418" w:type="dxa"/>
          </w:tcPr>
          <w:p w14:paraId="7E1246CF" w14:textId="77777777" w:rsidR="00973748" w:rsidRPr="00DC27BB" w:rsidRDefault="00973748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 xml:space="preserve">אני בן למעלה מ-60 ומבקש/ת לוותר על כיסוי ביטוחי למקרה מוות לבן/בת זוג וילדים </w:t>
            </w:r>
          </w:p>
        </w:tc>
        <w:tc>
          <w:tcPr>
            <w:tcW w:w="972" w:type="dxa"/>
          </w:tcPr>
          <w:p w14:paraId="1E3367B7" w14:textId="77777777" w:rsidR="00973748" w:rsidRPr="00DC27BB" w:rsidRDefault="00973748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351EAABA" w14:textId="77777777" w:rsidR="00973748" w:rsidRPr="00DC27BB" w:rsidRDefault="00973748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911" w:type="dxa"/>
          </w:tcPr>
          <w:p w14:paraId="748873D7" w14:textId="77777777" w:rsidR="00973748" w:rsidRPr="00DC27BB" w:rsidRDefault="00973748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  <w:tcBorders>
              <w:top w:val="nil"/>
              <w:bottom w:val="single" w:sz="4" w:space="0" w:color="auto"/>
            </w:tcBorders>
          </w:tcPr>
          <w:p w14:paraId="31D0E9E1" w14:textId="77777777" w:rsidR="00973748" w:rsidRPr="00DC27BB" w:rsidRDefault="00973748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אם מסומן- רק אחת מהאפשרויות</w:t>
            </w:r>
          </w:p>
        </w:tc>
      </w:tr>
      <w:tr w:rsidR="00973748" w:rsidRPr="00F9298C" w14:paraId="3CC35B06" w14:textId="77777777" w:rsidTr="00973748">
        <w:tc>
          <w:tcPr>
            <w:tcW w:w="920" w:type="dxa"/>
            <w:tcBorders>
              <w:top w:val="single" w:sz="4" w:space="0" w:color="auto"/>
              <w:bottom w:val="nil"/>
            </w:tcBorders>
          </w:tcPr>
          <w:p w14:paraId="13B3E80C" w14:textId="77777777" w:rsidR="00973748" w:rsidRPr="00DC27BB" w:rsidRDefault="00973748" w:rsidP="0010205C">
            <w:pPr>
              <w:bidi/>
              <w:rPr>
                <w:u w:val="single"/>
                <w:rtl/>
              </w:rPr>
            </w:pPr>
          </w:p>
          <w:p w14:paraId="77D9C00A" w14:textId="77777777" w:rsidR="00973748" w:rsidRPr="00DC27BB" w:rsidRDefault="00973748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רכיב</w:t>
            </w:r>
          </w:p>
        </w:tc>
        <w:tc>
          <w:tcPr>
            <w:tcW w:w="1418" w:type="dxa"/>
          </w:tcPr>
          <w:p w14:paraId="77A93BDC" w14:textId="77777777" w:rsidR="00973748" w:rsidRPr="00DC27BB" w:rsidRDefault="00973748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מסלול השקעות תלוי גיל</w:t>
            </w:r>
          </w:p>
        </w:tc>
        <w:tc>
          <w:tcPr>
            <w:tcW w:w="972" w:type="dxa"/>
          </w:tcPr>
          <w:p w14:paraId="326A6D6B" w14:textId="77777777" w:rsidR="00973748" w:rsidRPr="00DC27BB" w:rsidRDefault="00973748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37F47D82" w14:textId="77777777" w:rsidR="00973748" w:rsidRPr="00DC27BB" w:rsidRDefault="00973748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911" w:type="dxa"/>
          </w:tcPr>
          <w:p w14:paraId="397FC3B0" w14:textId="77777777" w:rsidR="00973748" w:rsidRPr="00DC27BB" w:rsidRDefault="00973748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  <w:tcBorders>
              <w:top w:val="single" w:sz="4" w:space="0" w:color="auto"/>
              <w:bottom w:val="single" w:sz="4" w:space="0" w:color="auto"/>
            </w:tcBorders>
          </w:tcPr>
          <w:p w14:paraId="7582FA25" w14:textId="77777777" w:rsidR="00973748" w:rsidRPr="00DC27BB" w:rsidRDefault="00973748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במידה וסומן- שאר הצ'ק בוקסים אמורים להיות ריקים</w:t>
            </w:r>
          </w:p>
        </w:tc>
      </w:tr>
      <w:tr w:rsidR="00973748" w:rsidRPr="00F9298C" w14:paraId="1C3B0281" w14:textId="77777777" w:rsidTr="00973748">
        <w:tc>
          <w:tcPr>
            <w:tcW w:w="920" w:type="dxa"/>
            <w:tcBorders>
              <w:top w:val="nil"/>
              <w:bottom w:val="single" w:sz="4" w:space="0" w:color="auto"/>
            </w:tcBorders>
          </w:tcPr>
          <w:p w14:paraId="2D87B924" w14:textId="77777777" w:rsidR="00973748" w:rsidRPr="00DC27BB" w:rsidRDefault="00EA68E1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תגמולים</w:t>
            </w:r>
          </w:p>
        </w:tc>
        <w:tc>
          <w:tcPr>
            <w:tcW w:w="1418" w:type="dxa"/>
          </w:tcPr>
          <w:p w14:paraId="4AD66A40" w14:textId="77777777" w:rsidR="00973748" w:rsidRPr="00DC27BB" w:rsidRDefault="00973748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כל שאר הצ'ק בוקסים</w:t>
            </w:r>
          </w:p>
        </w:tc>
        <w:tc>
          <w:tcPr>
            <w:tcW w:w="972" w:type="dxa"/>
          </w:tcPr>
          <w:p w14:paraId="1EB700BA" w14:textId="77777777" w:rsidR="00973748" w:rsidRPr="00DC27BB" w:rsidRDefault="00973748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6DA3B37D" w14:textId="77777777" w:rsidR="00973748" w:rsidRPr="00DC27BB" w:rsidRDefault="00973748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911" w:type="dxa"/>
          </w:tcPr>
          <w:p w14:paraId="3C29AD09" w14:textId="77777777" w:rsidR="00973748" w:rsidRPr="00DC27BB" w:rsidRDefault="00973748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  <w:tcBorders>
              <w:top w:val="single" w:sz="4" w:space="0" w:color="auto"/>
            </w:tcBorders>
          </w:tcPr>
          <w:p w14:paraId="25DFF808" w14:textId="77777777" w:rsidR="00973748" w:rsidRPr="00DC27BB" w:rsidRDefault="00973748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ניתן לסמן לבחור כמה צ'ק בוקסים ביחד</w:t>
            </w:r>
          </w:p>
        </w:tc>
      </w:tr>
    </w:tbl>
    <w:p w14:paraId="1EDBE02A" w14:textId="77777777" w:rsidR="00645E5B" w:rsidRDefault="00645E5B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743361CE" w14:textId="77777777" w:rsidR="00645E5B" w:rsidRDefault="00645E5B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723BFEAA" w14:textId="77777777" w:rsidR="00645E5B" w:rsidRDefault="00645E5B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02A5B014" w14:textId="77777777" w:rsidR="00645E5B" w:rsidRDefault="00645E5B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2960AD88" w14:textId="77777777" w:rsidR="00645E5B" w:rsidRDefault="00645E5B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7CEE1212" w14:textId="77777777" w:rsidR="00645E5B" w:rsidRDefault="00645E5B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54384150" w14:textId="77777777" w:rsidR="00645E5B" w:rsidRDefault="00645E5B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0D2E6ECF" w14:textId="77777777" w:rsidR="00FC45CE" w:rsidRDefault="00FC45CE" w:rsidP="0010205C">
      <w:pPr>
        <w:bidi/>
        <w:rPr>
          <w:b/>
          <w:bCs/>
          <w:sz w:val="28"/>
          <w:szCs w:val="28"/>
          <w:rtl/>
        </w:rPr>
      </w:pPr>
    </w:p>
    <w:p w14:paraId="495DBF62" w14:textId="77777777" w:rsidR="00FC45CE" w:rsidRDefault="00FC45CE" w:rsidP="0010205C">
      <w:pPr>
        <w:pStyle w:val="Heading3"/>
        <w:bidi/>
        <w:rPr>
          <w:sz w:val="28"/>
          <w:szCs w:val="28"/>
          <w:rtl/>
        </w:rPr>
      </w:pPr>
      <w:bookmarkStart w:id="31" w:name="_Toc94512799"/>
      <w:r>
        <w:rPr>
          <w:rFonts w:hint="cs"/>
          <w:rtl/>
        </w:rPr>
        <w:lastRenderedPageBreak/>
        <w:t>טופס בקשת הצטרפות לקרן פנסיה מקיפה</w:t>
      </w:r>
      <w:r w:rsidRPr="00FC45CE">
        <w:rPr>
          <w:rFonts w:hint="cs"/>
          <w:rtl/>
        </w:rPr>
        <w:t xml:space="preserve"> עמוד</w:t>
      </w:r>
      <w:r>
        <w:rPr>
          <w:rFonts w:hint="cs"/>
          <w:b/>
          <w:bCs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>4</w:t>
      </w:r>
      <w:bookmarkEnd w:id="31"/>
    </w:p>
    <w:p w14:paraId="2C83F7AE" w14:textId="77777777" w:rsidR="00FC45CE" w:rsidRPr="00FC45CE" w:rsidRDefault="00FC45CE" w:rsidP="0010205C">
      <w:pPr>
        <w:bidi/>
        <w:rPr>
          <w:rtl/>
        </w:rPr>
      </w:pPr>
    </w:p>
    <w:p w14:paraId="5DC1A952" w14:textId="77777777" w:rsidR="001F10DA" w:rsidRDefault="001F10DA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  <w:r>
        <w:rPr>
          <w:noProof/>
        </w:rPr>
        <w:drawing>
          <wp:inline distT="0" distB="0" distL="0" distR="0" wp14:anchorId="1DE18BC9" wp14:editId="70BC5923">
            <wp:extent cx="5486400" cy="731012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bidiVisual/>
        <w:tblW w:w="0" w:type="auto"/>
        <w:tblInd w:w="-5" w:type="dxa"/>
        <w:tblLook w:val="04A0" w:firstRow="1" w:lastRow="0" w:firstColumn="1" w:lastColumn="0" w:noHBand="0" w:noVBand="1"/>
      </w:tblPr>
      <w:tblGrid>
        <w:gridCol w:w="887"/>
        <w:gridCol w:w="1311"/>
        <w:gridCol w:w="1112"/>
        <w:gridCol w:w="865"/>
        <w:gridCol w:w="911"/>
        <w:gridCol w:w="3487"/>
      </w:tblGrid>
      <w:tr w:rsidR="000337DF" w:rsidRPr="00D36627" w14:paraId="6539752A" w14:textId="77777777" w:rsidTr="00C318EE">
        <w:tc>
          <w:tcPr>
            <w:tcW w:w="887" w:type="dxa"/>
            <w:tcBorders>
              <w:bottom w:val="single" w:sz="4" w:space="0" w:color="auto"/>
            </w:tcBorders>
            <w:shd w:val="clear" w:color="auto" w:fill="D9E2F3" w:themeFill="accent1" w:themeFillTint="33"/>
          </w:tcPr>
          <w:p w14:paraId="6989AA32" w14:textId="77777777" w:rsidR="000337DF" w:rsidRPr="007A2B6D" w:rsidRDefault="000337DF" w:rsidP="0010205C">
            <w:pPr>
              <w:bidi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lastRenderedPageBreak/>
              <w:t>רובריקה</w:t>
            </w:r>
          </w:p>
        </w:tc>
        <w:tc>
          <w:tcPr>
            <w:tcW w:w="1311" w:type="dxa"/>
            <w:shd w:val="clear" w:color="auto" w:fill="D9E2F3" w:themeFill="accent1" w:themeFillTint="33"/>
          </w:tcPr>
          <w:p w14:paraId="61532038" w14:textId="77777777" w:rsidR="000337DF" w:rsidRPr="007A2B6D" w:rsidRDefault="000337DF" w:rsidP="0010205C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7A2B6D">
              <w:rPr>
                <w:rFonts w:hint="cs"/>
                <w:b/>
                <w:bCs/>
                <w:sz w:val="20"/>
                <w:szCs w:val="20"/>
                <w:rtl/>
              </w:rPr>
              <w:t>שם השדה</w:t>
            </w:r>
          </w:p>
        </w:tc>
        <w:tc>
          <w:tcPr>
            <w:tcW w:w="1112" w:type="dxa"/>
            <w:shd w:val="clear" w:color="auto" w:fill="D9E2F3" w:themeFill="accent1" w:themeFillTint="33"/>
          </w:tcPr>
          <w:p w14:paraId="4D07FF4D" w14:textId="77777777" w:rsidR="000337DF" w:rsidRPr="007A2B6D" w:rsidRDefault="000337DF" w:rsidP="0010205C">
            <w:pPr>
              <w:bidi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רמת מובהקות</w:t>
            </w:r>
          </w:p>
        </w:tc>
        <w:tc>
          <w:tcPr>
            <w:tcW w:w="865" w:type="dxa"/>
            <w:shd w:val="clear" w:color="auto" w:fill="D9E2F3" w:themeFill="accent1" w:themeFillTint="33"/>
          </w:tcPr>
          <w:p w14:paraId="46DA0995" w14:textId="77777777" w:rsidR="000337DF" w:rsidRPr="007A2B6D" w:rsidRDefault="000337DF" w:rsidP="0010205C">
            <w:pPr>
              <w:bidi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סוג</w:t>
            </w:r>
          </w:p>
        </w:tc>
        <w:tc>
          <w:tcPr>
            <w:tcW w:w="911" w:type="dxa"/>
            <w:shd w:val="clear" w:color="auto" w:fill="D9E2F3" w:themeFill="accent1" w:themeFillTint="33"/>
          </w:tcPr>
          <w:p w14:paraId="35AE8673" w14:textId="77777777" w:rsidR="000337DF" w:rsidRDefault="000337DF" w:rsidP="0010205C">
            <w:pPr>
              <w:bidi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חובה</w:t>
            </w:r>
          </w:p>
        </w:tc>
        <w:tc>
          <w:tcPr>
            <w:tcW w:w="3487" w:type="dxa"/>
            <w:shd w:val="clear" w:color="auto" w:fill="D9E2F3" w:themeFill="accent1" w:themeFillTint="33"/>
          </w:tcPr>
          <w:p w14:paraId="0368C425" w14:textId="77777777" w:rsidR="000337DF" w:rsidRPr="00D36627" w:rsidRDefault="000337DF" w:rsidP="0010205C">
            <w:pPr>
              <w:bidi/>
              <w:rPr>
                <w:b/>
                <w:bCs/>
                <w:rtl/>
              </w:rPr>
            </w:pPr>
            <w:r w:rsidRPr="00D36627">
              <w:rPr>
                <w:rFonts w:hint="cs"/>
                <w:b/>
                <w:bCs/>
                <w:rtl/>
              </w:rPr>
              <w:t>תנאי</w:t>
            </w:r>
          </w:p>
        </w:tc>
      </w:tr>
      <w:tr w:rsidR="00433294" w:rsidRPr="00F9298C" w14:paraId="4D0C1AC6" w14:textId="77777777" w:rsidTr="001E0CB3">
        <w:tc>
          <w:tcPr>
            <w:tcW w:w="887" w:type="dxa"/>
            <w:tcBorders>
              <w:bottom w:val="nil"/>
            </w:tcBorders>
          </w:tcPr>
          <w:p w14:paraId="6850AF29" w14:textId="77777777" w:rsidR="00433294" w:rsidRPr="00DC27BB" w:rsidRDefault="00433294" w:rsidP="0010205C">
            <w:pPr>
              <w:bidi/>
              <w:rPr>
                <w:rtl/>
              </w:rPr>
            </w:pPr>
          </w:p>
        </w:tc>
        <w:tc>
          <w:tcPr>
            <w:tcW w:w="1311" w:type="dxa"/>
          </w:tcPr>
          <w:p w14:paraId="7A5CAF1A" w14:textId="7BABF4FA" w:rsidR="00433294" w:rsidRPr="00DC27BB" w:rsidRDefault="00433294" w:rsidP="0010205C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מסלול ברירת מחדל</w:t>
            </w:r>
          </w:p>
        </w:tc>
        <w:tc>
          <w:tcPr>
            <w:tcW w:w="1112" w:type="dxa"/>
          </w:tcPr>
          <w:p w14:paraId="50B67846" w14:textId="77777777" w:rsidR="00433294" w:rsidRPr="00DC27BB" w:rsidRDefault="00433294" w:rsidP="0010205C">
            <w:pPr>
              <w:bidi/>
              <w:rPr>
                <w:rtl/>
              </w:rPr>
            </w:pPr>
          </w:p>
        </w:tc>
        <w:tc>
          <w:tcPr>
            <w:tcW w:w="865" w:type="dxa"/>
          </w:tcPr>
          <w:p w14:paraId="0330EAC7" w14:textId="77777777" w:rsidR="00433294" w:rsidRPr="00DC27BB" w:rsidRDefault="0043329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911" w:type="dxa"/>
          </w:tcPr>
          <w:p w14:paraId="06AB8380" w14:textId="77777777" w:rsidR="00433294" w:rsidRPr="00DC27BB" w:rsidRDefault="0043329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  <w:vMerge w:val="restart"/>
          </w:tcPr>
          <w:p w14:paraId="7CE0899C" w14:textId="325C5ACB" w:rsidR="00433294" w:rsidRPr="00DC27BB" w:rsidRDefault="00433294" w:rsidP="0010205C">
            <w:pPr>
              <w:bidi/>
              <w:rPr>
                <w:rtl/>
              </w:rPr>
            </w:pPr>
            <w:proofErr w:type="spellStart"/>
            <w:r>
              <w:rPr>
                <w:rFonts w:hint="cs"/>
                <w:rtl/>
              </w:rPr>
              <w:t>הולידציה</w:t>
            </w:r>
            <w:proofErr w:type="spellEnd"/>
            <w:r>
              <w:rPr>
                <w:rFonts w:hint="cs"/>
                <w:rtl/>
              </w:rPr>
              <w:t xml:space="preserve"> על סעיף זה תהיה ב </w:t>
            </w:r>
            <w:r>
              <w:rPr>
                <w:rFonts w:hint="cs"/>
              </w:rPr>
              <w:t>CRM</w:t>
            </w:r>
            <w:r>
              <w:rPr>
                <w:rFonts w:hint="cs"/>
                <w:rtl/>
              </w:rPr>
              <w:t>, לא להפיל בעת חילוץ השדות</w:t>
            </w:r>
          </w:p>
        </w:tc>
      </w:tr>
      <w:tr w:rsidR="00433294" w:rsidRPr="00F9298C" w14:paraId="01F35578" w14:textId="77777777" w:rsidTr="001E0CB3">
        <w:tc>
          <w:tcPr>
            <w:tcW w:w="887" w:type="dxa"/>
            <w:tcBorders>
              <w:top w:val="nil"/>
              <w:bottom w:val="nil"/>
            </w:tcBorders>
          </w:tcPr>
          <w:p w14:paraId="646C0B40" w14:textId="77777777" w:rsidR="00433294" w:rsidRPr="00DC27BB" w:rsidRDefault="00433294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רכיב</w:t>
            </w:r>
          </w:p>
          <w:p w14:paraId="1FF8709E" w14:textId="77777777" w:rsidR="00433294" w:rsidRPr="00DC27BB" w:rsidRDefault="00433294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פיצויים</w:t>
            </w:r>
          </w:p>
        </w:tc>
        <w:tc>
          <w:tcPr>
            <w:tcW w:w="1311" w:type="dxa"/>
          </w:tcPr>
          <w:p w14:paraId="19051320" w14:textId="222D64B0" w:rsidR="00433294" w:rsidRPr="00DC27BB" w:rsidRDefault="00433294" w:rsidP="0010205C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פנסיה לבני 50 ומטה</w:t>
            </w:r>
          </w:p>
        </w:tc>
        <w:tc>
          <w:tcPr>
            <w:tcW w:w="1112" w:type="dxa"/>
          </w:tcPr>
          <w:p w14:paraId="72BB6F2A" w14:textId="77777777" w:rsidR="00433294" w:rsidRPr="00DC27BB" w:rsidRDefault="00433294" w:rsidP="0010205C">
            <w:pPr>
              <w:bidi/>
              <w:rPr>
                <w:rtl/>
              </w:rPr>
            </w:pPr>
          </w:p>
        </w:tc>
        <w:tc>
          <w:tcPr>
            <w:tcW w:w="865" w:type="dxa"/>
          </w:tcPr>
          <w:p w14:paraId="1BA49579" w14:textId="77777777" w:rsidR="00433294" w:rsidRPr="00DC27BB" w:rsidRDefault="0043329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911" w:type="dxa"/>
          </w:tcPr>
          <w:p w14:paraId="1406F623" w14:textId="77777777" w:rsidR="00433294" w:rsidRPr="00DC27BB" w:rsidRDefault="0043329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  <w:vMerge/>
          </w:tcPr>
          <w:p w14:paraId="6A1D5283" w14:textId="77777777" w:rsidR="00433294" w:rsidRPr="00DC27BB" w:rsidRDefault="00433294" w:rsidP="0010205C">
            <w:pPr>
              <w:bidi/>
              <w:rPr>
                <w:rtl/>
              </w:rPr>
            </w:pPr>
          </w:p>
        </w:tc>
      </w:tr>
      <w:tr w:rsidR="00433294" w:rsidRPr="00F9298C" w14:paraId="1C4EA542" w14:textId="77777777" w:rsidTr="00641E7D">
        <w:tc>
          <w:tcPr>
            <w:tcW w:w="887" w:type="dxa"/>
            <w:vMerge w:val="restart"/>
            <w:tcBorders>
              <w:top w:val="nil"/>
            </w:tcBorders>
          </w:tcPr>
          <w:p w14:paraId="6F2282F4" w14:textId="77777777" w:rsidR="00433294" w:rsidRPr="00DC27BB" w:rsidRDefault="00433294" w:rsidP="0010205C">
            <w:pPr>
              <w:bidi/>
              <w:rPr>
                <w:rtl/>
              </w:rPr>
            </w:pPr>
          </w:p>
        </w:tc>
        <w:tc>
          <w:tcPr>
            <w:tcW w:w="1311" w:type="dxa"/>
          </w:tcPr>
          <w:p w14:paraId="1A06CAD9" w14:textId="6B5552DC" w:rsidR="00433294" w:rsidRPr="00DC27BB" w:rsidRDefault="00433294" w:rsidP="0043329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פנסיה ל50 עד 60</w:t>
            </w:r>
          </w:p>
        </w:tc>
        <w:tc>
          <w:tcPr>
            <w:tcW w:w="1112" w:type="dxa"/>
          </w:tcPr>
          <w:p w14:paraId="11A0A926" w14:textId="77777777" w:rsidR="00433294" w:rsidRPr="00DC27BB" w:rsidRDefault="00433294" w:rsidP="0010205C">
            <w:pPr>
              <w:bidi/>
              <w:rPr>
                <w:rtl/>
              </w:rPr>
            </w:pPr>
          </w:p>
        </w:tc>
        <w:tc>
          <w:tcPr>
            <w:tcW w:w="865" w:type="dxa"/>
          </w:tcPr>
          <w:p w14:paraId="5B85C0C3" w14:textId="77777777" w:rsidR="00433294" w:rsidRPr="00DC27BB" w:rsidRDefault="0043329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911" w:type="dxa"/>
          </w:tcPr>
          <w:p w14:paraId="3540EE41" w14:textId="77777777" w:rsidR="00433294" w:rsidRPr="00DC27BB" w:rsidRDefault="0043329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  <w:vMerge/>
          </w:tcPr>
          <w:p w14:paraId="1700FF4B" w14:textId="77777777" w:rsidR="00433294" w:rsidRPr="00DC27BB" w:rsidRDefault="00433294" w:rsidP="0010205C">
            <w:pPr>
              <w:bidi/>
              <w:rPr>
                <w:rtl/>
              </w:rPr>
            </w:pPr>
          </w:p>
        </w:tc>
      </w:tr>
      <w:tr w:rsidR="00433294" w:rsidRPr="00F9298C" w14:paraId="2D42366C" w14:textId="77777777" w:rsidTr="00641E7D">
        <w:tc>
          <w:tcPr>
            <w:tcW w:w="887" w:type="dxa"/>
            <w:vMerge/>
          </w:tcPr>
          <w:p w14:paraId="2559A437" w14:textId="77777777" w:rsidR="00433294" w:rsidRPr="00DC27BB" w:rsidRDefault="00433294" w:rsidP="0010205C">
            <w:pPr>
              <w:bidi/>
              <w:rPr>
                <w:rtl/>
              </w:rPr>
            </w:pPr>
          </w:p>
        </w:tc>
        <w:tc>
          <w:tcPr>
            <w:tcW w:w="1311" w:type="dxa"/>
          </w:tcPr>
          <w:p w14:paraId="7AFD94AA" w14:textId="00A8BA38" w:rsidR="00433294" w:rsidRDefault="00433294" w:rsidP="0043329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פנסיה 60 ומעלה</w:t>
            </w:r>
          </w:p>
        </w:tc>
        <w:tc>
          <w:tcPr>
            <w:tcW w:w="1112" w:type="dxa"/>
          </w:tcPr>
          <w:p w14:paraId="6D3D30EC" w14:textId="77777777" w:rsidR="00433294" w:rsidRPr="00DC27BB" w:rsidRDefault="00433294" w:rsidP="0010205C">
            <w:pPr>
              <w:bidi/>
              <w:rPr>
                <w:rtl/>
              </w:rPr>
            </w:pPr>
          </w:p>
        </w:tc>
        <w:tc>
          <w:tcPr>
            <w:tcW w:w="865" w:type="dxa"/>
          </w:tcPr>
          <w:p w14:paraId="5F8AAE9D" w14:textId="19EBC119" w:rsidR="00433294" w:rsidRPr="00DC27BB" w:rsidRDefault="0043329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911" w:type="dxa"/>
          </w:tcPr>
          <w:p w14:paraId="6659B7FE" w14:textId="4A313212" w:rsidR="00433294" w:rsidRPr="00DC27BB" w:rsidRDefault="0043329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  <w:vMerge/>
          </w:tcPr>
          <w:p w14:paraId="1AF467E3" w14:textId="77777777" w:rsidR="00433294" w:rsidRPr="00DC27BB" w:rsidRDefault="00433294" w:rsidP="0010205C">
            <w:pPr>
              <w:bidi/>
              <w:rPr>
                <w:rtl/>
              </w:rPr>
            </w:pPr>
          </w:p>
        </w:tc>
      </w:tr>
      <w:tr w:rsidR="00433294" w:rsidRPr="00F9298C" w14:paraId="1251A88E" w14:textId="77777777" w:rsidTr="00641E7D">
        <w:tc>
          <w:tcPr>
            <w:tcW w:w="887" w:type="dxa"/>
            <w:vMerge/>
          </w:tcPr>
          <w:p w14:paraId="46910A2F" w14:textId="77777777" w:rsidR="00433294" w:rsidRPr="00DC27BB" w:rsidRDefault="00433294" w:rsidP="0010205C">
            <w:pPr>
              <w:bidi/>
              <w:rPr>
                <w:rtl/>
              </w:rPr>
            </w:pPr>
          </w:p>
        </w:tc>
        <w:tc>
          <w:tcPr>
            <w:tcW w:w="1311" w:type="dxa"/>
          </w:tcPr>
          <w:p w14:paraId="4540796D" w14:textId="2D12FF0C" w:rsidR="00433294" w:rsidRDefault="00433294" w:rsidP="0043329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מניות</w:t>
            </w:r>
          </w:p>
        </w:tc>
        <w:tc>
          <w:tcPr>
            <w:tcW w:w="1112" w:type="dxa"/>
          </w:tcPr>
          <w:p w14:paraId="557F27F5" w14:textId="77777777" w:rsidR="00433294" w:rsidRPr="00DC27BB" w:rsidRDefault="00433294" w:rsidP="0010205C">
            <w:pPr>
              <w:bidi/>
              <w:rPr>
                <w:rtl/>
              </w:rPr>
            </w:pPr>
          </w:p>
        </w:tc>
        <w:tc>
          <w:tcPr>
            <w:tcW w:w="865" w:type="dxa"/>
          </w:tcPr>
          <w:p w14:paraId="0A2CC849" w14:textId="045BACDC" w:rsidR="00433294" w:rsidRPr="00DC27BB" w:rsidRDefault="0043329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911" w:type="dxa"/>
          </w:tcPr>
          <w:p w14:paraId="730C49AB" w14:textId="5C5AB04F" w:rsidR="00433294" w:rsidRPr="00DC27BB" w:rsidRDefault="0043329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  <w:vMerge/>
          </w:tcPr>
          <w:p w14:paraId="39732B52" w14:textId="77777777" w:rsidR="00433294" w:rsidRPr="00DC27BB" w:rsidRDefault="00433294" w:rsidP="0010205C">
            <w:pPr>
              <w:bidi/>
              <w:rPr>
                <w:rtl/>
              </w:rPr>
            </w:pPr>
          </w:p>
        </w:tc>
      </w:tr>
      <w:tr w:rsidR="00433294" w:rsidRPr="00F9298C" w14:paraId="54F3FEA6" w14:textId="77777777" w:rsidTr="00641E7D">
        <w:tc>
          <w:tcPr>
            <w:tcW w:w="887" w:type="dxa"/>
            <w:vMerge/>
          </w:tcPr>
          <w:p w14:paraId="25E5C260" w14:textId="77777777" w:rsidR="00433294" w:rsidRPr="00DC27BB" w:rsidRDefault="00433294" w:rsidP="0010205C">
            <w:pPr>
              <w:bidi/>
              <w:rPr>
                <w:rtl/>
              </w:rPr>
            </w:pPr>
          </w:p>
        </w:tc>
        <w:tc>
          <w:tcPr>
            <w:tcW w:w="1311" w:type="dxa"/>
          </w:tcPr>
          <w:p w14:paraId="7A5EA208" w14:textId="4CA42796" w:rsidR="00433294" w:rsidRDefault="00433294" w:rsidP="0043329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אג"ח</w:t>
            </w:r>
          </w:p>
        </w:tc>
        <w:tc>
          <w:tcPr>
            <w:tcW w:w="1112" w:type="dxa"/>
          </w:tcPr>
          <w:p w14:paraId="1B7AFFD9" w14:textId="77777777" w:rsidR="00433294" w:rsidRPr="00DC27BB" w:rsidRDefault="00433294" w:rsidP="0010205C">
            <w:pPr>
              <w:bidi/>
              <w:rPr>
                <w:rtl/>
              </w:rPr>
            </w:pPr>
          </w:p>
        </w:tc>
        <w:tc>
          <w:tcPr>
            <w:tcW w:w="865" w:type="dxa"/>
          </w:tcPr>
          <w:p w14:paraId="58B5F3E2" w14:textId="4C03200E" w:rsidR="00433294" w:rsidRPr="00DC27BB" w:rsidRDefault="0043329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911" w:type="dxa"/>
          </w:tcPr>
          <w:p w14:paraId="575A0CF3" w14:textId="1E2AA363" w:rsidR="00433294" w:rsidRPr="00DC27BB" w:rsidRDefault="0043329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  <w:vMerge/>
          </w:tcPr>
          <w:p w14:paraId="34AFBD0A" w14:textId="77777777" w:rsidR="00433294" w:rsidRPr="00DC27BB" w:rsidRDefault="00433294" w:rsidP="0010205C">
            <w:pPr>
              <w:bidi/>
              <w:rPr>
                <w:rtl/>
              </w:rPr>
            </w:pPr>
          </w:p>
        </w:tc>
      </w:tr>
      <w:tr w:rsidR="00433294" w:rsidRPr="00F9298C" w14:paraId="76B20AA0" w14:textId="77777777" w:rsidTr="00641E7D">
        <w:tc>
          <w:tcPr>
            <w:tcW w:w="887" w:type="dxa"/>
            <w:vMerge/>
          </w:tcPr>
          <w:p w14:paraId="4B649575" w14:textId="77777777" w:rsidR="00433294" w:rsidRPr="00DC27BB" w:rsidRDefault="00433294" w:rsidP="0010205C">
            <w:pPr>
              <w:bidi/>
              <w:rPr>
                <w:rtl/>
              </w:rPr>
            </w:pPr>
          </w:p>
        </w:tc>
        <w:tc>
          <w:tcPr>
            <w:tcW w:w="1311" w:type="dxa"/>
          </w:tcPr>
          <w:p w14:paraId="6CC67A33" w14:textId="0F26AEF0" w:rsidR="00433294" w:rsidRDefault="00433294" w:rsidP="0043329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אגח עד 25%</w:t>
            </w:r>
          </w:p>
        </w:tc>
        <w:tc>
          <w:tcPr>
            <w:tcW w:w="1112" w:type="dxa"/>
          </w:tcPr>
          <w:p w14:paraId="154AE86C" w14:textId="77777777" w:rsidR="00433294" w:rsidRPr="00DC27BB" w:rsidRDefault="00433294" w:rsidP="0010205C">
            <w:pPr>
              <w:bidi/>
              <w:rPr>
                <w:rtl/>
              </w:rPr>
            </w:pPr>
          </w:p>
        </w:tc>
        <w:tc>
          <w:tcPr>
            <w:tcW w:w="865" w:type="dxa"/>
          </w:tcPr>
          <w:p w14:paraId="75C32E4E" w14:textId="2EF19267" w:rsidR="00433294" w:rsidRPr="00DC27BB" w:rsidRDefault="0043329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911" w:type="dxa"/>
          </w:tcPr>
          <w:p w14:paraId="5BD45394" w14:textId="64CADAE3" w:rsidR="00433294" w:rsidRPr="00DC27BB" w:rsidRDefault="0043329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  <w:vMerge/>
          </w:tcPr>
          <w:p w14:paraId="7B974EAC" w14:textId="77777777" w:rsidR="00433294" w:rsidRPr="00DC27BB" w:rsidRDefault="00433294" w:rsidP="0010205C">
            <w:pPr>
              <w:bidi/>
              <w:rPr>
                <w:rtl/>
              </w:rPr>
            </w:pPr>
          </w:p>
        </w:tc>
      </w:tr>
      <w:tr w:rsidR="00433294" w:rsidRPr="00F9298C" w14:paraId="538C5C2D" w14:textId="77777777" w:rsidTr="00641E7D">
        <w:tc>
          <w:tcPr>
            <w:tcW w:w="887" w:type="dxa"/>
            <w:vMerge/>
          </w:tcPr>
          <w:p w14:paraId="187B3A7C" w14:textId="77777777" w:rsidR="00433294" w:rsidRPr="00DC27BB" w:rsidRDefault="00433294" w:rsidP="0010205C">
            <w:pPr>
              <w:bidi/>
              <w:rPr>
                <w:rtl/>
              </w:rPr>
            </w:pPr>
          </w:p>
        </w:tc>
        <w:tc>
          <w:tcPr>
            <w:tcW w:w="1311" w:type="dxa"/>
          </w:tcPr>
          <w:p w14:paraId="4A7F640A" w14:textId="528F0F4E" w:rsidR="00433294" w:rsidRDefault="00433294" w:rsidP="0043329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מדדי מניות חו"ל</w:t>
            </w:r>
          </w:p>
        </w:tc>
        <w:tc>
          <w:tcPr>
            <w:tcW w:w="1112" w:type="dxa"/>
          </w:tcPr>
          <w:p w14:paraId="142DA7EE" w14:textId="77777777" w:rsidR="00433294" w:rsidRPr="00DC27BB" w:rsidRDefault="00433294" w:rsidP="0010205C">
            <w:pPr>
              <w:bidi/>
              <w:rPr>
                <w:rtl/>
              </w:rPr>
            </w:pPr>
          </w:p>
        </w:tc>
        <w:tc>
          <w:tcPr>
            <w:tcW w:w="865" w:type="dxa"/>
          </w:tcPr>
          <w:p w14:paraId="36901633" w14:textId="048A40AE" w:rsidR="00433294" w:rsidRPr="00DC27BB" w:rsidRDefault="0043329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911" w:type="dxa"/>
          </w:tcPr>
          <w:p w14:paraId="50B079F8" w14:textId="553C3312" w:rsidR="00433294" w:rsidRPr="00DC27BB" w:rsidRDefault="0043329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  <w:vMerge/>
          </w:tcPr>
          <w:p w14:paraId="1D43F7F6" w14:textId="77777777" w:rsidR="00433294" w:rsidRPr="00DC27BB" w:rsidRDefault="00433294" w:rsidP="0010205C">
            <w:pPr>
              <w:bidi/>
              <w:rPr>
                <w:rtl/>
              </w:rPr>
            </w:pPr>
          </w:p>
        </w:tc>
      </w:tr>
      <w:tr w:rsidR="00433294" w:rsidRPr="00F9298C" w14:paraId="078EED43" w14:textId="77777777" w:rsidTr="00641E7D">
        <w:tc>
          <w:tcPr>
            <w:tcW w:w="887" w:type="dxa"/>
            <w:vMerge/>
            <w:tcBorders>
              <w:bottom w:val="single" w:sz="4" w:space="0" w:color="auto"/>
            </w:tcBorders>
          </w:tcPr>
          <w:p w14:paraId="6F334F5C" w14:textId="77777777" w:rsidR="00433294" w:rsidRPr="00DC27BB" w:rsidRDefault="00433294" w:rsidP="0010205C">
            <w:pPr>
              <w:bidi/>
              <w:rPr>
                <w:rtl/>
              </w:rPr>
            </w:pPr>
          </w:p>
        </w:tc>
        <w:tc>
          <w:tcPr>
            <w:tcW w:w="1311" w:type="dxa"/>
          </w:tcPr>
          <w:p w14:paraId="1E786732" w14:textId="586AA538" w:rsidR="00433294" w:rsidRDefault="00433294" w:rsidP="0043329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שקלי טווח קצר</w:t>
            </w:r>
          </w:p>
        </w:tc>
        <w:tc>
          <w:tcPr>
            <w:tcW w:w="1112" w:type="dxa"/>
          </w:tcPr>
          <w:p w14:paraId="0C1BBCDD" w14:textId="77777777" w:rsidR="00433294" w:rsidRPr="00DC27BB" w:rsidRDefault="00433294" w:rsidP="0010205C">
            <w:pPr>
              <w:bidi/>
              <w:rPr>
                <w:rtl/>
              </w:rPr>
            </w:pPr>
          </w:p>
        </w:tc>
        <w:tc>
          <w:tcPr>
            <w:tcW w:w="865" w:type="dxa"/>
          </w:tcPr>
          <w:p w14:paraId="1F2919A4" w14:textId="46DFFCB9" w:rsidR="00433294" w:rsidRPr="00DC27BB" w:rsidRDefault="0043329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911" w:type="dxa"/>
          </w:tcPr>
          <w:p w14:paraId="06C97AA1" w14:textId="01801601" w:rsidR="00433294" w:rsidRPr="00DC27BB" w:rsidRDefault="00433294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  <w:vMerge/>
          </w:tcPr>
          <w:p w14:paraId="7A7221FD" w14:textId="77777777" w:rsidR="00433294" w:rsidRPr="00DC27BB" w:rsidRDefault="00433294" w:rsidP="0010205C">
            <w:pPr>
              <w:bidi/>
              <w:rPr>
                <w:rtl/>
              </w:rPr>
            </w:pPr>
          </w:p>
        </w:tc>
      </w:tr>
      <w:tr w:rsidR="000337DF" w:rsidRPr="00F9298C" w14:paraId="05CC7297" w14:textId="77777777" w:rsidTr="000337DF">
        <w:tc>
          <w:tcPr>
            <w:tcW w:w="887" w:type="dxa"/>
            <w:tcBorders>
              <w:top w:val="single" w:sz="4" w:space="0" w:color="auto"/>
              <w:bottom w:val="nil"/>
            </w:tcBorders>
          </w:tcPr>
          <w:p w14:paraId="1026939F" w14:textId="77777777" w:rsidR="000337DF" w:rsidRPr="00DC27BB" w:rsidRDefault="000337DF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דמי ניהול בקרן</w:t>
            </w:r>
          </w:p>
        </w:tc>
        <w:tc>
          <w:tcPr>
            <w:tcW w:w="1311" w:type="dxa"/>
          </w:tcPr>
          <w:p w14:paraId="32F9E88B" w14:textId="77777777" w:rsidR="000337DF" w:rsidRPr="00DC27BB" w:rsidRDefault="000337DF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שיעור דמי ניהול מצבירה (שנתי)</w:t>
            </w:r>
          </w:p>
        </w:tc>
        <w:tc>
          <w:tcPr>
            <w:tcW w:w="1112" w:type="dxa"/>
          </w:tcPr>
          <w:p w14:paraId="385AF5A9" w14:textId="77777777" w:rsidR="000337DF" w:rsidRPr="00DC27BB" w:rsidRDefault="000337DF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148F3415" w14:textId="77777777" w:rsidR="000337DF" w:rsidRPr="00DC27BB" w:rsidRDefault="000337DF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54CDBB61" w14:textId="77777777" w:rsidR="000337DF" w:rsidRPr="00DC27BB" w:rsidRDefault="000337DF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739A6974" w14:textId="718F7626" w:rsidR="000337DF" w:rsidRPr="00DC27BB" w:rsidRDefault="000C67C2" w:rsidP="0010205C">
            <w:pPr>
              <w:bidi/>
              <w:rPr>
                <w:rtl/>
              </w:rPr>
            </w:pPr>
            <w:r w:rsidRPr="000C67C2">
              <w:rPr>
                <w:rFonts w:hint="cs"/>
                <w:rtl/>
              </w:rPr>
              <w:t>אם דמי הניהול מתחת ל 1% יש להפיל לידני</w:t>
            </w:r>
          </w:p>
        </w:tc>
      </w:tr>
      <w:tr w:rsidR="000337DF" w:rsidRPr="00F9298C" w14:paraId="73AED462" w14:textId="77777777" w:rsidTr="000337DF">
        <w:tc>
          <w:tcPr>
            <w:tcW w:w="887" w:type="dxa"/>
            <w:tcBorders>
              <w:top w:val="nil"/>
              <w:bottom w:val="single" w:sz="4" w:space="0" w:color="auto"/>
            </w:tcBorders>
          </w:tcPr>
          <w:p w14:paraId="0F54D09E" w14:textId="77777777" w:rsidR="000337DF" w:rsidRPr="00DC27BB" w:rsidRDefault="000337DF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הפנסיה</w:t>
            </w:r>
          </w:p>
        </w:tc>
        <w:tc>
          <w:tcPr>
            <w:tcW w:w="1311" w:type="dxa"/>
          </w:tcPr>
          <w:p w14:paraId="43D3F4FF" w14:textId="77777777" w:rsidR="000337DF" w:rsidRPr="00DC27BB" w:rsidRDefault="000337DF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שיעור דמי ניהול מהפקדה (חודשי)</w:t>
            </w:r>
          </w:p>
        </w:tc>
        <w:tc>
          <w:tcPr>
            <w:tcW w:w="1112" w:type="dxa"/>
          </w:tcPr>
          <w:p w14:paraId="356AABEF" w14:textId="77777777" w:rsidR="000337DF" w:rsidRPr="00DC27BB" w:rsidRDefault="000337DF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5852CCBC" w14:textId="77777777" w:rsidR="000337DF" w:rsidRPr="00DC27BB" w:rsidRDefault="000337DF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7B852B20" w14:textId="77777777" w:rsidR="000337DF" w:rsidRPr="00DC27BB" w:rsidRDefault="000337DF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3ED45ADE" w14:textId="348D0595" w:rsidR="000337DF" w:rsidRPr="00DC27BB" w:rsidRDefault="000C67C2" w:rsidP="0010205C">
            <w:pPr>
              <w:bidi/>
              <w:rPr>
                <w:rtl/>
              </w:rPr>
            </w:pPr>
            <w:r w:rsidRPr="000C67C2">
              <w:rPr>
                <w:rFonts w:hint="cs"/>
                <w:rtl/>
              </w:rPr>
              <w:t>אם דמי הניהול מתחת ל 0.22% יש להפיל לידני</w:t>
            </w:r>
          </w:p>
        </w:tc>
      </w:tr>
      <w:tr w:rsidR="000337DF" w:rsidRPr="00F9298C" w14:paraId="366288FC" w14:textId="77777777" w:rsidTr="000337DF">
        <w:tc>
          <w:tcPr>
            <w:tcW w:w="887" w:type="dxa"/>
            <w:tcBorders>
              <w:top w:val="single" w:sz="4" w:space="0" w:color="auto"/>
              <w:bottom w:val="nil"/>
            </w:tcBorders>
          </w:tcPr>
          <w:p w14:paraId="1516965C" w14:textId="77777777" w:rsidR="000337DF" w:rsidRPr="00DC27BB" w:rsidRDefault="000337DF" w:rsidP="0010205C">
            <w:pPr>
              <w:bidi/>
              <w:rPr>
                <w:u w:val="single"/>
                <w:rtl/>
              </w:rPr>
            </w:pPr>
          </w:p>
          <w:p w14:paraId="1E930A7C" w14:textId="77777777" w:rsidR="000337DF" w:rsidRPr="00DC27BB" w:rsidRDefault="000337DF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עמית</w:t>
            </w:r>
          </w:p>
        </w:tc>
        <w:tc>
          <w:tcPr>
            <w:tcW w:w="1311" w:type="dxa"/>
          </w:tcPr>
          <w:p w14:paraId="0A060055" w14:textId="77777777" w:rsidR="000337DF" w:rsidRPr="00DC27BB" w:rsidRDefault="000337DF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16% (ברירת מחדל)</w:t>
            </w:r>
          </w:p>
        </w:tc>
        <w:tc>
          <w:tcPr>
            <w:tcW w:w="1112" w:type="dxa"/>
          </w:tcPr>
          <w:p w14:paraId="234762B8" w14:textId="77777777" w:rsidR="000337DF" w:rsidRPr="00DC27BB" w:rsidRDefault="000337DF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04A2FC46" w14:textId="77777777" w:rsidR="000337DF" w:rsidRPr="00DC27BB" w:rsidRDefault="000337DF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911" w:type="dxa"/>
          </w:tcPr>
          <w:p w14:paraId="7BB4AB38" w14:textId="77777777" w:rsidR="000337DF" w:rsidRPr="00DC27BB" w:rsidRDefault="000337DF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5D198079" w14:textId="77777777" w:rsidR="000337DF" w:rsidRPr="00DC27BB" w:rsidRDefault="000337DF" w:rsidP="0010205C">
            <w:pPr>
              <w:bidi/>
              <w:rPr>
                <w:color w:val="C00000"/>
                <w:rtl/>
              </w:rPr>
            </w:pPr>
          </w:p>
        </w:tc>
      </w:tr>
      <w:tr w:rsidR="000337DF" w:rsidRPr="00F9298C" w14:paraId="67A002F9" w14:textId="77777777" w:rsidTr="001E0CB3">
        <w:tc>
          <w:tcPr>
            <w:tcW w:w="887" w:type="dxa"/>
            <w:tcBorders>
              <w:top w:val="nil"/>
              <w:bottom w:val="nil"/>
            </w:tcBorders>
          </w:tcPr>
          <w:p w14:paraId="7D2DFC04" w14:textId="77777777" w:rsidR="000337DF" w:rsidRPr="00DC27BB" w:rsidRDefault="000337DF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עצמאי</w:t>
            </w:r>
          </w:p>
        </w:tc>
        <w:tc>
          <w:tcPr>
            <w:tcW w:w="1311" w:type="dxa"/>
          </w:tcPr>
          <w:p w14:paraId="682A28CD" w14:textId="77777777" w:rsidR="000337DF" w:rsidRPr="00DC27BB" w:rsidRDefault="000337DF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אחר</w:t>
            </w:r>
          </w:p>
        </w:tc>
        <w:tc>
          <w:tcPr>
            <w:tcW w:w="1112" w:type="dxa"/>
          </w:tcPr>
          <w:p w14:paraId="346C2A59" w14:textId="77777777" w:rsidR="000337DF" w:rsidRPr="00DC27BB" w:rsidRDefault="000337DF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34A1650F" w14:textId="77777777" w:rsidR="000337DF" w:rsidRPr="00DC27BB" w:rsidRDefault="000337DF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911" w:type="dxa"/>
          </w:tcPr>
          <w:p w14:paraId="2EAECA4A" w14:textId="77777777" w:rsidR="000337DF" w:rsidRPr="00DC27BB" w:rsidRDefault="000337DF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02934A8F" w14:textId="77777777" w:rsidR="000337DF" w:rsidRPr="00DC27BB" w:rsidRDefault="000337DF" w:rsidP="0010205C">
            <w:pPr>
              <w:bidi/>
              <w:rPr>
                <w:color w:val="C00000"/>
                <w:rtl/>
              </w:rPr>
            </w:pPr>
          </w:p>
        </w:tc>
      </w:tr>
      <w:tr w:rsidR="000337DF" w:rsidRPr="00F9298C" w14:paraId="7617D683" w14:textId="77777777" w:rsidTr="000337DF">
        <w:tc>
          <w:tcPr>
            <w:tcW w:w="887" w:type="dxa"/>
            <w:tcBorders>
              <w:top w:val="nil"/>
              <w:bottom w:val="single" w:sz="4" w:space="0" w:color="auto"/>
            </w:tcBorders>
          </w:tcPr>
          <w:p w14:paraId="009EFF0D" w14:textId="77777777" w:rsidR="000337DF" w:rsidRPr="00DC27BB" w:rsidRDefault="000337DF" w:rsidP="0010205C">
            <w:pPr>
              <w:bidi/>
              <w:rPr>
                <w:u w:val="single"/>
                <w:rtl/>
              </w:rPr>
            </w:pPr>
          </w:p>
        </w:tc>
        <w:tc>
          <w:tcPr>
            <w:tcW w:w="1311" w:type="dxa"/>
          </w:tcPr>
          <w:p w14:paraId="6EAB521D" w14:textId="77777777" w:rsidR="000337DF" w:rsidRPr="00DC27BB" w:rsidRDefault="000337DF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אחר (שדה פירוט)</w:t>
            </w:r>
          </w:p>
        </w:tc>
        <w:tc>
          <w:tcPr>
            <w:tcW w:w="1112" w:type="dxa"/>
          </w:tcPr>
          <w:p w14:paraId="3D7A0BD0" w14:textId="77777777" w:rsidR="000337DF" w:rsidRPr="00DC27BB" w:rsidRDefault="000337DF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0E23F186" w14:textId="77777777" w:rsidR="000337DF" w:rsidRPr="00DC27BB" w:rsidRDefault="000337DF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13F555AF" w14:textId="77777777" w:rsidR="000337DF" w:rsidRPr="00DC27BB" w:rsidRDefault="000337DF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45E4D04C" w14:textId="77777777" w:rsidR="000337DF" w:rsidRPr="00DC27BB" w:rsidRDefault="000337DF" w:rsidP="0010205C">
            <w:pPr>
              <w:bidi/>
              <w:rPr>
                <w:color w:val="C00000"/>
                <w:rtl/>
              </w:rPr>
            </w:pPr>
            <w:r w:rsidRPr="00DC27BB">
              <w:rPr>
                <w:rFonts w:hint="cs"/>
                <w:rtl/>
              </w:rPr>
              <w:t>אם מלא למשוך גם אם לא סומן צ'ק בוקס "אחר"</w:t>
            </w:r>
          </w:p>
        </w:tc>
      </w:tr>
      <w:tr w:rsidR="000337DF" w:rsidRPr="00F9298C" w14:paraId="49998371" w14:textId="77777777" w:rsidTr="000337DF">
        <w:tc>
          <w:tcPr>
            <w:tcW w:w="887" w:type="dxa"/>
            <w:tcBorders>
              <w:top w:val="single" w:sz="4" w:space="0" w:color="auto"/>
              <w:bottom w:val="single" w:sz="4" w:space="0" w:color="auto"/>
            </w:tcBorders>
          </w:tcPr>
          <w:p w14:paraId="0B8D56CE" w14:textId="77777777" w:rsidR="000337DF" w:rsidRPr="00DC27BB" w:rsidRDefault="000337DF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פרטי תשלום</w:t>
            </w:r>
          </w:p>
        </w:tc>
        <w:tc>
          <w:tcPr>
            <w:tcW w:w="1311" w:type="dxa"/>
          </w:tcPr>
          <w:p w14:paraId="4847D003" w14:textId="77777777" w:rsidR="000337DF" w:rsidRPr="00DC27BB" w:rsidRDefault="000337DF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סכום הפקדה</w:t>
            </w:r>
          </w:p>
        </w:tc>
        <w:tc>
          <w:tcPr>
            <w:tcW w:w="1112" w:type="dxa"/>
          </w:tcPr>
          <w:p w14:paraId="0603DF41" w14:textId="77777777" w:rsidR="000337DF" w:rsidRPr="00DC27BB" w:rsidRDefault="000337DF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5D98841F" w14:textId="77777777" w:rsidR="000337DF" w:rsidRPr="00DC27BB" w:rsidRDefault="000337DF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3F118C5A" w14:textId="77777777" w:rsidR="000337DF" w:rsidRPr="00DC27BB" w:rsidRDefault="000337DF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1F423289" w14:textId="77777777" w:rsidR="000337DF" w:rsidRPr="00DC27BB" w:rsidRDefault="000337DF" w:rsidP="0010205C">
            <w:pPr>
              <w:bidi/>
              <w:rPr>
                <w:rtl/>
              </w:rPr>
            </w:pPr>
          </w:p>
        </w:tc>
      </w:tr>
    </w:tbl>
    <w:p w14:paraId="21545F71" w14:textId="77777777" w:rsidR="00645E5B" w:rsidRDefault="00645E5B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3CDE4047" w14:textId="77777777" w:rsidR="00645E5B" w:rsidRDefault="00645E5B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3554AF8C" w14:textId="77777777" w:rsidR="00645E5B" w:rsidRDefault="00645E5B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0CDF59D7" w14:textId="77777777" w:rsidR="00645E5B" w:rsidRDefault="00645E5B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6F86479F" w14:textId="77777777" w:rsidR="00645E5B" w:rsidRDefault="00645E5B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0D7699A6" w14:textId="77777777" w:rsidR="00645E5B" w:rsidRDefault="00645E5B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19F12496" w14:textId="77777777" w:rsidR="00645E5B" w:rsidRDefault="00645E5B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05C76487" w14:textId="77777777" w:rsidR="00645E5B" w:rsidRPr="005E3547" w:rsidRDefault="00645E5B" w:rsidP="005E3547">
      <w:pPr>
        <w:bidi/>
        <w:rPr>
          <w:b/>
          <w:bCs/>
          <w:sz w:val="28"/>
          <w:szCs w:val="28"/>
          <w:rtl/>
        </w:rPr>
      </w:pPr>
    </w:p>
    <w:p w14:paraId="4D68467D" w14:textId="77777777" w:rsidR="00FC45CE" w:rsidRDefault="00FC45CE" w:rsidP="0010205C">
      <w:pPr>
        <w:pStyle w:val="Heading3"/>
        <w:bidi/>
        <w:rPr>
          <w:b/>
          <w:bCs/>
          <w:sz w:val="28"/>
          <w:szCs w:val="28"/>
          <w:rtl/>
        </w:rPr>
      </w:pPr>
      <w:bookmarkStart w:id="32" w:name="_Toc94512800"/>
      <w:r>
        <w:rPr>
          <w:rFonts w:hint="cs"/>
          <w:rtl/>
        </w:rPr>
        <w:lastRenderedPageBreak/>
        <w:t>טופס בקשת הצטרפות לקרן פנסיה מקיפה</w:t>
      </w:r>
      <w:r w:rsidRPr="00FC45CE">
        <w:rPr>
          <w:rFonts w:hint="cs"/>
          <w:rtl/>
        </w:rPr>
        <w:t xml:space="preserve"> עמוד</w:t>
      </w:r>
      <w:r>
        <w:rPr>
          <w:rFonts w:hint="cs"/>
          <w:b/>
          <w:bCs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>5</w:t>
      </w:r>
      <w:bookmarkEnd w:id="32"/>
    </w:p>
    <w:p w14:paraId="34651323" w14:textId="77777777" w:rsidR="00FC45CE" w:rsidRPr="00FC45CE" w:rsidRDefault="00FC45CE" w:rsidP="0010205C">
      <w:pPr>
        <w:bidi/>
        <w:rPr>
          <w:rtl/>
        </w:rPr>
      </w:pPr>
    </w:p>
    <w:p w14:paraId="249BE482" w14:textId="77777777" w:rsidR="001F10DA" w:rsidRDefault="001F10DA" w:rsidP="0010205C">
      <w:pPr>
        <w:pStyle w:val="ListParagraph"/>
        <w:bidi/>
        <w:ind w:left="65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B4799F" wp14:editId="1AAA7D70">
            <wp:extent cx="5486400" cy="746569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6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0AF3" w14:textId="77777777" w:rsidR="002B3380" w:rsidRPr="002B3380" w:rsidRDefault="002B3380" w:rsidP="0010205C">
      <w:pPr>
        <w:bidi/>
        <w:rPr>
          <w:b/>
          <w:bCs/>
          <w:color w:val="000000" w:themeColor="text1"/>
          <w:sz w:val="28"/>
          <w:szCs w:val="28"/>
        </w:rPr>
      </w:pPr>
    </w:p>
    <w:tbl>
      <w:tblPr>
        <w:tblStyle w:val="TableGrid"/>
        <w:bidiVisual/>
        <w:tblW w:w="0" w:type="auto"/>
        <w:tblInd w:w="-5" w:type="dxa"/>
        <w:tblLook w:val="04A0" w:firstRow="1" w:lastRow="0" w:firstColumn="1" w:lastColumn="0" w:noHBand="0" w:noVBand="1"/>
      </w:tblPr>
      <w:tblGrid>
        <w:gridCol w:w="921"/>
        <w:gridCol w:w="1311"/>
        <w:gridCol w:w="1112"/>
        <w:gridCol w:w="865"/>
        <w:gridCol w:w="911"/>
        <w:gridCol w:w="3487"/>
      </w:tblGrid>
      <w:tr w:rsidR="00E200DD" w:rsidRPr="00D36627" w14:paraId="316D897A" w14:textId="77777777" w:rsidTr="00C318EE">
        <w:tc>
          <w:tcPr>
            <w:tcW w:w="887" w:type="dxa"/>
            <w:tcBorders>
              <w:bottom w:val="single" w:sz="4" w:space="0" w:color="auto"/>
            </w:tcBorders>
            <w:shd w:val="clear" w:color="auto" w:fill="D9E2F3" w:themeFill="accent1" w:themeFillTint="33"/>
          </w:tcPr>
          <w:p w14:paraId="2FA2B6D7" w14:textId="77777777" w:rsidR="00E200DD" w:rsidRPr="007A2B6D" w:rsidRDefault="00E200DD" w:rsidP="0010205C">
            <w:pPr>
              <w:bidi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רובריקה</w:t>
            </w:r>
          </w:p>
        </w:tc>
        <w:tc>
          <w:tcPr>
            <w:tcW w:w="1311" w:type="dxa"/>
            <w:shd w:val="clear" w:color="auto" w:fill="D9E2F3" w:themeFill="accent1" w:themeFillTint="33"/>
          </w:tcPr>
          <w:p w14:paraId="104D102E" w14:textId="77777777" w:rsidR="00E200DD" w:rsidRPr="007A2B6D" w:rsidRDefault="00E200DD" w:rsidP="0010205C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7A2B6D">
              <w:rPr>
                <w:rFonts w:hint="cs"/>
                <w:b/>
                <w:bCs/>
                <w:sz w:val="20"/>
                <w:szCs w:val="20"/>
                <w:rtl/>
              </w:rPr>
              <w:t>שם השדה</w:t>
            </w:r>
          </w:p>
        </w:tc>
        <w:tc>
          <w:tcPr>
            <w:tcW w:w="1112" w:type="dxa"/>
            <w:shd w:val="clear" w:color="auto" w:fill="D9E2F3" w:themeFill="accent1" w:themeFillTint="33"/>
          </w:tcPr>
          <w:p w14:paraId="77725F6B" w14:textId="77777777" w:rsidR="00E200DD" w:rsidRPr="007A2B6D" w:rsidRDefault="00E200DD" w:rsidP="0010205C">
            <w:pPr>
              <w:bidi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רמת מובהקות</w:t>
            </w:r>
          </w:p>
        </w:tc>
        <w:tc>
          <w:tcPr>
            <w:tcW w:w="865" w:type="dxa"/>
            <w:shd w:val="clear" w:color="auto" w:fill="D9E2F3" w:themeFill="accent1" w:themeFillTint="33"/>
          </w:tcPr>
          <w:p w14:paraId="79C37A3D" w14:textId="77777777" w:rsidR="00E200DD" w:rsidRPr="007A2B6D" w:rsidRDefault="00E200DD" w:rsidP="0010205C">
            <w:pPr>
              <w:bidi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סוג</w:t>
            </w:r>
          </w:p>
        </w:tc>
        <w:tc>
          <w:tcPr>
            <w:tcW w:w="911" w:type="dxa"/>
            <w:shd w:val="clear" w:color="auto" w:fill="D9E2F3" w:themeFill="accent1" w:themeFillTint="33"/>
          </w:tcPr>
          <w:p w14:paraId="5B35656D" w14:textId="77777777" w:rsidR="00E200DD" w:rsidRDefault="00E200DD" w:rsidP="0010205C">
            <w:pPr>
              <w:bidi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חובה</w:t>
            </w:r>
          </w:p>
        </w:tc>
        <w:tc>
          <w:tcPr>
            <w:tcW w:w="3487" w:type="dxa"/>
            <w:shd w:val="clear" w:color="auto" w:fill="D9E2F3" w:themeFill="accent1" w:themeFillTint="33"/>
          </w:tcPr>
          <w:p w14:paraId="2A80FCC3" w14:textId="77777777" w:rsidR="00E200DD" w:rsidRPr="00D36627" w:rsidRDefault="00E200DD" w:rsidP="0010205C">
            <w:pPr>
              <w:bidi/>
              <w:rPr>
                <w:b/>
                <w:bCs/>
                <w:rtl/>
              </w:rPr>
            </w:pPr>
            <w:r w:rsidRPr="00D36627">
              <w:rPr>
                <w:rFonts w:hint="cs"/>
                <w:b/>
                <w:bCs/>
                <w:rtl/>
              </w:rPr>
              <w:t>תנאי</w:t>
            </w:r>
          </w:p>
        </w:tc>
      </w:tr>
      <w:tr w:rsidR="00E200DD" w:rsidRPr="00F9298C" w14:paraId="79DE0AA4" w14:textId="77777777" w:rsidTr="001E0CB3">
        <w:tc>
          <w:tcPr>
            <w:tcW w:w="887" w:type="dxa"/>
            <w:tcBorders>
              <w:bottom w:val="nil"/>
            </w:tcBorders>
          </w:tcPr>
          <w:p w14:paraId="523FCF7B" w14:textId="77777777" w:rsidR="00E200DD" w:rsidRPr="00DC27BB" w:rsidRDefault="00E200DD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אישורים</w:t>
            </w:r>
          </w:p>
        </w:tc>
        <w:tc>
          <w:tcPr>
            <w:tcW w:w="1311" w:type="dxa"/>
          </w:tcPr>
          <w:p w14:paraId="75078A6E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"אני מעוניין" (מידע שיווקי)</w:t>
            </w:r>
          </w:p>
        </w:tc>
        <w:tc>
          <w:tcPr>
            <w:tcW w:w="1112" w:type="dxa"/>
          </w:tcPr>
          <w:p w14:paraId="3D569B9E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3E9CC767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911" w:type="dxa"/>
          </w:tcPr>
          <w:p w14:paraId="1F9A8D71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0730E56C" w14:textId="77777777" w:rsidR="00E200DD" w:rsidRPr="00DC27BB" w:rsidRDefault="00E200DD" w:rsidP="0010205C">
            <w:pPr>
              <w:bidi/>
              <w:rPr>
                <w:rtl/>
              </w:rPr>
            </w:pPr>
          </w:p>
        </w:tc>
      </w:tr>
      <w:tr w:rsidR="00E200DD" w:rsidRPr="00F9298C" w14:paraId="1E80E671" w14:textId="77777777" w:rsidTr="00E200DD">
        <w:tc>
          <w:tcPr>
            <w:tcW w:w="887" w:type="dxa"/>
            <w:tcBorders>
              <w:top w:val="nil"/>
              <w:bottom w:val="single" w:sz="4" w:space="0" w:color="auto"/>
            </w:tcBorders>
          </w:tcPr>
          <w:p w14:paraId="564B2E70" w14:textId="77777777" w:rsidR="00E200DD" w:rsidRPr="00DC27BB" w:rsidRDefault="00E200DD" w:rsidP="0010205C">
            <w:pPr>
              <w:bidi/>
              <w:rPr>
                <w:u w:val="single"/>
                <w:rtl/>
              </w:rPr>
            </w:pPr>
          </w:p>
        </w:tc>
        <w:tc>
          <w:tcPr>
            <w:tcW w:w="1311" w:type="dxa"/>
          </w:tcPr>
          <w:p w14:paraId="1D415814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חתימה</w:t>
            </w:r>
          </w:p>
        </w:tc>
        <w:tc>
          <w:tcPr>
            <w:tcW w:w="1112" w:type="dxa"/>
          </w:tcPr>
          <w:p w14:paraId="6EDCC57D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5%</w:t>
            </w:r>
          </w:p>
        </w:tc>
        <w:tc>
          <w:tcPr>
            <w:tcW w:w="865" w:type="dxa"/>
          </w:tcPr>
          <w:p w14:paraId="26913E87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2D188D19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21E9B992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חובה הכרחי כאשר צ'ק בוקס "אני מעוניין" סומן</w:t>
            </w:r>
          </w:p>
        </w:tc>
      </w:tr>
      <w:tr w:rsidR="00E200DD" w:rsidRPr="00F9298C" w14:paraId="2C532D8E" w14:textId="77777777" w:rsidTr="00E200DD">
        <w:tc>
          <w:tcPr>
            <w:tcW w:w="887" w:type="dxa"/>
            <w:tcBorders>
              <w:top w:val="nil"/>
              <w:bottom w:val="nil"/>
            </w:tcBorders>
          </w:tcPr>
          <w:p w14:paraId="52152CB4" w14:textId="77777777" w:rsidR="00E200DD" w:rsidRPr="00DC27BB" w:rsidRDefault="00E200DD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 xml:space="preserve">אפשרות לקבל </w:t>
            </w:r>
          </w:p>
        </w:tc>
        <w:tc>
          <w:tcPr>
            <w:tcW w:w="1311" w:type="dxa"/>
          </w:tcPr>
          <w:p w14:paraId="1160E350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הודעת טקסט (מסרון)</w:t>
            </w:r>
          </w:p>
        </w:tc>
        <w:tc>
          <w:tcPr>
            <w:tcW w:w="1112" w:type="dxa"/>
          </w:tcPr>
          <w:p w14:paraId="4CFD3972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2991ABE6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911" w:type="dxa"/>
          </w:tcPr>
          <w:p w14:paraId="547C5618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40FFB1C2" w14:textId="77777777" w:rsidR="00E200DD" w:rsidRPr="00DC27BB" w:rsidRDefault="00E200DD" w:rsidP="0010205C">
            <w:pPr>
              <w:bidi/>
              <w:rPr>
                <w:rtl/>
              </w:rPr>
            </w:pPr>
          </w:p>
        </w:tc>
      </w:tr>
      <w:tr w:rsidR="00E200DD" w:rsidRPr="00F9298C" w14:paraId="4456D320" w14:textId="77777777" w:rsidTr="00E200DD">
        <w:tc>
          <w:tcPr>
            <w:tcW w:w="887" w:type="dxa"/>
            <w:tcBorders>
              <w:top w:val="nil"/>
              <w:bottom w:val="nil"/>
            </w:tcBorders>
          </w:tcPr>
          <w:p w14:paraId="0E075E68" w14:textId="77777777" w:rsidR="00E200DD" w:rsidRPr="00DC27BB" w:rsidRDefault="00E200DD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 xml:space="preserve">מסמכים בדרכים </w:t>
            </w:r>
          </w:p>
        </w:tc>
        <w:tc>
          <w:tcPr>
            <w:tcW w:w="1311" w:type="dxa"/>
          </w:tcPr>
          <w:p w14:paraId="4BBD69A3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דואר אלקטרוני</w:t>
            </w:r>
          </w:p>
        </w:tc>
        <w:tc>
          <w:tcPr>
            <w:tcW w:w="1112" w:type="dxa"/>
          </w:tcPr>
          <w:p w14:paraId="3C8A7259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26519BE5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911" w:type="dxa"/>
          </w:tcPr>
          <w:p w14:paraId="23D678AF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75E098E7" w14:textId="77777777" w:rsidR="00E200DD" w:rsidRPr="00DC27BB" w:rsidRDefault="00E200DD" w:rsidP="0010205C">
            <w:pPr>
              <w:bidi/>
              <w:rPr>
                <w:rtl/>
              </w:rPr>
            </w:pPr>
          </w:p>
        </w:tc>
      </w:tr>
      <w:tr w:rsidR="00E200DD" w:rsidRPr="00F9298C" w14:paraId="08450A2F" w14:textId="77777777" w:rsidTr="00E200DD">
        <w:tc>
          <w:tcPr>
            <w:tcW w:w="887" w:type="dxa"/>
            <w:tcBorders>
              <w:top w:val="nil"/>
              <w:bottom w:val="single" w:sz="4" w:space="0" w:color="auto"/>
            </w:tcBorders>
          </w:tcPr>
          <w:p w14:paraId="51EE3A2E" w14:textId="77777777" w:rsidR="00E200DD" w:rsidRPr="00DC27BB" w:rsidRDefault="00E200DD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נוספות</w:t>
            </w:r>
          </w:p>
        </w:tc>
        <w:tc>
          <w:tcPr>
            <w:tcW w:w="1311" w:type="dxa"/>
          </w:tcPr>
          <w:p w14:paraId="3B3AE275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דואר</w:t>
            </w:r>
          </w:p>
        </w:tc>
        <w:tc>
          <w:tcPr>
            <w:tcW w:w="1112" w:type="dxa"/>
          </w:tcPr>
          <w:p w14:paraId="5D0E83FC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10EA4074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911" w:type="dxa"/>
          </w:tcPr>
          <w:p w14:paraId="05B756D2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658A5E00" w14:textId="77777777" w:rsidR="00E200DD" w:rsidRPr="00DC27BB" w:rsidRDefault="00E200DD" w:rsidP="0010205C">
            <w:pPr>
              <w:bidi/>
              <w:rPr>
                <w:rtl/>
              </w:rPr>
            </w:pPr>
          </w:p>
        </w:tc>
      </w:tr>
      <w:tr w:rsidR="00E200DD" w:rsidRPr="00F9298C" w14:paraId="237FBA6F" w14:textId="77777777" w:rsidTr="00E200DD">
        <w:tc>
          <w:tcPr>
            <w:tcW w:w="887" w:type="dxa"/>
            <w:tcBorders>
              <w:top w:val="single" w:sz="4" w:space="0" w:color="auto"/>
              <w:bottom w:val="nil"/>
            </w:tcBorders>
          </w:tcPr>
          <w:p w14:paraId="5BA45AEE" w14:textId="77777777" w:rsidR="00E200DD" w:rsidRPr="00DC27BB" w:rsidRDefault="00E200DD" w:rsidP="0010205C">
            <w:pPr>
              <w:bidi/>
              <w:rPr>
                <w:u w:val="single"/>
                <w:rtl/>
              </w:rPr>
            </w:pPr>
          </w:p>
        </w:tc>
        <w:tc>
          <w:tcPr>
            <w:tcW w:w="1311" w:type="dxa"/>
          </w:tcPr>
          <w:p w14:paraId="4B413C98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שם פרטי</w:t>
            </w:r>
          </w:p>
        </w:tc>
        <w:tc>
          <w:tcPr>
            <w:tcW w:w="1112" w:type="dxa"/>
          </w:tcPr>
          <w:p w14:paraId="20BE6EC9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44ACC726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3360C423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2251498F" w14:textId="77777777" w:rsidR="00E200DD" w:rsidRPr="00DC27BB" w:rsidRDefault="00E200DD" w:rsidP="0010205C">
            <w:pPr>
              <w:bidi/>
              <w:rPr>
                <w:rtl/>
              </w:rPr>
            </w:pPr>
          </w:p>
        </w:tc>
      </w:tr>
      <w:tr w:rsidR="00E200DD" w:rsidRPr="00F9298C" w14:paraId="792AA598" w14:textId="77777777" w:rsidTr="00E200DD">
        <w:tc>
          <w:tcPr>
            <w:tcW w:w="887" w:type="dxa"/>
            <w:tcBorders>
              <w:top w:val="nil"/>
              <w:bottom w:val="nil"/>
            </w:tcBorders>
          </w:tcPr>
          <w:p w14:paraId="761FF2BD" w14:textId="77777777" w:rsidR="00E200DD" w:rsidRPr="00DC27BB" w:rsidRDefault="00E200DD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פרטי</w:t>
            </w:r>
          </w:p>
        </w:tc>
        <w:tc>
          <w:tcPr>
            <w:tcW w:w="1311" w:type="dxa"/>
          </w:tcPr>
          <w:p w14:paraId="42B02243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שם משפחה</w:t>
            </w:r>
          </w:p>
        </w:tc>
        <w:tc>
          <w:tcPr>
            <w:tcW w:w="1112" w:type="dxa"/>
          </w:tcPr>
          <w:p w14:paraId="7A1F49DD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1D61A836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467EDC16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0BCE01E0" w14:textId="77777777" w:rsidR="00E200DD" w:rsidRPr="00DC27BB" w:rsidRDefault="00E200DD" w:rsidP="0010205C">
            <w:pPr>
              <w:bidi/>
              <w:rPr>
                <w:rtl/>
              </w:rPr>
            </w:pPr>
          </w:p>
        </w:tc>
      </w:tr>
      <w:tr w:rsidR="00E200DD" w:rsidRPr="00F9298C" w14:paraId="7C5EA803" w14:textId="77777777" w:rsidTr="00E200DD">
        <w:tc>
          <w:tcPr>
            <w:tcW w:w="887" w:type="dxa"/>
            <w:tcBorders>
              <w:top w:val="nil"/>
              <w:bottom w:val="nil"/>
            </w:tcBorders>
          </w:tcPr>
          <w:p w14:paraId="741FB366" w14:textId="77777777" w:rsidR="00E200DD" w:rsidRPr="00DC27BB" w:rsidRDefault="00E200DD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בעל</w:t>
            </w:r>
          </w:p>
        </w:tc>
        <w:tc>
          <w:tcPr>
            <w:tcW w:w="1311" w:type="dxa"/>
          </w:tcPr>
          <w:p w14:paraId="7F324191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מס' בעל רישיון</w:t>
            </w:r>
          </w:p>
        </w:tc>
        <w:tc>
          <w:tcPr>
            <w:tcW w:w="1112" w:type="dxa"/>
          </w:tcPr>
          <w:p w14:paraId="460A5F12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16EE1813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471E3EE9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6E603859" w14:textId="77777777" w:rsidR="00E200DD" w:rsidRPr="00DC27BB" w:rsidRDefault="00E200DD" w:rsidP="0010205C">
            <w:pPr>
              <w:bidi/>
              <w:rPr>
                <w:rtl/>
              </w:rPr>
            </w:pPr>
          </w:p>
        </w:tc>
      </w:tr>
      <w:tr w:rsidR="00E200DD" w:rsidRPr="00F9298C" w14:paraId="4123443E" w14:textId="77777777" w:rsidTr="00AB7133">
        <w:tc>
          <w:tcPr>
            <w:tcW w:w="887" w:type="dxa"/>
            <w:tcBorders>
              <w:top w:val="nil"/>
              <w:bottom w:val="nil"/>
            </w:tcBorders>
          </w:tcPr>
          <w:p w14:paraId="56607AB1" w14:textId="77777777" w:rsidR="00E200DD" w:rsidRPr="00DC27BB" w:rsidRDefault="00E200DD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רישיון</w:t>
            </w:r>
          </w:p>
        </w:tc>
        <w:tc>
          <w:tcPr>
            <w:tcW w:w="1311" w:type="dxa"/>
          </w:tcPr>
          <w:p w14:paraId="4E4FBF07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מס' סוכן בחברה</w:t>
            </w:r>
          </w:p>
        </w:tc>
        <w:tc>
          <w:tcPr>
            <w:tcW w:w="1112" w:type="dxa"/>
          </w:tcPr>
          <w:p w14:paraId="64604A81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5D172455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5BD9B92D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4AA1ED8E" w14:textId="77777777" w:rsidR="00E200DD" w:rsidRPr="00DC27BB" w:rsidRDefault="00E200DD" w:rsidP="0010205C">
            <w:pPr>
              <w:bidi/>
              <w:rPr>
                <w:rtl/>
              </w:rPr>
            </w:pPr>
          </w:p>
        </w:tc>
      </w:tr>
      <w:tr w:rsidR="00E200DD" w:rsidRPr="00F9298C" w14:paraId="5FA32F6F" w14:textId="77777777" w:rsidTr="00AB7133">
        <w:tc>
          <w:tcPr>
            <w:tcW w:w="887" w:type="dxa"/>
            <w:tcBorders>
              <w:top w:val="nil"/>
              <w:bottom w:val="single" w:sz="4" w:space="0" w:color="auto"/>
            </w:tcBorders>
          </w:tcPr>
          <w:p w14:paraId="00FDC855" w14:textId="77777777" w:rsidR="00E200DD" w:rsidRPr="00DC27BB" w:rsidRDefault="00E200DD" w:rsidP="0010205C">
            <w:pPr>
              <w:bidi/>
              <w:rPr>
                <w:u w:val="single"/>
                <w:rtl/>
              </w:rPr>
            </w:pPr>
          </w:p>
        </w:tc>
        <w:tc>
          <w:tcPr>
            <w:tcW w:w="1311" w:type="dxa"/>
          </w:tcPr>
          <w:p w14:paraId="22FB1523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שם סוכנות</w:t>
            </w:r>
          </w:p>
        </w:tc>
        <w:tc>
          <w:tcPr>
            <w:tcW w:w="1112" w:type="dxa"/>
          </w:tcPr>
          <w:p w14:paraId="1566924C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90%</w:t>
            </w:r>
          </w:p>
        </w:tc>
        <w:tc>
          <w:tcPr>
            <w:tcW w:w="865" w:type="dxa"/>
          </w:tcPr>
          <w:p w14:paraId="1B071D87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7B0490CE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79341F56" w14:textId="77777777" w:rsidR="00E200DD" w:rsidRPr="00DC27BB" w:rsidRDefault="00E200DD" w:rsidP="0010205C">
            <w:pPr>
              <w:bidi/>
              <w:rPr>
                <w:rtl/>
              </w:rPr>
            </w:pPr>
          </w:p>
        </w:tc>
      </w:tr>
      <w:tr w:rsidR="00E200DD" w:rsidRPr="00F9298C" w14:paraId="33E9A1E3" w14:textId="77777777" w:rsidTr="00AB7133">
        <w:tc>
          <w:tcPr>
            <w:tcW w:w="887" w:type="dxa"/>
            <w:tcBorders>
              <w:top w:val="single" w:sz="4" w:space="0" w:color="auto"/>
              <w:bottom w:val="nil"/>
            </w:tcBorders>
          </w:tcPr>
          <w:p w14:paraId="125FA5A5" w14:textId="77777777" w:rsidR="00E200DD" w:rsidRPr="00DC27BB" w:rsidRDefault="00E200DD" w:rsidP="0010205C">
            <w:pPr>
              <w:bidi/>
              <w:rPr>
                <w:u w:val="single"/>
                <w:rtl/>
              </w:rPr>
            </w:pPr>
          </w:p>
        </w:tc>
        <w:tc>
          <w:tcPr>
            <w:tcW w:w="1311" w:type="dxa"/>
          </w:tcPr>
          <w:p w14:paraId="7A626921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חתימת העמית</w:t>
            </w:r>
          </w:p>
        </w:tc>
        <w:tc>
          <w:tcPr>
            <w:tcW w:w="1112" w:type="dxa"/>
          </w:tcPr>
          <w:p w14:paraId="2C680E0D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5%</w:t>
            </w:r>
          </w:p>
        </w:tc>
        <w:tc>
          <w:tcPr>
            <w:tcW w:w="865" w:type="dxa"/>
          </w:tcPr>
          <w:p w14:paraId="2EEFD454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41B1588E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487" w:type="dxa"/>
          </w:tcPr>
          <w:p w14:paraId="4B9F28B6" w14:textId="77777777" w:rsidR="00E200DD" w:rsidRPr="00DC27BB" w:rsidRDefault="00E200DD" w:rsidP="0010205C">
            <w:pPr>
              <w:bidi/>
              <w:rPr>
                <w:rtl/>
              </w:rPr>
            </w:pPr>
          </w:p>
        </w:tc>
      </w:tr>
      <w:tr w:rsidR="00E200DD" w:rsidRPr="00F9298C" w14:paraId="2E79D8BC" w14:textId="77777777" w:rsidTr="00E200DD">
        <w:tc>
          <w:tcPr>
            <w:tcW w:w="887" w:type="dxa"/>
            <w:tcBorders>
              <w:top w:val="nil"/>
              <w:bottom w:val="nil"/>
            </w:tcBorders>
          </w:tcPr>
          <w:p w14:paraId="24F45E27" w14:textId="77777777" w:rsidR="00E200DD" w:rsidRPr="00DC27BB" w:rsidRDefault="00E200DD" w:rsidP="0010205C">
            <w:pPr>
              <w:bidi/>
              <w:rPr>
                <w:u w:val="single"/>
                <w:rtl/>
              </w:rPr>
            </w:pPr>
          </w:p>
        </w:tc>
        <w:tc>
          <w:tcPr>
            <w:tcW w:w="1311" w:type="dxa"/>
          </w:tcPr>
          <w:p w14:paraId="4DCCCC18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תאריך חתימה</w:t>
            </w:r>
          </w:p>
        </w:tc>
        <w:tc>
          <w:tcPr>
            <w:tcW w:w="1112" w:type="dxa"/>
          </w:tcPr>
          <w:p w14:paraId="44BE8AF6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5CE5DBD4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792F3365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487" w:type="dxa"/>
          </w:tcPr>
          <w:p w14:paraId="22D3B2AA" w14:textId="77777777" w:rsidR="00E200DD" w:rsidRPr="00DC27BB" w:rsidRDefault="00E200DD" w:rsidP="0010205C">
            <w:pPr>
              <w:bidi/>
              <w:rPr>
                <w:rtl/>
              </w:rPr>
            </w:pPr>
          </w:p>
        </w:tc>
      </w:tr>
      <w:tr w:rsidR="00E200DD" w:rsidRPr="00F9298C" w14:paraId="5A93DBCA" w14:textId="77777777" w:rsidTr="00E200DD">
        <w:tc>
          <w:tcPr>
            <w:tcW w:w="887" w:type="dxa"/>
            <w:tcBorders>
              <w:top w:val="nil"/>
              <w:bottom w:val="nil"/>
            </w:tcBorders>
          </w:tcPr>
          <w:p w14:paraId="137C67E3" w14:textId="77777777" w:rsidR="00E200DD" w:rsidRPr="00DC27BB" w:rsidRDefault="00E200DD" w:rsidP="0010205C">
            <w:pPr>
              <w:bidi/>
              <w:rPr>
                <w:u w:val="single"/>
                <w:rtl/>
              </w:rPr>
            </w:pPr>
          </w:p>
        </w:tc>
        <w:tc>
          <w:tcPr>
            <w:tcW w:w="1311" w:type="dxa"/>
          </w:tcPr>
          <w:p w14:paraId="26AA1CCC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חתימת בעל רישיון</w:t>
            </w:r>
          </w:p>
        </w:tc>
        <w:tc>
          <w:tcPr>
            <w:tcW w:w="1112" w:type="dxa"/>
          </w:tcPr>
          <w:p w14:paraId="671F93D3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5%</w:t>
            </w:r>
          </w:p>
        </w:tc>
        <w:tc>
          <w:tcPr>
            <w:tcW w:w="865" w:type="dxa"/>
          </w:tcPr>
          <w:p w14:paraId="4176FE10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0CFD81AF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487" w:type="dxa"/>
          </w:tcPr>
          <w:p w14:paraId="7464D031" w14:textId="77777777" w:rsidR="00E200DD" w:rsidRPr="00DC27BB" w:rsidRDefault="00E200DD" w:rsidP="0010205C">
            <w:pPr>
              <w:bidi/>
              <w:rPr>
                <w:rtl/>
              </w:rPr>
            </w:pPr>
          </w:p>
        </w:tc>
      </w:tr>
      <w:tr w:rsidR="00E200DD" w:rsidRPr="00F9298C" w14:paraId="5873F8A1" w14:textId="77777777" w:rsidTr="00E200DD">
        <w:tc>
          <w:tcPr>
            <w:tcW w:w="887" w:type="dxa"/>
            <w:tcBorders>
              <w:top w:val="nil"/>
              <w:bottom w:val="nil"/>
            </w:tcBorders>
          </w:tcPr>
          <w:p w14:paraId="7563B51D" w14:textId="77777777" w:rsidR="00E200DD" w:rsidRPr="00DC27BB" w:rsidRDefault="00AB7133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חתימות</w:t>
            </w:r>
          </w:p>
        </w:tc>
        <w:tc>
          <w:tcPr>
            <w:tcW w:w="1311" w:type="dxa"/>
          </w:tcPr>
          <w:p w14:paraId="0D28067C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תאריך חתימה</w:t>
            </w:r>
          </w:p>
        </w:tc>
        <w:tc>
          <w:tcPr>
            <w:tcW w:w="1112" w:type="dxa"/>
          </w:tcPr>
          <w:p w14:paraId="538D7AB8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75A9BD1B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0BC8B3F7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487" w:type="dxa"/>
          </w:tcPr>
          <w:p w14:paraId="2DACC7A6" w14:textId="77777777" w:rsidR="00E200DD" w:rsidRPr="00DC27BB" w:rsidRDefault="00E200DD" w:rsidP="0010205C">
            <w:pPr>
              <w:bidi/>
              <w:rPr>
                <w:rtl/>
              </w:rPr>
            </w:pPr>
          </w:p>
        </w:tc>
      </w:tr>
      <w:tr w:rsidR="00E200DD" w:rsidRPr="00F9298C" w14:paraId="7E92E504" w14:textId="77777777" w:rsidTr="00E200DD">
        <w:tc>
          <w:tcPr>
            <w:tcW w:w="887" w:type="dxa"/>
            <w:tcBorders>
              <w:top w:val="nil"/>
              <w:bottom w:val="nil"/>
            </w:tcBorders>
          </w:tcPr>
          <w:p w14:paraId="741623B5" w14:textId="77777777" w:rsidR="00E200DD" w:rsidRPr="00DC27BB" w:rsidRDefault="00E200DD" w:rsidP="0010205C">
            <w:pPr>
              <w:bidi/>
              <w:rPr>
                <w:u w:val="single"/>
                <w:rtl/>
              </w:rPr>
            </w:pPr>
          </w:p>
        </w:tc>
        <w:tc>
          <w:tcPr>
            <w:tcW w:w="1311" w:type="dxa"/>
          </w:tcPr>
          <w:p w14:paraId="1064D430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חתימת אפוטרופוס</w:t>
            </w:r>
          </w:p>
        </w:tc>
        <w:tc>
          <w:tcPr>
            <w:tcW w:w="1112" w:type="dxa"/>
          </w:tcPr>
          <w:p w14:paraId="072CEB9D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5%</w:t>
            </w:r>
          </w:p>
        </w:tc>
        <w:tc>
          <w:tcPr>
            <w:tcW w:w="865" w:type="dxa"/>
          </w:tcPr>
          <w:p w14:paraId="6157A606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7A8912A9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779DDF78" w14:textId="77777777" w:rsidR="00E200DD" w:rsidRPr="00DC27BB" w:rsidRDefault="00E200DD" w:rsidP="0010205C">
            <w:pPr>
              <w:bidi/>
              <w:rPr>
                <w:rtl/>
              </w:rPr>
            </w:pPr>
          </w:p>
        </w:tc>
      </w:tr>
      <w:tr w:rsidR="00E200DD" w:rsidRPr="00F9298C" w14:paraId="110AADA8" w14:textId="77777777" w:rsidTr="001E0CB3">
        <w:tc>
          <w:tcPr>
            <w:tcW w:w="887" w:type="dxa"/>
            <w:tcBorders>
              <w:top w:val="nil"/>
              <w:bottom w:val="single" w:sz="4" w:space="0" w:color="auto"/>
            </w:tcBorders>
          </w:tcPr>
          <w:p w14:paraId="6468D658" w14:textId="77777777" w:rsidR="00E200DD" w:rsidRPr="00DC27BB" w:rsidRDefault="00E200DD" w:rsidP="0010205C">
            <w:pPr>
              <w:bidi/>
              <w:rPr>
                <w:u w:val="single"/>
                <w:rtl/>
              </w:rPr>
            </w:pPr>
          </w:p>
        </w:tc>
        <w:tc>
          <w:tcPr>
            <w:tcW w:w="1311" w:type="dxa"/>
          </w:tcPr>
          <w:p w14:paraId="24F3CC9B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תאריך חתימה</w:t>
            </w:r>
          </w:p>
        </w:tc>
        <w:tc>
          <w:tcPr>
            <w:tcW w:w="1112" w:type="dxa"/>
          </w:tcPr>
          <w:p w14:paraId="37FD1998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65" w:type="dxa"/>
          </w:tcPr>
          <w:p w14:paraId="03CBBA68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911" w:type="dxa"/>
          </w:tcPr>
          <w:p w14:paraId="39BAE79F" w14:textId="77777777" w:rsidR="00E200DD" w:rsidRPr="00DC27BB" w:rsidRDefault="00E200DD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487" w:type="dxa"/>
          </w:tcPr>
          <w:p w14:paraId="52548F4F" w14:textId="77777777" w:rsidR="00E200DD" w:rsidRPr="00DC27BB" w:rsidRDefault="00E200DD" w:rsidP="0010205C">
            <w:pPr>
              <w:bidi/>
              <w:rPr>
                <w:rtl/>
              </w:rPr>
            </w:pPr>
          </w:p>
        </w:tc>
      </w:tr>
    </w:tbl>
    <w:p w14:paraId="61B4C558" w14:textId="77777777" w:rsidR="00645E5B" w:rsidRDefault="00645E5B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6F03AD76" w14:textId="77777777" w:rsidR="00645E5B" w:rsidRDefault="00645E5B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7B2288AA" w14:textId="77777777" w:rsidR="00645E5B" w:rsidRDefault="00645E5B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76E1EB40" w14:textId="77777777" w:rsidR="00645E5B" w:rsidRDefault="00645E5B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540ADC14" w14:textId="77777777" w:rsidR="00645E5B" w:rsidRDefault="00645E5B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3FA9BF69" w14:textId="77777777" w:rsidR="00645E5B" w:rsidRDefault="00645E5B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6E20F84F" w14:textId="77777777" w:rsidR="00645E5B" w:rsidRDefault="00645E5B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01E2CE63" w14:textId="77777777" w:rsidR="00645E5B" w:rsidRDefault="00645E5B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75145DCA" w14:textId="77777777" w:rsidR="00645E5B" w:rsidRDefault="00645E5B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295F0692" w14:textId="77777777" w:rsidR="001F10DA" w:rsidRPr="00AB7133" w:rsidRDefault="001F10DA" w:rsidP="0010205C">
      <w:pPr>
        <w:bidi/>
        <w:rPr>
          <w:b/>
          <w:bCs/>
          <w:sz w:val="28"/>
          <w:szCs w:val="28"/>
          <w:rtl/>
        </w:rPr>
      </w:pPr>
    </w:p>
    <w:p w14:paraId="3D8BE715" w14:textId="77777777" w:rsidR="0077354C" w:rsidRDefault="0077354C" w:rsidP="0010205C">
      <w:pPr>
        <w:pStyle w:val="Heading3"/>
        <w:bidi/>
        <w:rPr>
          <w:sz w:val="28"/>
          <w:szCs w:val="28"/>
          <w:rtl/>
        </w:rPr>
      </w:pPr>
      <w:bookmarkStart w:id="33" w:name="_Toc94512801"/>
      <w:r>
        <w:rPr>
          <w:rFonts w:hint="cs"/>
          <w:rtl/>
        </w:rPr>
        <w:t>טופס בקשת הצטרפות לקרן פנסיה מקיפה</w:t>
      </w:r>
      <w:r w:rsidRPr="00FC45CE">
        <w:rPr>
          <w:rFonts w:hint="cs"/>
          <w:rtl/>
        </w:rPr>
        <w:t xml:space="preserve"> עמוד</w:t>
      </w:r>
      <w:r>
        <w:rPr>
          <w:rFonts w:hint="cs"/>
          <w:b/>
          <w:bCs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>6</w:t>
      </w:r>
      <w:bookmarkEnd w:id="33"/>
    </w:p>
    <w:p w14:paraId="3B2CD484" w14:textId="77777777" w:rsidR="0077354C" w:rsidRPr="0077354C" w:rsidRDefault="0077354C" w:rsidP="0010205C">
      <w:pPr>
        <w:bidi/>
        <w:rPr>
          <w:rtl/>
        </w:rPr>
      </w:pPr>
    </w:p>
    <w:p w14:paraId="41E19529" w14:textId="77777777" w:rsidR="008A7105" w:rsidRPr="0077354C" w:rsidRDefault="008A7105" w:rsidP="0010205C">
      <w:pPr>
        <w:bidi/>
        <w:rPr>
          <w:b/>
          <w:bCs/>
          <w:noProof/>
          <w:sz w:val="24"/>
          <w:szCs w:val="24"/>
          <w:rtl/>
        </w:rPr>
      </w:pPr>
      <w:r w:rsidRPr="0077354C">
        <w:rPr>
          <w:rFonts w:hint="cs"/>
          <w:b/>
          <w:bCs/>
          <w:noProof/>
          <w:sz w:val="24"/>
          <w:szCs w:val="24"/>
          <w:rtl/>
        </w:rPr>
        <w:t>יש להתעלם ממנו ואין צורך לסווג או לקבל נתונים.</w:t>
      </w:r>
    </w:p>
    <w:p w14:paraId="06240B22" w14:textId="77777777" w:rsidR="008A7105" w:rsidRDefault="008A7105" w:rsidP="0010205C">
      <w:pPr>
        <w:bidi/>
        <w:rPr>
          <w:b/>
          <w:bCs/>
          <w:noProof/>
          <w:sz w:val="28"/>
          <w:szCs w:val="28"/>
          <w:rtl/>
        </w:rPr>
      </w:pPr>
      <w:r>
        <w:rPr>
          <w:b/>
          <w:bCs/>
          <w:noProof/>
          <w:sz w:val="28"/>
          <w:szCs w:val="28"/>
          <w:rtl/>
        </w:rPr>
        <w:tab/>
      </w:r>
      <w:r>
        <w:rPr>
          <w:b/>
          <w:bCs/>
          <w:noProof/>
          <w:sz w:val="28"/>
          <w:szCs w:val="28"/>
          <w:rtl/>
        </w:rPr>
        <w:tab/>
      </w:r>
      <w:r>
        <w:rPr>
          <w:b/>
          <w:bCs/>
          <w:noProof/>
          <w:sz w:val="28"/>
          <w:szCs w:val="28"/>
          <w:rtl/>
        </w:rPr>
        <w:tab/>
      </w:r>
      <w:r>
        <w:rPr>
          <w:b/>
          <w:bCs/>
          <w:noProof/>
          <w:sz w:val="28"/>
          <w:szCs w:val="28"/>
          <w:rtl/>
        </w:rPr>
        <w:tab/>
      </w:r>
      <w:r>
        <w:rPr>
          <w:b/>
          <w:bCs/>
          <w:noProof/>
          <w:sz w:val="28"/>
          <w:szCs w:val="28"/>
          <w:rtl/>
        </w:rPr>
        <w:tab/>
      </w:r>
      <w:r>
        <w:rPr>
          <w:b/>
          <w:bCs/>
          <w:noProof/>
          <w:sz w:val="28"/>
          <w:szCs w:val="28"/>
          <w:rtl/>
        </w:rPr>
        <w:tab/>
      </w:r>
    </w:p>
    <w:p w14:paraId="2FCBC489" w14:textId="77777777" w:rsidR="001F10DA" w:rsidRDefault="008A7105" w:rsidP="0010205C">
      <w:pPr>
        <w:bidi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  <w:rtl/>
        </w:rPr>
        <w:tab/>
      </w:r>
    </w:p>
    <w:p w14:paraId="373F838D" w14:textId="77777777" w:rsidR="001F10DA" w:rsidRDefault="001F10DA" w:rsidP="0010205C">
      <w:pPr>
        <w:bidi/>
      </w:pPr>
      <w:r>
        <w:rPr>
          <w:b/>
          <w:bCs/>
          <w:noProof/>
          <w:sz w:val="28"/>
          <w:szCs w:val="28"/>
        </w:rPr>
        <w:drawing>
          <wp:inline distT="0" distB="0" distL="0" distR="0" wp14:anchorId="199AFFC4" wp14:editId="6A52C004">
            <wp:extent cx="3027746" cy="4547086"/>
            <wp:effectExtent l="0" t="0" r="127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232" cy="460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69284" w14:textId="77777777" w:rsidR="001F10DA" w:rsidRDefault="001F10DA" w:rsidP="0010205C">
      <w:pPr>
        <w:pStyle w:val="ListParagraph"/>
        <w:bidi/>
        <w:ind w:left="650"/>
        <w:rPr>
          <w:b/>
          <w:bCs/>
          <w:sz w:val="28"/>
          <w:szCs w:val="28"/>
        </w:rPr>
      </w:pPr>
    </w:p>
    <w:p w14:paraId="034F80B6" w14:textId="77777777" w:rsidR="001F10DA" w:rsidRDefault="001F10DA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1C0986C8" w14:textId="77777777" w:rsidR="001F10DA" w:rsidRDefault="001F10DA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34847722" w14:textId="77777777" w:rsidR="001F10DA" w:rsidRDefault="001F10DA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58DB20FA" w14:textId="77777777" w:rsidR="001F10DA" w:rsidRDefault="001F10DA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698CF78D" w14:textId="77777777" w:rsidR="001F10DA" w:rsidRDefault="001F10DA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6001C92B" w14:textId="77777777" w:rsidR="001F10DA" w:rsidRDefault="001F10DA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3F8F5482" w14:textId="77777777" w:rsidR="001F10DA" w:rsidRDefault="001F10DA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78A9C98D" w14:textId="720F6A73" w:rsidR="0077354C" w:rsidRDefault="008A682F" w:rsidP="008A682F">
      <w:pPr>
        <w:pStyle w:val="Heading2"/>
        <w:numPr>
          <w:ilvl w:val="0"/>
          <w:numId w:val="0"/>
        </w:numPr>
        <w:bidi/>
        <w:ind w:left="425"/>
        <w:rPr>
          <w:rStyle w:val="Heading2Char"/>
          <w:rFonts w:eastAsiaTheme="minorHAnsi"/>
          <w:rtl/>
        </w:rPr>
      </w:pPr>
      <w:r>
        <w:t xml:space="preserve"> </w:t>
      </w:r>
      <w:bookmarkStart w:id="34" w:name="_Toc94512802"/>
      <w:r>
        <w:t>1.11</w:t>
      </w:r>
      <w:r w:rsidR="0077354C" w:rsidRPr="0077354C">
        <w:rPr>
          <w:rtl/>
        </w:rPr>
        <w:t>שם המסמך: טופס הצהרת עמית\ה אודות נהנה</w:t>
      </w:r>
      <w:r w:rsidR="0077354C" w:rsidRPr="0077354C">
        <w:rPr>
          <w:b w:val="0"/>
          <w:bCs w:val="0"/>
          <w:rtl/>
        </w:rPr>
        <w:t xml:space="preserve"> </w:t>
      </w:r>
      <w:r w:rsidR="0077354C" w:rsidRPr="0077354C">
        <w:rPr>
          <w:rtl/>
        </w:rPr>
        <w:t>בחשבון</w:t>
      </w:r>
      <w:bookmarkEnd w:id="34"/>
    </w:p>
    <w:p w14:paraId="24A62D9F" w14:textId="77777777" w:rsidR="0077354C" w:rsidRDefault="0077354C" w:rsidP="0010205C">
      <w:pPr>
        <w:pStyle w:val="Heading2"/>
        <w:numPr>
          <w:ilvl w:val="0"/>
          <w:numId w:val="0"/>
        </w:numPr>
        <w:bidi/>
        <w:ind w:left="141"/>
        <w:rPr>
          <w:rStyle w:val="Heading2Char"/>
          <w:rFonts w:eastAsiaTheme="minorHAnsi"/>
          <w:rtl/>
        </w:rPr>
      </w:pPr>
    </w:p>
    <w:p w14:paraId="1630E8EF" w14:textId="77777777" w:rsidR="009F245C" w:rsidRDefault="009F245C" w:rsidP="0010205C">
      <w:pPr>
        <w:pStyle w:val="ListParagraph"/>
        <w:bidi/>
        <w:ind w:left="65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9D540A" wp14:editId="45ADBD67">
            <wp:extent cx="5486400" cy="67735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C6D4" w14:textId="77777777" w:rsidR="009F245C" w:rsidRDefault="009F245C" w:rsidP="0010205C">
      <w:pPr>
        <w:pStyle w:val="ListParagraph"/>
        <w:bidi/>
        <w:ind w:left="650"/>
        <w:rPr>
          <w:b/>
          <w:bCs/>
          <w:sz w:val="28"/>
          <w:szCs w:val="28"/>
        </w:rPr>
      </w:pPr>
    </w:p>
    <w:p w14:paraId="4E2CA116" w14:textId="77777777" w:rsidR="009F245C" w:rsidRDefault="009F245C" w:rsidP="0010205C">
      <w:pPr>
        <w:pStyle w:val="ListParagraph"/>
        <w:bidi/>
        <w:ind w:left="650"/>
        <w:rPr>
          <w:b/>
          <w:bCs/>
          <w:sz w:val="28"/>
          <w:szCs w:val="28"/>
        </w:rPr>
      </w:pPr>
    </w:p>
    <w:p w14:paraId="212C9C64" w14:textId="77777777" w:rsidR="007C4C4E" w:rsidRDefault="007C4C4E" w:rsidP="0010205C">
      <w:pPr>
        <w:bidi/>
      </w:pPr>
    </w:p>
    <w:tbl>
      <w:tblPr>
        <w:tblStyle w:val="TableGrid"/>
        <w:bidiVisual/>
        <w:tblW w:w="0" w:type="auto"/>
        <w:tblInd w:w="-5" w:type="dxa"/>
        <w:tblLook w:val="04A0" w:firstRow="1" w:lastRow="0" w:firstColumn="1" w:lastColumn="0" w:noHBand="0" w:noVBand="1"/>
      </w:tblPr>
      <w:tblGrid>
        <w:gridCol w:w="1173"/>
        <w:gridCol w:w="1471"/>
        <w:gridCol w:w="1088"/>
        <w:gridCol w:w="835"/>
        <w:gridCol w:w="874"/>
        <w:gridCol w:w="3194"/>
      </w:tblGrid>
      <w:tr w:rsidR="00D36627" w14:paraId="1DF436CA" w14:textId="77777777" w:rsidTr="0077354C">
        <w:tc>
          <w:tcPr>
            <w:tcW w:w="1173" w:type="dxa"/>
            <w:tcBorders>
              <w:bottom w:val="single" w:sz="4" w:space="0" w:color="auto"/>
            </w:tcBorders>
            <w:shd w:val="clear" w:color="auto" w:fill="D9E2F3" w:themeFill="accent1" w:themeFillTint="33"/>
          </w:tcPr>
          <w:p w14:paraId="4778622C" w14:textId="77777777" w:rsidR="00D36627" w:rsidRPr="007A2B6D" w:rsidRDefault="00D36627" w:rsidP="0010205C">
            <w:pPr>
              <w:bidi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רובריקה</w:t>
            </w:r>
          </w:p>
        </w:tc>
        <w:tc>
          <w:tcPr>
            <w:tcW w:w="1471" w:type="dxa"/>
            <w:shd w:val="clear" w:color="auto" w:fill="D9E2F3" w:themeFill="accent1" w:themeFillTint="33"/>
          </w:tcPr>
          <w:p w14:paraId="705B1483" w14:textId="77777777" w:rsidR="00D36627" w:rsidRPr="007A2B6D" w:rsidRDefault="00D36627" w:rsidP="0010205C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7A2B6D">
              <w:rPr>
                <w:rFonts w:hint="cs"/>
                <w:b/>
                <w:bCs/>
                <w:sz w:val="20"/>
                <w:szCs w:val="20"/>
                <w:rtl/>
              </w:rPr>
              <w:t>שם השדה</w:t>
            </w:r>
          </w:p>
        </w:tc>
        <w:tc>
          <w:tcPr>
            <w:tcW w:w="1088" w:type="dxa"/>
            <w:shd w:val="clear" w:color="auto" w:fill="D9E2F3" w:themeFill="accent1" w:themeFillTint="33"/>
          </w:tcPr>
          <w:p w14:paraId="712EE052" w14:textId="77777777" w:rsidR="00D36627" w:rsidRPr="007A2B6D" w:rsidRDefault="00D36627" w:rsidP="0010205C">
            <w:pPr>
              <w:bidi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רמת מובהקות</w:t>
            </w:r>
          </w:p>
        </w:tc>
        <w:tc>
          <w:tcPr>
            <w:tcW w:w="835" w:type="dxa"/>
            <w:shd w:val="clear" w:color="auto" w:fill="D9E2F3" w:themeFill="accent1" w:themeFillTint="33"/>
          </w:tcPr>
          <w:p w14:paraId="2E609803" w14:textId="77777777" w:rsidR="00D36627" w:rsidRPr="007A2B6D" w:rsidRDefault="00D36627" w:rsidP="0010205C">
            <w:pPr>
              <w:bidi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סוג</w:t>
            </w:r>
          </w:p>
        </w:tc>
        <w:tc>
          <w:tcPr>
            <w:tcW w:w="874" w:type="dxa"/>
            <w:shd w:val="clear" w:color="auto" w:fill="D9E2F3" w:themeFill="accent1" w:themeFillTint="33"/>
          </w:tcPr>
          <w:p w14:paraId="4AB4660F" w14:textId="77777777" w:rsidR="00D36627" w:rsidRDefault="00D36627" w:rsidP="0010205C">
            <w:pPr>
              <w:bidi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חובה</w:t>
            </w:r>
          </w:p>
        </w:tc>
        <w:tc>
          <w:tcPr>
            <w:tcW w:w="3194" w:type="dxa"/>
            <w:shd w:val="clear" w:color="auto" w:fill="D9E2F3" w:themeFill="accent1" w:themeFillTint="33"/>
          </w:tcPr>
          <w:p w14:paraId="05BC256B" w14:textId="77777777" w:rsidR="00D36627" w:rsidRPr="00D36627" w:rsidRDefault="00D36627" w:rsidP="0010205C">
            <w:pPr>
              <w:bidi/>
              <w:rPr>
                <w:b/>
                <w:bCs/>
                <w:rtl/>
              </w:rPr>
            </w:pPr>
            <w:r w:rsidRPr="00D36627">
              <w:rPr>
                <w:rFonts w:hint="cs"/>
                <w:b/>
                <w:bCs/>
                <w:rtl/>
              </w:rPr>
              <w:t>תנאי</w:t>
            </w:r>
          </w:p>
        </w:tc>
      </w:tr>
      <w:tr w:rsidR="00D36627" w14:paraId="0EC61980" w14:textId="77777777" w:rsidTr="0077354C">
        <w:tc>
          <w:tcPr>
            <w:tcW w:w="1173" w:type="dxa"/>
            <w:tcBorders>
              <w:bottom w:val="nil"/>
            </w:tcBorders>
          </w:tcPr>
          <w:p w14:paraId="3CE6B0B6" w14:textId="77777777" w:rsidR="00D36627" w:rsidRPr="00DC27BB" w:rsidRDefault="00D36627" w:rsidP="0010205C">
            <w:pPr>
              <w:bidi/>
              <w:rPr>
                <w:rtl/>
              </w:rPr>
            </w:pPr>
          </w:p>
        </w:tc>
        <w:tc>
          <w:tcPr>
            <w:tcW w:w="1471" w:type="dxa"/>
          </w:tcPr>
          <w:p w14:paraId="7915FAF9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שם פרטי</w:t>
            </w:r>
          </w:p>
        </w:tc>
        <w:tc>
          <w:tcPr>
            <w:tcW w:w="1088" w:type="dxa"/>
          </w:tcPr>
          <w:p w14:paraId="5B4A1FE3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95%</w:t>
            </w:r>
          </w:p>
        </w:tc>
        <w:tc>
          <w:tcPr>
            <w:tcW w:w="835" w:type="dxa"/>
          </w:tcPr>
          <w:p w14:paraId="45B62400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74" w:type="dxa"/>
          </w:tcPr>
          <w:p w14:paraId="778FFA59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194" w:type="dxa"/>
          </w:tcPr>
          <w:p w14:paraId="69842D2D" w14:textId="77777777" w:rsidR="00D36627" w:rsidRPr="00DC27BB" w:rsidRDefault="00D36627" w:rsidP="0010205C">
            <w:pPr>
              <w:bidi/>
              <w:rPr>
                <w:rtl/>
              </w:rPr>
            </w:pPr>
          </w:p>
        </w:tc>
      </w:tr>
      <w:tr w:rsidR="00D36627" w14:paraId="2C8C2EF9" w14:textId="77777777" w:rsidTr="0077354C">
        <w:tc>
          <w:tcPr>
            <w:tcW w:w="1173" w:type="dxa"/>
            <w:tcBorders>
              <w:top w:val="nil"/>
              <w:bottom w:val="nil"/>
            </w:tcBorders>
          </w:tcPr>
          <w:p w14:paraId="60CD0A88" w14:textId="77777777" w:rsidR="00D36627" w:rsidRPr="00DC27BB" w:rsidRDefault="00D36627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פרטי העמית</w:t>
            </w:r>
          </w:p>
        </w:tc>
        <w:tc>
          <w:tcPr>
            <w:tcW w:w="1471" w:type="dxa"/>
          </w:tcPr>
          <w:p w14:paraId="3519E4BD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שם משפחה</w:t>
            </w:r>
          </w:p>
        </w:tc>
        <w:tc>
          <w:tcPr>
            <w:tcW w:w="1088" w:type="dxa"/>
          </w:tcPr>
          <w:p w14:paraId="3D68FEA0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95%</w:t>
            </w:r>
          </w:p>
        </w:tc>
        <w:tc>
          <w:tcPr>
            <w:tcW w:w="835" w:type="dxa"/>
          </w:tcPr>
          <w:p w14:paraId="7FFD2367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74" w:type="dxa"/>
          </w:tcPr>
          <w:p w14:paraId="2D441A1C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194" w:type="dxa"/>
          </w:tcPr>
          <w:p w14:paraId="28AA6908" w14:textId="77777777" w:rsidR="00D36627" w:rsidRPr="00DC27BB" w:rsidRDefault="00D36627" w:rsidP="0010205C">
            <w:pPr>
              <w:bidi/>
              <w:rPr>
                <w:rtl/>
              </w:rPr>
            </w:pPr>
          </w:p>
        </w:tc>
      </w:tr>
      <w:tr w:rsidR="00D36627" w14:paraId="620914CA" w14:textId="77777777" w:rsidTr="0077354C">
        <w:tc>
          <w:tcPr>
            <w:tcW w:w="1173" w:type="dxa"/>
            <w:tcBorders>
              <w:top w:val="nil"/>
              <w:bottom w:val="single" w:sz="4" w:space="0" w:color="auto"/>
            </w:tcBorders>
          </w:tcPr>
          <w:p w14:paraId="18F2E2D9" w14:textId="77777777" w:rsidR="00D36627" w:rsidRPr="00DC27BB" w:rsidRDefault="00D36627" w:rsidP="0010205C">
            <w:pPr>
              <w:bidi/>
              <w:rPr>
                <w:rtl/>
              </w:rPr>
            </w:pPr>
          </w:p>
        </w:tc>
        <w:tc>
          <w:tcPr>
            <w:tcW w:w="1471" w:type="dxa"/>
          </w:tcPr>
          <w:p w14:paraId="38F550E3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מספר זהות</w:t>
            </w:r>
          </w:p>
        </w:tc>
        <w:tc>
          <w:tcPr>
            <w:tcW w:w="1088" w:type="dxa"/>
          </w:tcPr>
          <w:p w14:paraId="362CD4D4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5" w:type="dxa"/>
          </w:tcPr>
          <w:p w14:paraId="70EDA3FA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74" w:type="dxa"/>
          </w:tcPr>
          <w:p w14:paraId="67B89B4A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194" w:type="dxa"/>
          </w:tcPr>
          <w:p w14:paraId="302A4E42" w14:textId="77777777" w:rsidR="00D36627" w:rsidRPr="00DC27BB" w:rsidRDefault="00D36627" w:rsidP="0010205C">
            <w:pPr>
              <w:bidi/>
              <w:rPr>
                <w:rtl/>
              </w:rPr>
            </w:pPr>
          </w:p>
        </w:tc>
      </w:tr>
      <w:tr w:rsidR="00D36627" w14:paraId="666464C1" w14:textId="77777777" w:rsidTr="0077354C">
        <w:tc>
          <w:tcPr>
            <w:tcW w:w="1173" w:type="dxa"/>
            <w:tcBorders>
              <w:bottom w:val="nil"/>
            </w:tcBorders>
          </w:tcPr>
          <w:p w14:paraId="116F68EB" w14:textId="77777777" w:rsidR="00D36627" w:rsidRPr="00DC27BB" w:rsidRDefault="00D36627" w:rsidP="0010205C">
            <w:pPr>
              <w:bidi/>
              <w:rPr>
                <w:rtl/>
              </w:rPr>
            </w:pPr>
          </w:p>
        </w:tc>
        <w:tc>
          <w:tcPr>
            <w:tcW w:w="1471" w:type="dxa"/>
          </w:tcPr>
          <w:p w14:paraId="7A18C98C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הריני מצהיר</w:t>
            </w:r>
          </w:p>
        </w:tc>
        <w:tc>
          <w:tcPr>
            <w:tcW w:w="1088" w:type="dxa"/>
          </w:tcPr>
          <w:p w14:paraId="23F8F952" w14:textId="77777777" w:rsidR="00D36627" w:rsidRPr="00DC27BB" w:rsidRDefault="00BD31E9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5" w:type="dxa"/>
          </w:tcPr>
          <w:p w14:paraId="21818333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874" w:type="dxa"/>
          </w:tcPr>
          <w:p w14:paraId="00930F27" w14:textId="77777777" w:rsidR="00D36627" w:rsidRPr="00DC27BB" w:rsidRDefault="00D36627" w:rsidP="0010205C">
            <w:pPr>
              <w:bidi/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194" w:type="dxa"/>
          </w:tcPr>
          <w:p w14:paraId="24B8F38E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ניתן לסמן רק אחת מהאפשרויות</w:t>
            </w:r>
          </w:p>
        </w:tc>
      </w:tr>
      <w:tr w:rsidR="00D36627" w14:paraId="57977535" w14:textId="77777777" w:rsidTr="0077354C">
        <w:tc>
          <w:tcPr>
            <w:tcW w:w="1173" w:type="dxa"/>
            <w:tcBorders>
              <w:top w:val="nil"/>
              <w:bottom w:val="nil"/>
            </w:tcBorders>
          </w:tcPr>
          <w:p w14:paraId="347A211C" w14:textId="77777777" w:rsidR="00D36627" w:rsidRPr="00DC27BB" w:rsidRDefault="00D36627" w:rsidP="0010205C">
            <w:pPr>
              <w:bidi/>
              <w:rPr>
                <w:rtl/>
              </w:rPr>
            </w:pPr>
          </w:p>
        </w:tc>
        <w:tc>
          <w:tcPr>
            <w:tcW w:w="1471" w:type="dxa"/>
          </w:tcPr>
          <w:p w14:paraId="4C54FB00" w14:textId="77777777" w:rsidR="00D36627" w:rsidRPr="00DC27BB" w:rsidRDefault="00D36627" w:rsidP="0010205C">
            <w:pPr>
              <w:bidi/>
            </w:pPr>
            <w:r w:rsidRPr="00DC27BB">
              <w:rPr>
                <w:rFonts w:hint="cs"/>
                <w:rtl/>
              </w:rPr>
              <w:t>שם/שם החברה</w:t>
            </w:r>
          </w:p>
        </w:tc>
        <w:tc>
          <w:tcPr>
            <w:tcW w:w="1088" w:type="dxa"/>
          </w:tcPr>
          <w:p w14:paraId="732E01F1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5" w:type="dxa"/>
          </w:tcPr>
          <w:p w14:paraId="470D7DAD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74" w:type="dxa"/>
          </w:tcPr>
          <w:p w14:paraId="6B9B2AE4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194" w:type="dxa"/>
          </w:tcPr>
          <w:p w14:paraId="3AC94CE3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רלוונטי רק במידה וסומן צ'ק בוקס מס' 2</w:t>
            </w:r>
          </w:p>
        </w:tc>
      </w:tr>
      <w:tr w:rsidR="00D36627" w14:paraId="6B37C2EC" w14:textId="77777777" w:rsidTr="0077354C">
        <w:tc>
          <w:tcPr>
            <w:tcW w:w="1173" w:type="dxa"/>
            <w:tcBorders>
              <w:top w:val="nil"/>
              <w:bottom w:val="nil"/>
            </w:tcBorders>
          </w:tcPr>
          <w:p w14:paraId="68785CCD" w14:textId="77777777" w:rsidR="00D36627" w:rsidRPr="00DC27BB" w:rsidRDefault="00D36627" w:rsidP="0010205C">
            <w:pPr>
              <w:bidi/>
              <w:rPr>
                <w:rtl/>
              </w:rPr>
            </w:pPr>
          </w:p>
        </w:tc>
        <w:tc>
          <w:tcPr>
            <w:tcW w:w="1471" w:type="dxa"/>
          </w:tcPr>
          <w:p w14:paraId="6C8D098C" w14:textId="77777777" w:rsidR="00D36627" w:rsidRPr="00DC27BB" w:rsidRDefault="00D36627" w:rsidP="0010205C">
            <w:pPr>
              <w:bidi/>
            </w:pPr>
            <w:r w:rsidRPr="00DC27BB">
              <w:rPr>
                <w:rFonts w:hint="cs"/>
                <w:rtl/>
              </w:rPr>
              <w:t>מס' זהות/ח.פ</w:t>
            </w:r>
          </w:p>
        </w:tc>
        <w:tc>
          <w:tcPr>
            <w:tcW w:w="1088" w:type="dxa"/>
          </w:tcPr>
          <w:p w14:paraId="79B44155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5" w:type="dxa"/>
          </w:tcPr>
          <w:p w14:paraId="133B554A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74" w:type="dxa"/>
          </w:tcPr>
          <w:p w14:paraId="6643B1A7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194" w:type="dxa"/>
          </w:tcPr>
          <w:p w14:paraId="4E032F3B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רלוונטי רק במידה וסומן צ'ק בוקס מס' 2</w:t>
            </w:r>
          </w:p>
        </w:tc>
      </w:tr>
      <w:tr w:rsidR="00D36627" w14:paraId="6CFAB888" w14:textId="77777777" w:rsidTr="0077354C">
        <w:tc>
          <w:tcPr>
            <w:tcW w:w="1173" w:type="dxa"/>
            <w:tcBorders>
              <w:top w:val="nil"/>
              <w:bottom w:val="nil"/>
            </w:tcBorders>
          </w:tcPr>
          <w:p w14:paraId="553DC56E" w14:textId="77777777" w:rsidR="00D36627" w:rsidRPr="00DC27BB" w:rsidRDefault="00D36627" w:rsidP="0010205C">
            <w:pPr>
              <w:bidi/>
              <w:rPr>
                <w:rtl/>
              </w:rPr>
            </w:pPr>
          </w:p>
        </w:tc>
        <w:tc>
          <w:tcPr>
            <w:tcW w:w="1471" w:type="dxa"/>
          </w:tcPr>
          <w:p w14:paraId="3DCBE3CE" w14:textId="77777777" w:rsidR="00D36627" w:rsidRPr="00DC27BB" w:rsidRDefault="00D36627" w:rsidP="0010205C">
            <w:pPr>
              <w:bidi/>
            </w:pPr>
            <w:r w:rsidRPr="00DC27BB">
              <w:rPr>
                <w:rFonts w:hint="cs"/>
                <w:rtl/>
              </w:rPr>
              <w:t>שם המדינה שבא הוצא מסמך הזיהוי</w:t>
            </w:r>
          </w:p>
        </w:tc>
        <w:tc>
          <w:tcPr>
            <w:tcW w:w="1088" w:type="dxa"/>
          </w:tcPr>
          <w:p w14:paraId="51EF1D51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90%</w:t>
            </w:r>
          </w:p>
        </w:tc>
        <w:tc>
          <w:tcPr>
            <w:tcW w:w="835" w:type="dxa"/>
          </w:tcPr>
          <w:p w14:paraId="5D449134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74" w:type="dxa"/>
          </w:tcPr>
          <w:p w14:paraId="2A835D7F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194" w:type="dxa"/>
          </w:tcPr>
          <w:p w14:paraId="0CA6904E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רלוונטי רק במידה וסומן צ'ק בוקס מס' 2</w:t>
            </w:r>
          </w:p>
        </w:tc>
      </w:tr>
      <w:tr w:rsidR="00D36627" w14:paraId="213FEE88" w14:textId="77777777" w:rsidTr="0077354C">
        <w:tc>
          <w:tcPr>
            <w:tcW w:w="1173" w:type="dxa"/>
            <w:tcBorders>
              <w:top w:val="nil"/>
              <w:bottom w:val="nil"/>
            </w:tcBorders>
          </w:tcPr>
          <w:p w14:paraId="69861C16" w14:textId="77777777" w:rsidR="00D36627" w:rsidRPr="00DC27BB" w:rsidRDefault="00BD31E9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הצהרת עמית/ה</w:t>
            </w:r>
          </w:p>
        </w:tc>
        <w:tc>
          <w:tcPr>
            <w:tcW w:w="1471" w:type="dxa"/>
          </w:tcPr>
          <w:p w14:paraId="58F05A5F" w14:textId="77777777" w:rsidR="00D36627" w:rsidRPr="00DC27BB" w:rsidRDefault="00D36627" w:rsidP="0010205C">
            <w:pPr>
              <w:bidi/>
            </w:pPr>
            <w:r w:rsidRPr="00DC27BB">
              <w:rPr>
                <w:rFonts w:hint="cs"/>
                <w:rtl/>
              </w:rPr>
              <w:t>תאריך לידה/התאגדות</w:t>
            </w:r>
          </w:p>
        </w:tc>
        <w:tc>
          <w:tcPr>
            <w:tcW w:w="1088" w:type="dxa"/>
          </w:tcPr>
          <w:p w14:paraId="17C7DB4F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5" w:type="dxa"/>
          </w:tcPr>
          <w:p w14:paraId="693535A5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74" w:type="dxa"/>
          </w:tcPr>
          <w:p w14:paraId="3957F3E0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194" w:type="dxa"/>
          </w:tcPr>
          <w:p w14:paraId="7E33B8A8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רלוונטי רק במידה וסומן צ'ק בוקס מס' 2</w:t>
            </w:r>
          </w:p>
        </w:tc>
      </w:tr>
      <w:tr w:rsidR="00D36627" w14:paraId="384073A1" w14:textId="77777777" w:rsidTr="0077354C">
        <w:tc>
          <w:tcPr>
            <w:tcW w:w="1173" w:type="dxa"/>
            <w:tcBorders>
              <w:top w:val="nil"/>
              <w:bottom w:val="nil"/>
            </w:tcBorders>
          </w:tcPr>
          <w:p w14:paraId="2CAEA7A8" w14:textId="77777777" w:rsidR="00D36627" w:rsidRPr="00DC27BB" w:rsidRDefault="00D36627" w:rsidP="0010205C">
            <w:pPr>
              <w:bidi/>
              <w:rPr>
                <w:rtl/>
              </w:rPr>
            </w:pPr>
          </w:p>
        </w:tc>
        <w:tc>
          <w:tcPr>
            <w:tcW w:w="1471" w:type="dxa"/>
          </w:tcPr>
          <w:p w14:paraId="4362A01D" w14:textId="77777777" w:rsidR="00D36627" w:rsidRPr="00DC27BB" w:rsidRDefault="00D36627" w:rsidP="0010205C">
            <w:pPr>
              <w:bidi/>
            </w:pPr>
            <w:r w:rsidRPr="00DC27BB">
              <w:rPr>
                <w:rFonts w:hint="cs"/>
                <w:rtl/>
              </w:rPr>
              <w:t>כתובת</w:t>
            </w:r>
          </w:p>
        </w:tc>
        <w:tc>
          <w:tcPr>
            <w:tcW w:w="1088" w:type="dxa"/>
          </w:tcPr>
          <w:p w14:paraId="39A54856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90%</w:t>
            </w:r>
          </w:p>
        </w:tc>
        <w:tc>
          <w:tcPr>
            <w:tcW w:w="835" w:type="dxa"/>
          </w:tcPr>
          <w:p w14:paraId="14D4CFE1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74" w:type="dxa"/>
          </w:tcPr>
          <w:p w14:paraId="4337ACE6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194" w:type="dxa"/>
          </w:tcPr>
          <w:p w14:paraId="49F0DC4E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רלוונטי רק במידה וסומן צ'ק בוקס מס' 2</w:t>
            </w:r>
          </w:p>
        </w:tc>
      </w:tr>
      <w:tr w:rsidR="00D36627" w14:paraId="35B56B1E" w14:textId="77777777" w:rsidTr="0077354C">
        <w:tc>
          <w:tcPr>
            <w:tcW w:w="1173" w:type="dxa"/>
            <w:tcBorders>
              <w:top w:val="nil"/>
              <w:bottom w:val="nil"/>
            </w:tcBorders>
          </w:tcPr>
          <w:p w14:paraId="1BA0B26B" w14:textId="77777777" w:rsidR="00D36627" w:rsidRPr="00DC27BB" w:rsidRDefault="00D36627" w:rsidP="0010205C">
            <w:pPr>
              <w:bidi/>
              <w:rPr>
                <w:rtl/>
              </w:rPr>
            </w:pPr>
          </w:p>
        </w:tc>
        <w:tc>
          <w:tcPr>
            <w:tcW w:w="1471" w:type="dxa"/>
          </w:tcPr>
          <w:p w14:paraId="7EE97EEB" w14:textId="77777777" w:rsidR="00D36627" w:rsidRPr="00DC27BB" w:rsidRDefault="00D36627" w:rsidP="0010205C">
            <w:pPr>
              <w:bidi/>
            </w:pPr>
            <w:r w:rsidRPr="00DC27BB">
              <w:rPr>
                <w:rFonts w:hint="cs"/>
                <w:rtl/>
              </w:rPr>
              <w:t>שם פרטי</w:t>
            </w:r>
          </w:p>
        </w:tc>
        <w:tc>
          <w:tcPr>
            <w:tcW w:w="1088" w:type="dxa"/>
          </w:tcPr>
          <w:p w14:paraId="5EB70B95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5" w:type="dxa"/>
          </w:tcPr>
          <w:p w14:paraId="2F444A0B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74" w:type="dxa"/>
          </w:tcPr>
          <w:p w14:paraId="69D94596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194" w:type="dxa"/>
          </w:tcPr>
          <w:p w14:paraId="4F4F712B" w14:textId="77777777" w:rsidR="00D36627" w:rsidRPr="00DC27BB" w:rsidRDefault="00D36627" w:rsidP="0010205C">
            <w:pPr>
              <w:bidi/>
              <w:rPr>
                <w:b/>
                <w:bCs/>
                <w:rtl/>
              </w:rPr>
            </w:pPr>
            <w:r w:rsidRPr="00DC27BB">
              <w:rPr>
                <w:rFonts w:hint="cs"/>
                <w:rtl/>
              </w:rPr>
              <w:t>רלוונטי רק במידה וסומן צ'ק בוקס מס' 3</w:t>
            </w:r>
          </w:p>
        </w:tc>
      </w:tr>
      <w:tr w:rsidR="00D36627" w14:paraId="5EA85B24" w14:textId="77777777" w:rsidTr="0077354C">
        <w:tc>
          <w:tcPr>
            <w:tcW w:w="1173" w:type="dxa"/>
            <w:tcBorders>
              <w:top w:val="nil"/>
              <w:bottom w:val="nil"/>
            </w:tcBorders>
          </w:tcPr>
          <w:p w14:paraId="0BDB3857" w14:textId="77777777" w:rsidR="00D36627" w:rsidRPr="00DC27BB" w:rsidRDefault="00D36627" w:rsidP="0010205C">
            <w:pPr>
              <w:bidi/>
              <w:rPr>
                <w:rtl/>
              </w:rPr>
            </w:pPr>
          </w:p>
        </w:tc>
        <w:tc>
          <w:tcPr>
            <w:tcW w:w="1471" w:type="dxa"/>
          </w:tcPr>
          <w:p w14:paraId="740D1E4B" w14:textId="77777777" w:rsidR="00D36627" w:rsidRPr="00DC27BB" w:rsidRDefault="00D36627" w:rsidP="0010205C">
            <w:pPr>
              <w:bidi/>
            </w:pPr>
            <w:r w:rsidRPr="00DC27BB">
              <w:rPr>
                <w:rFonts w:hint="cs"/>
                <w:rtl/>
              </w:rPr>
              <w:t>שם משפחה</w:t>
            </w:r>
          </w:p>
        </w:tc>
        <w:tc>
          <w:tcPr>
            <w:tcW w:w="1088" w:type="dxa"/>
          </w:tcPr>
          <w:p w14:paraId="36502865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5" w:type="dxa"/>
          </w:tcPr>
          <w:p w14:paraId="3C2A7BFD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74" w:type="dxa"/>
          </w:tcPr>
          <w:p w14:paraId="44E375D2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194" w:type="dxa"/>
          </w:tcPr>
          <w:p w14:paraId="652BDC1E" w14:textId="77777777" w:rsidR="00D36627" w:rsidRPr="00DC27BB" w:rsidRDefault="00D36627" w:rsidP="0010205C">
            <w:pPr>
              <w:bidi/>
              <w:rPr>
                <w:b/>
                <w:bCs/>
                <w:rtl/>
              </w:rPr>
            </w:pPr>
            <w:r w:rsidRPr="00DC27BB">
              <w:rPr>
                <w:rFonts w:hint="cs"/>
                <w:rtl/>
              </w:rPr>
              <w:t>רלוונטי רק במידה וסומן צ'ק בוקס מס' 3</w:t>
            </w:r>
          </w:p>
        </w:tc>
      </w:tr>
      <w:tr w:rsidR="00D36627" w14:paraId="5D353834" w14:textId="77777777" w:rsidTr="0077354C">
        <w:tc>
          <w:tcPr>
            <w:tcW w:w="1173" w:type="dxa"/>
            <w:tcBorders>
              <w:top w:val="nil"/>
              <w:bottom w:val="nil"/>
            </w:tcBorders>
          </w:tcPr>
          <w:p w14:paraId="7BBD51A9" w14:textId="77777777" w:rsidR="00D36627" w:rsidRPr="00DC27BB" w:rsidRDefault="00D36627" w:rsidP="0010205C">
            <w:pPr>
              <w:bidi/>
              <w:rPr>
                <w:rtl/>
              </w:rPr>
            </w:pPr>
          </w:p>
        </w:tc>
        <w:tc>
          <w:tcPr>
            <w:tcW w:w="1471" w:type="dxa"/>
          </w:tcPr>
          <w:p w14:paraId="28F2BB94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מס' זהות</w:t>
            </w:r>
          </w:p>
        </w:tc>
        <w:tc>
          <w:tcPr>
            <w:tcW w:w="1088" w:type="dxa"/>
          </w:tcPr>
          <w:p w14:paraId="0312E7EC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5" w:type="dxa"/>
          </w:tcPr>
          <w:p w14:paraId="07580355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74" w:type="dxa"/>
          </w:tcPr>
          <w:p w14:paraId="56848901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194" w:type="dxa"/>
          </w:tcPr>
          <w:p w14:paraId="3588D3E1" w14:textId="77777777" w:rsidR="00D36627" w:rsidRPr="00DC27BB" w:rsidRDefault="00D36627" w:rsidP="0010205C">
            <w:pPr>
              <w:bidi/>
              <w:rPr>
                <w:b/>
                <w:bCs/>
                <w:rtl/>
              </w:rPr>
            </w:pPr>
            <w:r w:rsidRPr="00DC27BB">
              <w:rPr>
                <w:rFonts w:hint="cs"/>
                <w:rtl/>
              </w:rPr>
              <w:t>רלוונטי רק במידה וסומן צ'ק בוקס מס' 3</w:t>
            </w:r>
          </w:p>
        </w:tc>
      </w:tr>
      <w:tr w:rsidR="00D36627" w14:paraId="72751CEE" w14:textId="77777777" w:rsidTr="0077354C">
        <w:tc>
          <w:tcPr>
            <w:tcW w:w="1173" w:type="dxa"/>
            <w:tcBorders>
              <w:top w:val="nil"/>
              <w:bottom w:val="nil"/>
            </w:tcBorders>
          </w:tcPr>
          <w:p w14:paraId="5DB9F815" w14:textId="77777777" w:rsidR="00D36627" w:rsidRPr="00DC27BB" w:rsidRDefault="00D36627" w:rsidP="0010205C">
            <w:pPr>
              <w:bidi/>
              <w:rPr>
                <w:rtl/>
              </w:rPr>
            </w:pPr>
          </w:p>
        </w:tc>
        <w:tc>
          <w:tcPr>
            <w:tcW w:w="1471" w:type="dxa"/>
          </w:tcPr>
          <w:p w14:paraId="426F2BA0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שם המדינה שבה הוצא מסמך הזיהוי</w:t>
            </w:r>
          </w:p>
        </w:tc>
        <w:tc>
          <w:tcPr>
            <w:tcW w:w="1088" w:type="dxa"/>
          </w:tcPr>
          <w:p w14:paraId="3DE9657A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90%</w:t>
            </w:r>
          </w:p>
        </w:tc>
        <w:tc>
          <w:tcPr>
            <w:tcW w:w="835" w:type="dxa"/>
          </w:tcPr>
          <w:p w14:paraId="3DE6D6AE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74" w:type="dxa"/>
          </w:tcPr>
          <w:p w14:paraId="5BC6B77D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194" w:type="dxa"/>
          </w:tcPr>
          <w:p w14:paraId="717A0DEC" w14:textId="77777777" w:rsidR="00D36627" w:rsidRPr="00DC27BB" w:rsidRDefault="00D36627" w:rsidP="0010205C">
            <w:pPr>
              <w:bidi/>
              <w:rPr>
                <w:b/>
                <w:bCs/>
                <w:rtl/>
              </w:rPr>
            </w:pPr>
            <w:r w:rsidRPr="00DC27BB">
              <w:rPr>
                <w:rFonts w:hint="cs"/>
                <w:rtl/>
              </w:rPr>
              <w:t>רלוונטי רק במידה וסומן צ'ק בוקס מס' 3</w:t>
            </w:r>
          </w:p>
        </w:tc>
      </w:tr>
      <w:tr w:rsidR="00D36627" w14:paraId="00002C02" w14:textId="77777777" w:rsidTr="0077354C">
        <w:tc>
          <w:tcPr>
            <w:tcW w:w="1173" w:type="dxa"/>
            <w:tcBorders>
              <w:top w:val="nil"/>
              <w:bottom w:val="nil"/>
            </w:tcBorders>
          </w:tcPr>
          <w:p w14:paraId="11E3BC97" w14:textId="77777777" w:rsidR="00D36627" w:rsidRPr="00DC27BB" w:rsidRDefault="00D36627" w:rsidP="0010205C">
            <w:pPr>
              <w:bidi/>
              <w:rPr>
                <w:rtl/>
              </w:rPr>
            </w:pPr>
          </w:p>
        </w:tc>
        <w:tc>
          <w:tcPr>
            <w:tcW w:w="1471" w:type="dxa"/>
          </w:tcPr>
          <w:p w14:paraId="68C6B682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תאריך לידה</w:t>
            </w:r>
          </w:p>
        </w:tc>
        <w:tc>
          <w:tcPr>
            <w:tcW w:w="1088" w:type="dxa"/>
          </w:tcPr>
          <w:p w14:paraId="2A548846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5" w:type="dxa"/>
          </w:tcPr>
          <w:p w14:paraId="07FCA041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74" w:type="dxa"/>
          </w:tcPr>
          <w:p w14:paraId="019C8149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194" w:type="dxa"/>
          </w:tcPr>
          <w:p w14:paraId="6C186C50" w14:textId="77777777" w:rsidR="00D36627" w:rsidRPr="00DC27BB" w:rsidRDefault="00D36627" w:rsidP="0010205C">
            <w:pPr>
              <w:bidi/>
              <w:rPr>
                <w:b/>
                <w:bCs/>
                <w:rtl/>
              </w:rPr>
            </w:pPr>
            <w:r w:rsidRPr="00DC27BB">
              <w:rPr>
                <w:rFonts w:hint="cs"/>
                <w:rtl/>
              </w:rPr>
              <w:t>רלוונטי רק במידה וסומן צ'ק בוקס מס' 3</w:t>
            </w:r>
          </w:p>
        </w:tc>
      </w:tr>
      <w:tr w:rsidR="00D36627" w14:paraId="59E0B046" w14:textId="77777777" w:rsidTr="0077354C">
        <w:tc>
          <w:tcPr>
            <w:tcW w:w="1173" w:type="dxa"/>
            <w:tcBorders>
              <w:top w:val="nil"/>
              <w:bottom w:val="single" w:sz="4" w:space="0" w:color="auto"/>
            </w:tcBorders>
          </w:tcPr>
          <w:p w14:paraId="21A4F9CF" w14:textId="77777777" w:rsidR="00D36627" w:rsidRPr="00DC27BB" w:rsidRDefault="00D36627" w:rsidP="0010205C">
            <w:pPr>
              <w:bidi/>
              <w:rPr>
                <w:rtl/>
              </w:rPr>
            </w:pPr>
          </w:p>
        </w:tc>
        <w:tc>
          <w:tcPr>
            <w:tcW w:w="1471" w:type="dxa"/>
          </w:tcPr>
          <w:p w14:paraId="51102CB4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בעלי השליטה בתאגיד</w:t>
            </w:r>
          </w:p>
        </w:tc>
        <w:tc>
          <w:tcPr>
            <w:tcW w:w="1088" w:type="dxa"/>
          </w:tcPr>
          <w:p w14:paraId="748FC6FC" w14:textId="77777777" w:rsidR="00D36627" w:rsidRPr="00DC27BB" w:rsidRDefault="00BD31E9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5" w:type="dxa"/>
          </w:tcPr>
          <w:p w14:paraId="4AD1AA55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874" w:type="dxa"/>
          </w:tcPr>
          <w:p w14:paraId="68805139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194" w:type="dxa"/>
          </w:tcPr>
          <w:p w14:paraId="1DB8E973" w14:textId="77777777" w:rsidR="00D36627" w:rsidRPr="00DC27BB" w:rsidRDefault="00D36627" w:rsidP="0010205C">
            <w:pPr>
              <w:bidi/>
              <w:rPr>
                <w:rtl/>
              </w:rPr>
            </w:pPr>
            <w:r w:rsidRPr="00BB76C9">
              <w:rPr>
                <w:rFonts w:hint="cs"/>
                <w:color w:val="C00000"/>
                <w:rtl/>
              </w:rPr>
              <w:t xml:space="preserve">במידה וסומן יש להפיל </w:t>
            </w:r>
          </w:p>
        </w:tc>
      </w:tr>
      <w:tr w:rsidR="00D36627" w14:paraId="398306FB" w14:textId="77777777" w:rsidTr="0077354C">
        <w:tc>
          <w:tcPr>
            <w:tcW w:w="1173" w:type="dxa"/>
            <w:tcBorders>
              <w:bottom w:val="nil"/>
            </w:tcBorders>
          </w:tcPr>
          <w:p w14:paraId="1BD762EB" w14:textId="77777777" w:rsidR="00D36627" w:rsidRPr="00DC27BB" w:rsidRDefault="00D36627" w:rsidP="0010205C">
            <w:pPr>
              <w:bidi/>
              <w:rPr>
                <w:rtl/>
              </w:rPr>
            </w:pPr>
          </w:p>
        </w:tc>
        <w:tc>
          <w:tcPr>
            <w:tcW w:w="1471" w:type="dxa"/>
          </w:tcPr>
          <w:p w14:paraId="30FAA405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תאריך</w:t>
            </w:r>
          </w:p>
        </w:tc>
        <w:tc>
          <w:tcPr>
            <w:tcW w:w="1088" w:type="dxa"/>
          </w:tcPr>
          <w:p w14:paraId="1A7314B5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5" w:type="dxa"/>
          </w:tcPr>
          <w:p w14:paraId="4BEE22C5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74" w:type="dxa"/>
          </w:tcPr>
          <w:p w14:paraId="09B8B031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194" w:type="dxa"/>
          </w:tcPr>
          <w:p w14:paraId="0D4C0C5D" w14:textId="77777777" w:rsidR="00D36627" w:rsidRPr="00DC27BB" w:rsidRDefault="00D36627" w:rsidP="0010205C">
            <w:pPr>
              <w:bidi/>
              <w:rPr>
                <w:rtl/>
              </w:rPr>
            </w:pPr>
          </w:p>
        </w:tc>
      </w:tr>
      <w:tr w:rsidR="00D36627" w14:paraId="49794ABD" w14:textId="77777777" w:rsidTr="0077354C">
        <w:tc>
          <w:tcPr>
            <w:tcW w:w="1173" w:type="dxa"/>
            <w:tcBorders>
              <w:top w:val="nil"/>
              <w:bottom w:val="single" w:sz="4" w:space="0" w:color="auto"/>
            </w:tcBorders>
          </w:tcPr>
          <w:p w14:paraId="72AF91B0" w14:textId="77777777" w:rsidR="00D36627" w:rsidRPr="00DC27BB" w:rsidRDefault="00BD31E9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חתימת עמית/ה</w:t>
            </w:r>
          </w:p>
          <w:p w14:paraId="54750A37" w14:textId="77777777" w:rsidR="00BD31E9" w:rsidRPr="00DC27BB" w:rsidRDefault="00BD31E9" w:rsidP="0010205C">
            <w:pPr>
              <w:bidi/>
              <w:rPr>
                <w:u w:val="single"/>
                <w:rtl/>
              </w:rPr>
            </w:pPr>
          </w:p>
        </w:tc>
        <w:tc>
          <w:tcPr>
            <w:tcW w:w="1471" w:type="dxa"/>
          </w:tcPr>
          <w:p w14:paraId="2915D4CC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חתימת העמית/ה</w:t>
            </w:r>
          </w:p>
        </w:tc>
        <w:tc>
          <w:tcPr>
            <w:tcW w:w="1088" w:type="dxa"/>
          </w:tcPr>
          <w:p w14:paraId="45915067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5%</w:t>
            </w:r>
          </w:p>
        </w:tc>
        <w:tc>
          <w:tcPr>
            <w:tcW w:w="835" w:type="dxa"/>
          </w:tcPr>
          <w:p w14:paraId="72C66565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74" w:type="dxa"/>
          </w:tcPr>
          <w:p w14:paraId="402CB5B3" w14:textId="77777777" w:rsidR="00D36627" w:rsidRPr="00DC27BB" w:rsidRDefault="00D36627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194" w:type="dxa"/>
          </w:tcPr>
          <w:p w14:paraId="0E435DFC" w14:textId="77777777" w:rsidR="00D36627" w:rsidRPr="00DC27BB" w:rsidRDefault="00D36627" w:rsidP="0010205C">
            <w:pPr>
              <w:bidi/>
              <w:rPr>
                <w:rtl/>
              </w:rPr>
            </w:pPr>
          </w:p>
        </w:tc>
      </w:tr>
      <w:tr w:rsidR="00D36627" w14:paraId="3265DFE7" w14:textId="77777777" w:rsidTr="0077354C">
        <w:tc>
          <w:tcPr>
            <w:tcW w:w="1173" w:type="dxa"/>
            <w:tcBorders>
              <w:bottom w:val="nil"/>
            </w:tcBorders>
          </w:tcPr>
          <w:p w14:paraId="4D35055C" w14:textId="77777777" w:rsidR="00D36627" w:rsidRPr="00DC27BB" w:rsidRDefault="00D36627" w:rsidP="0010205C">
            <w:pPr>
              <w:bidi/>
              <w:rPr>
                <w:rtl/>
              </w:rPr>
            </w:pPr>
          </w:p>
        </w:tc>
        <w:tc>
          <w:tcPr>
            <w:tcW w:w="1471" w:type="dxa"/>
          </w:tcPr>
          <w:p w14:paraId="061B65F4" w14:textId="77777777" w:rsidR="00D36627" w:rsidRPr="00DC27BB" w:rsidRDefault="00BD31E9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שם פרטי</w:t>
            </w:r>
          </w:p>
        </w:tc>
        <w:tc>
          <w:tcPr>
            <w:tcW w:w="1088" w:type="dxa"/>
          </w:tcPr>
          <w:p w14:paraId="6422F8B6" w14:textId="77777777" w:rsidR="00D36627" w:rsidRPr="00DC27BB" w:rsidRDefault="00BD31E9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90%</w:t>
            </w:r>
          </w:p>
        </w:tc>
        <w:tc>
          <w:tcPr>
            <w:tcW w:w="835" w:type="dxa"/>
          </w:tcPr>
          <w:p w14:paraId="2CAC4B5D" w14:textId="77777777" w:rsidR="00D36627" w:rsidRPr="00DC27BB" w:rsidRDefault="00BD31E9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74" w:type="dxa"/>
          </w:tcPr>
          <w:p w14:paraId="68D4022E" w14:textId="77777777" w:rsidR="00D36627" w:rsidRPr="00DC27BB" w:rsidRDefault="00BD31E9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194" w:type="dxa"/>
          </w:tcPr>
          <w:p w14:paraId="28647EEC" w14:textId="77777777" w:rsidR="00D36627" w:rsidRPr="00DC27BB" w:rsidRDefault="00D36627" w:rsidP="0010205C">
            <w:pPr>
              <w:bidi/>
              <w:rPr>
                <w:rtl/>
              </w:rPr>
            </w:pPr>
          </w:p>
        </w:tc>
      </w:tr>
      <w:tr w:rsidR="00BD31E9" w14:paraId="2DCED9EB" w14:textId="77777777" w:rsidTr="0077354C">
        <w:tc>
          <w:tcPr>
            <w:tcW w:w="1173" w:type="dxa"/>
            <w:tcBorders>
              <w:top w:val="nil"/>
              <w:bottom w:val="nil"/>
            </w:tcBorders>
          </w:tcPr>
          <w:p w14:paraId="094B754A" w14:textId="77777777" w:rsidR="00BD31E9" w:rsidRPr="00DC27BB" w:rsidRDefault="00BD31E9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חתימת ההורה/</w:t>
            </w:r>
          </w:p>
        </w:tc>
        <w:tc>
          <w:tcPr>
            <w:tcW w:w="1471" w:type="dxa"/>
          </w:tcPr>
          <w:p w14:paraId="2EDF5F97" w14:textId="77777777" w:rsidR="00BD31E9" w:rsidRPr="00DC27BB" w:rsidRDefault="00BD31E9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שם משפחה</w:t>
            </w:r>
          </w:p>
        </w:tc>
        <w:tc>
          <w:tcPr>
            <w:tcW w:w="1088" w:type="dxa"/>
          </w:tcPr>
          <w:p w14:paraId="4A62F72D" w14:textId="77777777" w:rsidR="00BD31E9" w:rsidRPr="00DC27BB" w:rsidRDefault="00BD31E9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90%</w:t>
            </w:r>
          </w:p>
        </w:tc>
        <w:tc>
          <w:tcPr>
            <w:tcW w:w="835" w:type="dxa"/>
          </w:tcPr>
          <w:p w14:paraId="51B15296" w14:textId="77777777" w:rsidR="00BD31E9" w:rsidRPr="00DC27BB" w:rsidRDefault="00BD31E9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74" w:type="dxa"/>
          </w:tcPr>
          <w:p w14:paraId="1ABA2B26" w14:textId="77777777" w:rsidR="00BD31E9" w:rsidRPr="00DC27BB" w:rsidRDefault="00BD31E9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194" w:type="dxa"/>
          </w:tcPr>
          <w:p w14:paraId="7315FE6F" w14:textId="77777777" w:rsidR="00BD31E9" w:rsidRPr="00DC27BB" w:rsidRDefault="00BD31E9" w:rsidP="0010205C">
            <w:pPr>
              <w:bidi/>
              <w:rPr>
                <w:rtl/>
              </w:rPr>
            </w:pPr>
          </w:p>
        </w:tc>
      </w:tr>
      <w:tr w:rsidR="00BD31E9" w14:paraId="387BE037" w14:textId="77777777" w:rsidTr="0077354C">
        <w:tc>
          <w:tcPr>
            <w:tcW w:w="1173" w:type="dxa"/>
            <w:tcBorders>
              <w:top w:val="nil"/>
              <w:bottom w:val="nil"/>
            </w:tcBorders>
          </w:tcPr>
          <w:p w14:paraId="738ACDEE" w14:textId="77777777" w:rsidR="00BD31E9" w:rsidRPr="00DC27BB" w:rsidRDefault="00BD31E9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אפ</w:t>
            </w:r>
            <w:r w:rsidR="0035329C" w:rsidRPr="00DC27BB">
              <w:rPr>
                <w:rFonts w:hint="cs"/>
                <w:rtl/>
              </w:rPr>
              <w:t>ו</w:t>
            </w:r>
            <w:r w:rsidRPr="00DC27BB">
              <w:rPr>
                <w:rFonts w:hint="cs"/>
                <w:rtl/>
              </w:rPr>
              <w:t>טרופוס/</w:t>
            </w:r>
          </w:p>
        </w:tc>
        <w:tc>
          <w:tcPr>
            <w:tcW w:w="1471" w:type="dxa"/>
          </w:tcPr>
          <w:p w14:paraId="2F0B2131" w14:textId="77777777" w:rsidR="00BD31E9" w:rsidRPr="00DC27BB" w:rsidRDefault="00BD31E9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ת.ז</w:t>
            </w:r>
          </w:p>
        </w:tc>
        <w:tc>
          <w:tcPr>
            <w:tcW w:w="1088" w:type="dxa"/>
          </w:tcPr>
          <w:p w14:paraId="590526D9" w14:textId="77777777" w:rsidR="00BD31E9" w:rsidRPr="00DC27BB" w:rsidRDefault="00BD31E9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5" w:type="dxa"/>
          </w:tcPr>
          <w:p w14:paraId="35B028B3" w14:textId="77777777" w:rsidR="00BD31E9" w:rsidRPr="00DC27BB" w:rsidRDefault="00BD31E9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74" w:type="dxa"/>
          </w:tcPr>
          <w:p w14:paraId="42163B03" w14:textId="77777777" w:rsidR="00BD31E9" w:rsidRPr="00DC27BB" w:rsidRDefault="00BD31E9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194" w:type="dxa"/>
          </w:tcPr>
          <w:p w14:paraId="69E2AFB7" w14:textId="77777777" w:rsidR="00BD31E9" w:rsidRPr="00DC27BB" w:rsidRDefault="00BD31E9" w:rsidP="0010205C">
            <w:pPr>
              <w:bidi/>
              <w:rPr>
                <w:rtl/>
              </w:rPr>
            </w:pPr>
          </w:p>
        </w:tc>
      </w:tr>
      <w:tr w:rsidR="00BD31E9" w14:paraId="70A1B240" w14:textId="77777777" w:rsidTr="0077354C">
        <w:tc>
          <w:tcPr>
            <w:tcW w:w="1173" w:type="dxa"/>
            <w:tcBorders>
              <w:top w:val="nil"/>
              <w:bottom w:val="nil"/>
            </w:tcBorders>
          </w:tcPr>
          <w:p w14:paraId="03556491" w14:textId="77777777" w:rsidR="00BD31E9" w:rsidRPr="00DC27BB" w:rsidRDefault="00BD31E9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מקנה המתנה</w:t>
            </w:r>
          </w:p>
        </w:tc>
        <w:tc>
          <w:tcPr>
            <w:tcW w:w="1471" w:type="dxa"/>
          </w:tcPr>
          <w:p w14:paraId="7DFFC632" w14:textId="77777777" w:rsidR="00BD31E9" w:rsidRPr="00DC27BB" w:rsidRDefault="00BD31E9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תאריך</w:t>
            </w:r>
          </w:p>
        </w:tc>
        <w:tc>
          <w:tcPr>
            <w:tcW w:w="1088" w:type="dxa"/>
          </w:tcPr>
          <w:p w14:paraId="58635CDB" w14:textId="77777777" w:rsidR="00BD31E9" w:rsidRPr="00DC27BB" w:rsidRDefault="00BD31E9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5" w:type="dxa"/>
          </w:tcPr>
          <w:p w14:paraId="76EE35AA" w14:textId="77777777" w:rsidR="00BD31E9" w:rsidRPr="00DC27BB" w:rsidRDefault="00BD31E9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74" w:type="dxa"/>
          </w:tcPr>
          <w:p w14:paraId="2B8DC17B" w14:textId="77777777" w:rsidR="00BD31E9" w:rsidRPr="00DC27BB" w:rsidRDefault="00BD31E9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194" w:type="dxa"/>
          </w:tcPr>
          <w:p w14:paraId="784455EF" w14:textId="77777777" w:rsidR="00BD31E9" w:rsidRPr="00DC27BB" w:rsidRDefault="00BD31E9" w:rsidP="0010205C">
            <w:pPr>
              <w:bidi/>
              <w:rPr>
                <w:rtl/>
              </w:rPr>
            </w:pPr>
          </w:p>
        </w:tc>
      </w:tr>
      <w:tr w:rsidR="00BD31E9" w14:paraId="3F62BAF7" w14:textId="77777777" w:rsidTr="0077354C">
        <w:tc>
          <w:tcPr>
            <w:tcW w:w="1173" w:type="dxa"/>
            <w:tcBorders>
              <w:top w:val="nil"/>
            </w:tcBorders>
          </w:tcPr>
          <w:p w14:paraId="064027FB" w14:textId="77777777" w:rsidR="00BD31E9" w:rsidRPr="00DC27BB" w:rsidRDefault="00BD31E9" w:rsidP="0010205C">
            <w:pPr>
              <w:bidi/>
              <w:rPr>
                <w:rtl/>
              </w:rPr>
            </w:pPr>
          </w:p>
        </w:tc>
        <w:tc>
          <w:tcPr>
            <w:tcW w:w="1471" w:type="dxa"/>
          </w:tcPr>
          <w:p w14:paraId="664A7CDB" w14:textId="77777777" w:rsidR="00BD31E9" w:rsidRPr="00DC27BB" w:rsidRDefault="00BD31E9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חתימה</w:t>
            </w:r>
          </w:p>
        </w:tc>
        <w:tc>
          <w:tcPr>
            <w:tcW w:w="1088" w:type="dxa"/>
          </w:tcPr>
          <w:p w14:paraId="52A4D1FF" w14:textId="77777777" w:rsidR="00BD31E9" w:rsidRPr="00DC27BB" w:rsidRDefault="00BD31E9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5%</w:t>
            </w:r>
          </w:p>
        </w:tc>
        <w:tc>
          <w:tcPr>
            <w:tcW w:w="835" w:type="dxa"/>
          </w:tcPr>
          <w:p w14:paraId="181907D2" w14:textId="77777777" w:rsidR="00BD31E9" w:rsidRPr="00DC27BB" w:rsidRDefault="00BD31E9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74" w:type="dxa"/>
          </w:tcPr>
          <w:p w14:paraId="134DB126" w14:textId="77777777" w:rsidR="00BD31E9" w:rsidRPr="00DC27BB" w:rsidRDefault="00BD31E9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194" w:type="dxa"/>
          </w:tcPr>
          <w:p w14:paraId="2691B894" w14:textId="77777777" w:rsidR="00BD31E9" w:rsidRPr="00DC27BB" w:rsidRDefault="00BD31E9" w:rsidP="0010205C">
            <w:pPr>
              <w:bidi/>
              <w:rPr>
                <w:rtl/>
              </w:rPr>
            </w:pPr>
          </w:p>
        </w:tc>
      </w:tr>
    </w:tbl>
    <w:p w14:paraId="49AB6E38" w14:textId="77777777" w:rsidR="007C4C4E" w:rsidRPr="007C4C4E" w:rsidRDefault="007C4C4E" w:rsidP="0010205C">
      <w:pPr>
        <w:bidi/>
      </w:pPr>
    </w:p>
    <w:p w14:paraId="50B0480A" w14:textId="77777777" w:rsidR="00F75E04" w:rsidRDefault="00F75E04" w:rsidP="0010205C">
      <w:pPr>
        <w:bidi/>
        <w:rPr>
          <w:rtl/>
        </w:rPr>
      </w:pPr>
    </w:p>
    <w:p w14:paraId="15C87E7A" w14:textId="1420124B" w:rsidR="00F91974" w:rsidRDefault="008A682F" w:rsidP="008A682F">
      <w:pPr>
        <w:pStyle w:val="Heading2"/>
        <w:numPr>
          <w:ilvl w:val="0"/>
          <w:numId w:val="0"/>
        </w:numPr>
        <w:bidi/>
        <w:ind w:left="425"/>
        <w:rPr>
          <w:rtl/>
        </w:rPr>
      </w:pPr>
      <w:bookmarkStart w:id="35" w:name="_Toc94512803"/>
      <w:r>
        <w:t>1.12</w:t>
      </w:r>
      <w:r w:rsidR="00F91974" w:rsidRPr="0077354C">
        <w:rPr>
          <w:rtl/>
        </w:rPr>
        <w:tab/>
      </w:r>
      <w:r w:rsidR="00F91974" w:rsidRPr="0077354C">
        <w:rPr>
          <w:rFonts w:hint="cs"/>
          <w:rtl/>
        </w:rPr>
        <w:t xml:space="preserve">טופס </w:t>
      </w:r>
      <w:r w:rsidR="0077354C">
        <w:rPr>
          <w:rFonts w:hint="cs"/>
          <w:rtl/>
        </w:rPr>
        <w:t>בקשה העברה לקרן פנסיה</w:t>
      </w:r>
      <w:bookmarkEnd w:id="35"/>
    </w:p>
    <w:p w14:paraId="47A8D5CD" w14:textId="77777777" w:rsidR="0077354C" w:rsidRPr="0077354C" w:rsidRDefault="0077354C" w:rsidP="0010205C">
      <w:pPr>
        <w:bidi/>
      </w:pPr>
    </w:p>
    <w:p w14:paraId="331EFE41" w14:textId="77777777" w:rsidR="009F245C" w:rsidRDefault="009F245C" w:rsidP="0010205C">
      <w:pPr>
        <w:pStyle w:val="ListParagraph"/>
        <w:bidi/>
        <w:ind w:left="65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47F3FB" wp14:editId="2467BCAD">
            <wp:extent cx="5201992" cy="67945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4899" cy="681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C2DA" w14:textId="77777777" w:rsidR="009F245C" w:rsidRDefault="009F245C" w:rsidP="0010205C">
      <w:pPr>
        <w:pStyle w:val="ListParagraph"/>
        <w:bidi/>
        <w:ind w:left="650"/>
        <w:rPr>
          <w:b/>
          <w:bCs/>
          <w:sz w:val="28"/>
          <w:szCs w:val="28"/>
        </w:rPr>
      </w:pPr>
    </w:p>
    <w:p w14:paraId="4F9C0AB9" w14:textId="77777777" w:rsidR="009F245C" w:rsidRDefault="00F91974" w:rsidP="0010205C">
      <w:pPr>
        <w:pStyle w:val="ListParagraph"/>
        <w:bidi/>
        <w:ind w:left="65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BE002E" wp14:editId="2619BB8E">
            <wp:extent cx="5486400" cy="73983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9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39C5" w14:textId="77777777" w:rsidR="00F91974" w:rsidRDefault="00F91974" w:rsidP="0010205C">
      <w:pPr>
        <w:pStyle w:val="ListParagraph"/>
        <w:bidi/>
        <w:ind w:left="650"/>
        <w:rPr>
          <w:b/>
          <w:bCs/>
          <w:sz w:val="28"/>
          <w:szCs w:val="28"/>
        </w:rPr>
      </w:pPr>
    </w:p>
    <w:p w14:paraId="2A38F6E3" w14:textId="77777777" w:rsidR="00F91974" w:rsidRDefault="00F91974" w:rsidP="0010205C">
      <w:pPr>
        <w:pStyle w:val="ListParagraph"/>
        <w:bidi/>
        <w:ind w:left="650"/>
        <w:rPr>
          <w:b/>
          <w:bCs/>
          <w:sz w:val="28"/>
          <w:szCs w:val="28"/>
        </w:rPr>
      </w:pPr>
    </w:p>
    <w:tbl>
      <w:tblPr>
        <w:tblStyle w:val="TableGrid"/>
        <w:bidiVisual/>
        <w:tblW w:w="0" w:type="auto"/>
        <w:tblInd w:w="-158" w:type="dxa"/>
        <w:tblLook w:val="04A0" w:firstRow="1" w:lastRow="0" w:firstColumn="1" w:lastColumn="0" w:noHBand="0" w:noVBand="1"/>
      </w:tblPr>
      <w:tblGrid>
        <w:gridCol w:w="1040"/>
        <w:gridCol w:w="2012"/>
        <w:gridCol w:w="939"/>
        <w:gridCol w:w="837"/>
        <w:gridCol w:w="865"/>
        <w:gridCol w:w="3095"/>
      </w:tblGrid>
      <w:tr w:rsidR="00CD0201" w:rsidRPr="00D36627" w14:paraId="43CACE3C" w14:textId="77777777" w:rsidTr="0077354C">
        <w:tc>
          <w:tcPr>
            <w:tcW w:w="1040" w:type="dxa"/>
            <w:tcBorders>
              <w:bottom w:val="single" w:sz="4" w:space="0" w:color="auto"/>
            </w:tcBorders>
            <w:shd w:val="clear" w:color="auto" w:fill="D9E2F3" w:themeFill="accent1" w:themeFillTint="33"/>
          </w:tcPr>
          <w:p w14:paraId="66641E68" w14:textId="77777777" w:rsidR="00CD0201" w:rsidRPr="007A2B6D" w:rsidRDefault="00CD0201" w:rsidP="0010205C">
            <w:pPr>
              <w:bidi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lastRenderedPageBreak/>
              <w:t>רובריקה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29EF619C" w14:textId="77777777" w:rsidR="00CD0201" w:rsidRPr="007A2B6D" w:rsidRDefault="00CD0201" w:rsidP="0010205C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7A2B6D">
              <w:rPr>
                <w:rFonts w:hint="cs"/>
                <w:b/>
                <w:bCs/>
                <w:sz w:val="20"/>
                <w:szCs w:val="20"/>
                <w:rtl/>
              </w:rPr>
              <w:t>שם השדה</w:t>
            </w:r>
          </w:p>
        </w:tc>
        <w:tc>
          <w:tcPr>
            <w:tcW w:w="939" w:type="dxa"/>
            <w:shd w:val="clear" w:color="auto" w:fill="D9E2F3" w:themeFill="accent1" w:themeFillTint="33"/>
          </w:tcPr>
          <w:p w14:paraId="5F8071BD" w14:textId="77777777" w:rsidR="00CD0201" w:rsidRPr="007A2B6D" w:rsidRDefault="00CD0201" w:rsidP="0010205C">
            <w:pPr>
              <w:bidi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רמת מובהקות</w:t>
            </w:r>
          </w:p>
        </w:tc>
        <w:tc>
          <w:tcPr>
            <w:tcW w:w="837" w:type="dxa"/>
            <w:shd w:val="clear" w:color="auto" w:fill="D9E2F3" w:themeFill="accent1" w:themeFillTint="33"/>
          </w:tcPr>
          <w:p w14:paraId="5D985838" w14:textId="77777777" w:rsidR="00CD0201" w:rsidRPr="007A2B6D" w:rsidRDefault="00CD0201" w:rsidP="0010205C">
            <w:pPr>
              <w:bidi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סוג</w:t>
            </w:r>
          </w:p>
        </w:tc>
        <w:tc>
          <w:tcPr>
            <w:tcW w:w="865" w:type="dxa"/>
            <w:shd w:val="clear" w:color="auto" w:fill="D9E2F3" w:themeFill="accent1" w:themeFillTint="33"/>
          </w:tcPr>
          <w:p w14:paraId="387D4026" w14:textId="77777777" w:rsidR="00CD0201" w:rsidRDefault="00CD0201" w:rsidP="0010205C">
            <w:pPr>
              <w:bidi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חובה</w:t>
            </w:r>
          </w:p>
        </w:tc>
        <w:tc>
          <w:tcPr>
            <w:tcW w:w="3095" w:type="dxa"/>
            <w:shd w:val="clear" w:color="auto" w:fill="D9E2F3" w:themeFill="accent1" w:themeFillTint="33"/>
          </w:tcPr>
          <w:p w14:paraId="3812C98C" w14:textId="77777777" w:rsidR="00CD0201" w:rsidRPr="00D36627" w:rsidRDefault="00CD0201" w:rsidP="0010205C">
            <w:pPr>
              <w:bidi/>
              <w:rPr>
                <w:b/>
                <w:bCs/>
                <w:rtl/>
              </w:rPr>
            </w:pPr>
            <w:r w:rsidRPr="00D36627">
              <w:rPr>
                <w:rFonts w:hint="cs"/>
                <w:b/>
                <w:bCs/>
                <w:rtl/>
              </w:rPr>
              <w:t>תנאי</w:t>
            </w:r>
          </w:p>
        </w:tc>
      </w:tr>
      <w:tr w:rsidR="00CD0201" w:rsidRPr="00F9298C" w14:paraId="0773A083" w14:textId="77777777" w:rsidTr="0077354C">
        <w:tc>
          <w:tcPr>
            <w:tcW w:w="1040" w:type="dxa"/>
            <w:tcBorders>
              <w:bottom w:val="nil"/>
            </w:tcBorders>
          </w:tcPr>
          <w:p w14:paraId="5656AD7C" w14:textId="77777777" w:rsidR="00CD0201" w:rsidRPr="00DC27BB" w:rsidRDefault="00CD0201" w:rsidP="0010205C">
            <w:pPr>
              <w:bidi/>
              <w:rPr>
                <w:rtl/>
              </w:rPr>
            </w:pPr>
          </w:p>
        </w:tc>
        <w:tc>
          <w:tcPr>
            <w:tcW w:w="2012" w:type="dxa"/>
          </w:tcPr>
          <w:p w14:paraId="564A5825" w14:textId="77777777" w:rsidR="00CD0201" w:rsidRPr="00DC27BB" w:rsidRDefault="00CD0201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שם הגוף המנהל של קופת הגמל המעבירה</w:t>
            </w:r>
          </w:p>
        </w:tc>
        <w:tc>
          <w:tcPr>
            <w:tcW w:w="939" w:type="dxa"/>
          </w:tcPr>
          <w:p w14:paraId="7D246512" w14:textId="77777777" w:rsidR="00CD0201" w:rsidRPr="00DC27BB" w:rsidRDefault="00CD0201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7" w:type="dxa"/>
          </w:tcPr>
          <w:p w14:paraId="78465760" w14:textId="77777777" w:rsidR="00CD0201" w:rsidRPr="00DC27BB" w:rsidRDefault="00CD0201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5" w:type="dxa"/>
          </w:tcPr>
          <w:p w14:paraId="3D92F72F" w14:textId="77777777" w:rsidR="00CD0201" w:rsidRPr="00DC27BB" w:rsidRDefault="00CD0201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095" w:type="dxa"/>
          </w:tcPr>
          <w:p w14:paraId="4A21A2E9" w14:textId="77777777" w:rsidR="00CD0201" w:rsidRPr="00DC27BB" w:rsidRDefault="00CD0201" w:rsidP="0010205C">
            <w:pPr>
              <w:bidi/>
              <w:rPr>
                <w:rtl/>
              </w:rPr>
            </w:pPr>
          </w:p>
        </w:tc>
      </w:tr>
      <w:tr w:rsidR="00CD0201" w:rsidRPr="00F9298C" w14:paraId="28FBAE81" w14:textId="77777777" w:rsidTr="0077354C">
        <w:tc>
          <w:tcPr>
            <w:tcW w:w="1040" w:type="dxa"/>
            <w:tcBorders>
              <w:top w:val="nil"/>
              <w:bottom w:val="nil"/>
            </w:tcBorders>
          </w:tcPr>
          <w:p w14:paraId="79E16939" w14:textId="77777777" w:rsidR="00CD0201" w:rsidRPr="00DC27BB" w:rsidRDefault="001E0CB3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לכבוד</w:t>
            </w:r>
          </w:p>
        </w:tc>
        <w:tc>
          <w:tcPr>
            <w:tcW w:w="2012" w:type="dxa"/>
          </w:tcPr>
          <w:p w14:paraId="578EB348" w14:textId="77777777" w:rsidR="00CD0201" w:rsidRPr="00DC27BB" w:rsidRDefault="00CD0201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שם קופת הגמל המעבירה</w:t>
            </w:r>
          </w:p>
        </w:tc>
        <w:tc>
          <w:tcPr>
            <w:tcW w:w="939" w:type="dxa"/>
          </w:tcPr>
          <w:p w14:paraId="1880A980" w14:textId="77777777" w:rsidR="00CD0201" w:rsidRPr="00DC27BB" w:rsidRDefault="00CD0201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7" w:type="dxa"/>
          </w:tcPr>
          <w:p w14:paraId="1AF34CE6" w14:textId="77777777" w:rsidR="00CD0201" w:rsidRPr="00DC27BB" w:rsidRDefault="00CD0201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5" w:type="dxa"/>
          </w:tcPr>
          <w:p w14:paraId="02D9CC48" w14:textId="77777777" w:rsidR="00CD0201" w:rsidRPr="00DC27BB" w:rsidRDefault="00CD0201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095" w:type="dxa"/>
          </w:tcPr>
          <w:p w14:paraId="787E8686" w14:textId="77777777" w:rsidR="00CD0201" w:rsidRPr="00DC27BB" w:rsidRDefault="00CD0201" w:rsidP="0010205C">
            <w:pPr>
              <w:bidi/>
              <w:rPr>
                <w:rtl/>
              </w:rPr>
            </w:pPr>
          </w:p>
        </w:tc>
      </w:tr>
      <w:tr w:rsidR="00CD0201" w:rsidRPr="00F9298C" w14:paraId="63F59C47" w14:textId="77777777" w:rsidTr="0077354C">
        <w:tc>
          <w:tcPr>
            <w:tcW w:w="1040" w:type="dxa"/>
            <w:tcBorders>
              <w:top w:val="nil"/>
              <w:bottom w:val="single" w:sz="4" w:space="0" w:color="auto"/>
            </w:tcBorders>
          </w:tcPr>
          <w:p w14:paraId="5A6263F4" w14:textId="77777777" w:rsidR="00CD0201" w:rsidRPr="00DC27BB" w:rsidRDefault="00CD0201" w:rsidP="0010205C">
            <w:pPr>
              <w:bidi/>
              <w:rPr>
                <w:rtl/>
              </w:rPr>
            </w:pPr>
          </w:p>
        </w:tc>
        <w:tc>
          <w:tcPr>
            <w:tcW w:w="2012" w:type="dxa"/>
          </w:tcPr>
          <w:p w14:paraId="0BA1605C" w14:textId="77777777" w:rsidR="00CD0201" w:rsidRPr="00DC27BB" w:rsidRDefault="00CD0201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מספר אישור מס הכנסה של הקופה המעבירה ככל שאינה קופת ביטוח</w:t>
            </w:r>
          </w:p>
        </w:tc>
        <w:tc>
          <w:tcPr>
            <w:tcW w:w="939" w:type="dxa"/>
          </w:tcPr>
          <w:p w14:paraId="48FA5F4C" w14:textId="77777777" w:rsidR="00CD0201" w:rsidRPr="00DC27BB" w:rsidRDefault="00CD0201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7" w:type="dxa"/>
          </w:tcPr>
          <w:p w14:paraId="4826B117" w14:textId="77777777" w:rsidR="00CD0201" w:rsidRPr="00DC27BB" w:rsidRDefault="00CD0201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5" w:type="dxa"/>
          </w:tcPr>
          <w:p w14:paraId="0F6487F7" w14:textId="77777777" w:rsidR="00CD0201" w:rsidRPr="00DC27BB" w:rsidRDefault="00CD0201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095" w:type="dxa"/>
          </w:tcPr>
          <w:p w14:paraId="1EC0C295" w14:textId="77777777" w:rsidR="00CD0201" w:rsidRPr="00DC27BB" w:rsidRDefault="00CD0201" w:rsidP="0010205C">
            <w:pPr>
              <w:bidi/>
              <w:rPr>
                <w:rtl/>
              </w:rPr>
            </w:pPr>
          </w:p>
        </w:tc>
      </w:tr>
      <w:tr w:rsidR="00BD50E7" w:rsidRPr="00F9298C" w14:paraId="5CE8A69E" w14:textId="77777777" w:rsidTr="0077354C">
        <w:tc>
          <w:tcPr>
            <w:tcW w:w="1040" w:type="dxa"/>
            <w:tcBorders>
              <w:top w:val="single" w:sz="4" w:space="0" w:color="auto"/>
              <w:bottom w:val="nil"/>
            </w:tcBorders>
          </w:tcPr>
          <w:p w14:paraId="4D2EA631" w14:textId="1FEA6268" w:rsidR="00BD50E7" w:rsidRPr="00BD50E7" w:rsidRDefault="00BD50E7" w:rsidP="00BD50E7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>הנדון: בקשה להעברת כספים לקרן הפנסיה</w:t>
            </w:r>
          </w:p>
        </w:tc>
        <w:tc>
          <w:tcPr>
            <w:tcW w:w="2012" w:type="dxa"/>
          </w:tcPr>
          <w:p w14:paraId="11AA8D6E" w14:textId="59345DD6" w:rsidR="00BD50E7" w:rsidRPr="00BD50E7" w:rsidRDefault="00BD50E7" w:rsidP="00BD50E7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>מור פנסיה מקיפה \ כללית</w:t>
            </w:r>
          </w:p>
        </w:tc>
        <w:tc>
          <w:tcPr>
            <w:tcW w:w="939" w:type="dxa"/>
          </w:tcPr>
          <w:p w14:paraId="57007074" w14:textId="689A0AB8" w:rsidR="00BD50E7" w:rsidRPr="00BD50E7" w:rsidRDefault="00BD50E7" w:rsidP="00BD50E7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>100%</w:t>
            </w:r>
          </w:p>
        </w:tc>
        <w:tc>
          <w:tcPr>
            <w:tcW w:w="837" w:type="dxa"/>
          </w:tcPr>
          <w:p w14:paraId="46E6F485" w14:textId="26A60409" w:rsidR="00BD50E7" w:rsidRPr="00BD50E7" w:rsidRDefault="00BD50E7" w:rsidP="00BD50E7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>צ'ק בוקס</w:t>
            </w:r>
          </w:p>
        </w:tc>
        <w:tc>
          <w:tcPr>
            <w:tcW w:w="865" w:type="dxa"/>
          </w:tcPr>
          <w:p w14:paraId="253F7F1D" w14:textId="6C8977D6" w:rsidR="00BD50E7" w:rsidRPr="00BD50E7" w:rsidRDefault="00BD50E7" w:rsidP="00BD50E7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>כן</w:t>
            </w:r>
          </w:p>
        </w:tc>
        <w:tc>
          <w:tcPr>
            <w:tcW w:w="3095" w:type="dxa"/>
          </w:tcPr>
          <w:p w14:paraId="0FFC4B7D" w14:textId="43C59AC6" w:rsidR="00BD50E7" w:rsidRPr="00DC27BB" w:rsidRDefault="00BD50E7" w:rsidP="00BD50E7">
            <w:pPr>
              <w:bidi/>
              <w:rPr>
                <w:rtl/>
              </w:rPr>
            </w:pPr>
          </w:p>
        </w:tc>
      </w:tr>
      <w:tr w:rsidR="00BD50E7" w:rsidRPr="00F9298C" w14:paraId="525F1CBF" w14:textId="77777777" w:rsidTr="0077354C">
        <w:tc>
          <w:tcPr>
            <w:tcW w:w="1040" w:type="dxa"/>
            <w:tcBorders>
              <w:top w:val="single" w:sz="4" w:space="0" w:color="auto"/>
              <w:bottom w:val="nil"/>
            </w:tcBorders>
          </w:tcPr>
          <w:p w14:paraId="60793AF0" w14:textId="77777777" w:rsidR="00BD50E7" w:rsidRPr="00DC27BB" w:rsidRDefault="00BD50E7" w:rsidP="00BD50E7">
            <w:pPr>
              <w:bidi/>
              <w:rPr>
                <w:rtl/>
              </w:rPr>
            </w:pPr>
          </w:p>
        </w:tc>
        <w:tc>
          <w:tcPr>
            <w:tcW w:w="2012" w:type="dxa"/>
          </w:tcPr>
          <w:p w14:paraId="25D6FFA7" w14:textId="77777777" w:rsidR="00BD50E7" w:rsidRPr="00DC27BB" w:rsidRDefault="00BD50E7" w:rsidP="00BD50E7">
            <w:pPr>
              <w:bidi/>
              <w:rPr>
                <w:rtl/>
              </w:rPr>
            </w:pPr>
            <w:commentRangeStart w:id="36"/>
            <w:r w:rsidRPr="00DC27BB">
              <w:rPr>
                <w:rFonts w:hint="cs"/>
                <w:rtl/>
              </w:rPr>
              <w:t>שם פרטי</w:t>
            </w:r>
          </w:p>
        </w:tc>
        <w:tc>
          <w:tcPr>
            <w:tcW w:w="939" w:type="dxa"/>
          </w:tcPr>
          <w:p w14:paraId="441A63D0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95%</w:t>
            </w:r>
          </w:p>
        </w:tc>
        <w:tc>
          <w:tcPr>
            <w:tcW w:w="837" w:type="dxa"/>
          </w:tcPr>
          <w:p w14:paraId="4373FA9A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5" w:type="dxa"/>
          </w:tcPr>
          <w:p w14:paraId="5361D031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  <w:commentRangeEnd w:id="36"/>
            <w:r>
              <w:rPr>
                <w:rStyle w:val="CommentReference"/>
                <w:rtl/>
              </w:rPr>
              <w:commentReference w:id="36"/>
            </w:r>
          </w:p>
        </w:tc>
        <w:tc>
          <w:tcPr>
            <w:tcW w:w="3095" w:type="dxa"/>
          </w:tcPr>
          <w:p w14:paraId="6A7CD75E" w14:textId="77777777" w:rsidR="00BD50E7" w:rsidRPr="00DC27BB" w:rsidRDefault="00BD50E7" w:rsidP="00BD50E7">
            <w:pPr>
              <w:bidi/>
              <w:rPr>
                <w:rtl/>
              </w:rPr>
            </w:pPr>
          </w:p>
        </w:tc>
      </w:tr>
      <w:tr w:rsidR="00BD50E7" w:rsidRPr="00F9298C" w14:paraId="71233DEF" w14:textId="77777777" w:rsidTr="0077354C">
        <w:tc>
          <w:tcPr>
            <w:tcW w:w="1040" w:type="dxa"/>
            <w:tcBorders>
              <w:top w:val="nil"/>
              <w:bottom w:val="nil"/>
            </w:tcBorders>
          </w:tcPr>
          <w:p w14:paraId="25DE9EEF" w14:textId="77777777" w:rsidR="00BD50E7" w:rsidRPr="00DC27BB" w:rsidRDefault="00BD50E7" w:rsidP="00BD50E7">
            <w:pPr>
              <w:bidi/>
              <w:rPr>
                <w:u w:val="single"/>
                <w:rtl/>
              </w:rPr>
            </w:pPr>
          </w:p>
        </w:tc>
        <w:tc>
          <w:tcPr>
            <w:tcW w:w="2012" w:type="dxa"/>
          </w:tcPr>
          <w:p w14:paraId="6883FE9A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שם משפחה</w:t>
            </w:r>
          </w:p>
        </w:tc>
        <w:tc>
          <w:tcPr>
            <w:tcW w:w="939" w:type="dxa"/>
          </w:tcPr>
          <w:p w14:paraId="2ACB5A99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95%</w:t>
            </w:r>
          </w:p>
        </w:tc>
        <w:tc>
          <w:tcPr>
            <w:tcW w:w="837" w:type="dxa"/>
          </w:tcPr>
          <w:p w14:paraId="565F74B3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5" w:type="dxa"/>
          </w:tcPr>
          <w:p w14:paraId="270CDE0E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095" w:type="dxa"/>
          </w:tcPr>
          <w:p w14:paraId="33AF8F8F" w14:textId="77777777" w:rsidR="00BD50E7" w:rsidRPr="00DC27BB" w:rsidRDefault="00BD50E7" w:rsidP="00BD50E7">
            <w:pPr>
              <w:bidi/>
              <w:rPr>
                <w:rtl/>
              </w:rPr>
            </w:pPr>
          </w:p>
        </w:tc>
      </w:tr>
      <w:tr w:rsidR="00BD50E7" w:rsidRPr="00F9298C" w14:paraId="172E6BFD" w14:textId="77777777" w:rsidTr="0077354C">
        <w:tc>
          <w:tcPr>
            <w:tcW w:w="1040" w:type="dxa"/>
            <w:tcBorders>
              <w:top w:val="nil"/>
              <w:bottom w:val="nil"/>
            </w:tcBorders>
          </w:tcPr>
          <w:p w14:paraId="700BE39F" w14:textId="77777777" w:rsidR="00BD50E7" w:rsidRPr="00DC27BB" w:rsidRDefault="00BD50E7" w:rsidP="00BD50E7">
            <w:pPr>
              <w:bidi/>
              <w:rPr>
                <w:rtl/>
              </w:rPr>
            </w:pPr>
          </w:p>
        </w:tc>
        <w:tc>
          <w:tcPr>
            <w:tcW w:w="2012" w:type="dxa"/>
          </w:tcPr>
          <w:p w14:paraId="132836E3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מספר זהות</w:t>
            </w:r>
          </w:p>
        </w:tc>
        <w:tc>
          <w:tcPr>
            <w:tcW w:w="939" w:type="dxa"/>
          </w:tcPr>
          <w:p w14:paraId="08CE5A24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7" w:type="dxa"/>
          </w:tcPr>
          <w:p w14:paraId="6F64C8FA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5" w:type="dxa"/>
          </w:tcPr>
          <w:p w14:paraId="087F1DFA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095" w:type="dxa"/>
          </w:tcPr>
          <w:p w14:paraId="0FADBCBE" w14:textId="77777777" w:rsidR="00BD50E7" w:rsidRPr="00DC27BB" w:rsidRDefault="00BD50E7" w:rsidP="00BD50E7">
            <w:pPr>
              <w:bidi/>
              <w:rPr>
                <w:rtl/>
              </w:rPr>
            </w:pPr>
          </w:p>
        </w:tc>
      </w:tr>
      <w:tr w:rsidR="00BD50E7" w:rsidRPr="00F9298C" w14:paraId="6DF7707C" w14:textId="77777777" w:rsidTr="0077354C">
        <w:tc>
          <w:tcPr>
            <w:tcW w:w="1040" w:type="dxa"/>
            <w:tcBorders>
              <w:top w:val="nil"/>
              <w:bottom w:val="nil"/>
            </w:tcBorders>
          </w:tcPr>
          <w:p w14:paraId="6AF18DC4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u w:val="single"/>
                <w:rtl/>
              </w:rPr>
              <w:t>פרטי</w:t>
            </w:r>
          </w:p>
        </w:tc>
        <w:tc>
          <w:tcPr>
            <w:tcW w:w="2012" w:type="dxa"/>
          </w:tcPr>
          <w:p w14:paraId="4FD895A2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סטטוס עמית בקופה המעבירה</w:t>
            </w:r>
          </w:p>
        </w:tc>
        <w:tc>
          <w:tcPr>
            <w:tcW w:w="939" w:type="dxa"/>
          </w:tcPr>
          <w:p w14:paraId="42F14463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7" w:type="dxa"/>
          </w:tcPr>
          <w:p w14:paraId="3CD97051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865" w:type="dxa"/>
          </w:tcPr>
          <w:p w14:paraId="7CB6B1E8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095" w:type="dxa"/>
          </w:tcPr>
          <w:p w14:paraId="07D4135C" w14:textId="77777777" w:rsidR="00BD50E7" w:rsidRPr="00DC27BB" w:rsidRDefault="00BD50E7" w:rsidP="00BD50E7">
            <w:pPr>
              <w:bidi/>
              <w:rPr>
                <w:rtl/>
              </w:rPr>
            </w:pPr>
          </w:p>
        </w:tc>
      </w:tr>
      <w:tr w:rsidR="00BD50E7" w:rsidRPr="00F9298C" w14:paraId="53255A2B" w14:textId="77777777" w:rsidTr="0077354C">
        <w:tc>
          <w:tcPr>
            <w:tcW w:w="1040" w:type="dxa"/>
            <w:tcBorders>
              <w:top w:val="nil"/>
              <w:bottom w:val="nil"/>
            </w:tcBorders>
          </w:tcPr>
          <w:p w14:paraId="48A32A80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u w:val="single"/>
                <w:rtl/>
              </w:rPr>
              <w:t>העמית</w:t>
            </w:r>
          </w:p>
        </w:tc>
        <w:tc>
          <w:tcPr>
            <w:tcW w:w="2012" w:type="dxa"/>
          </w:tcPr>
          <w:p w14:paraId="36A2483E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יישוב</w:t>
            </w:r>
          </w:p>
        </w:tc>
        <w:tc>
          <w:tcPr>
            <w:tcW w:w="939" w:type="dxa"/>
          </w:tcPr>
          <w:p w14:paraId="0ABA40E7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90%</w:t>
            </w:r>
          </w:p>
        </w:tc>
        <w:tc>
          <w:tcPr>
            <w:tcW w:w="837" w:type="dxa"/>
          </w:tcPr>
          <w:p w14:paraId="2658913F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5" w:type="dxa"/>
          </w:tcPr>
          <w:p w14:paraId="2EC8E1A0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095" w:type="dxa"/>
          </w:tcPr>
          <w:p w14:paraId="6B847264" w14:textId="77777777" w:rsidR="00BD50E7" w:rsidRPr="00DC27BB" w:rsidRDefault="00BD50E7" w:rsidP="00BD50E7">
            <w:pPr>
              <w:bidi/>
              <w:rPr>
                <w:rtl/>
              </w:rPr>
            </w:pPr>
          </w:p>
        </w:tc>
      </w:tr>
      <w:tr w:rsidR="00BD50E7" w:rsidRPr="00F9298C" w14:paraId="57B49A8F" w14:textId="77777777" w:rsidTr="0077354C">
        <w:tc>
          <w:tcPr>
            <w:tcW w:w="1040" w:type="dxa"/>
            <w:tcBorders>
              <w:top w:val="nil"/>
              <w:bottom w:val="nil"/>
            </w:tcBorders>
          </w:tcPr>
          <w:p w14:paraId="5B00F691" w14:textId="77777777" w:rsidR="00BD50E7" w:rsidRPr="00DC27BB" w:rsidRDefault="00BD50E7" w:rsidP="00BD50E7">
            <w:pPr>
              <w:bidi/>
              <w:rPr>
                <w:rtl/>
              </w:rPr>
            </w:pPr>
          </w:p>
        </w:tc>
        <w:tc>
          <w:tcPr>
            <w:tcW w:w="2012" w:type="dxa"/>
          </w:tcPr>
          <w:p w14:paraId="4EFFF570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ת.ד</w:t>
            </w:r>
          </w:p>
        </w:tc>
        <w:tc>
          <w:tcPr>
            <w:tcW w:w="939" w:type="dxa"/>
          </w:tcPr>
          <w:p w14:paraId="4C779E95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7" w:type="dxa"/>
          </w:tcPr>
          <w:p w14:paraId="240B8C41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5" w:type="dxa"/>
          </w:tcPr>
          <w:p w14:paraId="6A105015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095" w:type="dxa"/>
          </w:tcPr>
          <w:p w14:paraId="0EDD37DC" w14:textId="77777777" w:rsidR="00BD50E7" w:rsidRPr="00DC27BB" w:rsidRDefault="00BD50E7" w:rsidP="00BD50E7">
            <w:pPr>
              <w:bidi/>
              <w:rPr>
                <w:rtl/>
              </w:rPr>
            </w:pPr>
          </w:p>
        </w:tc>
      </w:tr>
      <w:tr w:rsidR="00BD50E7" w:rsidRPr="00F9298C" w14:paraId="006E93ED" w14:textId="77777777" w:rsidTr="0077354C">
        <w:tc>
          <w:tcPr>
            <w:tcW w:w="1040" w:type="dxa"/>
            <w:tcBorders>
              <w:top w:val="nil"/>
              <w:bottom w:val="nil"/>
            </w:tcBorders>
          </w:tcPr>
          <w:p w14:paraId="469A3D29" w14:textId="77777777" w:rsidR="00BD50E7" w:rsidRPr="00DC27BB" w:rsidRDefault="00BD50E7" w:rsidP="00BD50E7">
            <w:pPr>
              <w:bidi/>
              <w:rPr>
                <w:rtl/>
              </w:rPr>
            </w:pPr>
          </w:p>
        </w:tc>
        <w:tc>
          <w:tcPr>
            <w:tcW w:w="2012" w:type="dxa"/>
          </w:tcPr>
          <w:p w14:paraId="2629263D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רחוב</w:t>
            </w:r>
          </w:p>
        </w:tc>
        <w:tc>
          <w:tcPr>
            <w:tcW w:w="939" w:type="dxa"/>
          </w:tcPr>
          <w:p w14:paraId="13ACAB8F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90%</w:t>
            </w:r>
          </w:p>
        </w:tc>
        <w:tc>
          <w:tcPr>
            <w:tcW w:w="837" w:type="dxa"/>
          </w:tcPr>
          <w:p w14:paraId="623E45AB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5" w:type="dxa"/>
          </w:tcPr>
          <w:p w14:paraId="0A039E38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095" w:type="dxa"/>
          </w:tcPr>
          <w:p w14:paraId="47D98FCD" w14:textId="77777777" w:rsidR="00BD50E7" w:rsidRPr="00DC27BB" w:rsidRDefault="00BD50E7" w:rsidP="00BD50E7">
            <w:pPr>
              <w:bidi/>
              <w:rPr>
                <w:rtl/>
              </w:rPr>
            </w:pPr>
          </w:p>
        </w:tc>
      </w:tr>
      <w:tr w:rsidR="00BD50E7" w:rsidRPr="00F9298C" w14:paraId="5E2CD037" w14:textId="77777777" w:rsidTr="0077354C">
        <w:tc>
          <w:tcPr>
            <w:tcW w:w="1040" w:type="dxa"/>
            <w:tcBorders>
              <w:top w:val="nil"/>
              <w:bottom w:val="nil"/>
            </w:tcBorders>
          </w:tcPr>
          <w:p w14:paraId="2D2DA684" w14:textId="77777777" w:rsidR="00BD50E7" w:rsidRPr="00DC27BB" w:rsidRDefault="00BD50E7" w:rsidP="00BD50E7">
            <w:pPr>
              <w:bidi/>
              <w:rPr>
                <w:rtl/>
              </w:rPr>
            </w:pPr>
          </w:p>
        </w:tc>
        <w:tc>
          <w:tcPr>
            <w:tcW w:w="2012" w:type="dxa"/>
          </w:tcPr>
          <w:p w14:paraId="4B59F15E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בית</w:t>
            </w:r>
          </w:p>
        </w:tc>
        <w:tc>
          <w:tcPr>
            <w:tcW w:w="939" w:type="dxa"/>
          </w:tcPr>
          <w:p w14:paraId="548D7934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7" w:type="dxa"/>
          </w:tcPr>
          <w:p w14:paraId="526F9E26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5" w:type="dxa"/>
          </w:tcPr>
          <w:p w14:paraId="1F1304FA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095" w:type="dxa"/>
          </w:tcPr>
          <w:p w14:paraId="37B2B73F" w14:textId="77777777" w:rsidR="00BD50E7" w:rsidRPr="00DC27BB" w:rsidRDefault="00BD50E7" w:rsidP="00BD50E7">
            <w:pPr>
              <w:bidi/>
              <w:rPr>
                <w:rtl/>
              </w:rPr>
            </w:pPr>
          </w:p>
        </w:tc>
      </w:tr>
      <w:tr w:rsidR="00BD50E7" w:rsidRPr="00F9298C" w14:paraId="1ED43445" w14:textId="77777777" w:rsidTr="0077354C">
        <w:tc>
          <w:tcPr>
            <w:tcW w:w="1040" w:type="dxa"/>
            <w:tcBorders>
              <w:top w:val="nil"/>
              <w:bottom w:val="nil"/>
            </w:tcBorders>
          </w:tcPr>
          <w:p w14:paraId="783CB022" w14:textId="77777777" w:rsidR="00BD50E7" w:rsidRPr="00DC27BB" w:rsidRDefault="00BD50E7" w:rsidP="00BD50E7">
            <w:pPr>
              <w:bidi/>
              <w:rPr>
                <w:rtl/>
              </w:rPr>
            </w:pPr>
          </w:p>
        </w:tc>
        <w:tc>
          <w:tcPr>
            <w:tcW w:w="2012" w:type="dxa"/>
          </w:tcPr>
          <w:p w14:paraId="4B3E069B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דירה</w:t>
            </w:r>
          </w:p>
        </w:tc>
        <w:tc>
          <w:tcPr>
            <w:tcW w:w="939" w:type="dxa"/>
          </w:tcPr>
          <w:p w14:paraId="259044B2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7" w:type="dxa"/>
          </w:tcPr>
          <w:p w14:paraId="2AA83915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5" w:type="dxa"/>
          </w:tcPr>
          <w:p w14:paraId="12A29AFF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095" w:type="dxa"/>
          </w:tcPr>
          <w:p w14:paraId="0320DD3E" w14:textId="77777777" w:rsidR="00BD50E7" w:rsidRPr="00DC27BB" w:rsidRDefault="00BD50E7" w:rsidP="00BD50E7">
            <w:pPr>
              <w:bidi/>
              <w:rPr>
                <w:rtl/>
              </w:rPr>
            </w:pPr>
          </w:p>
        </w:tc>
      </w:tr>
      <w:tr w:rsidR="00BD50E7" w:rsidRPr="00F9298C" w14:paraId="68965DE8" w14:textId="77777777" w:rsidTr="0077354C">
        <w:tc>
          <w:tcPr>
            <w:tcW w:w="1040" w:type="dxa"/>
            <w:tcBorders>
              <w:top w:val="nil"/>
              <w:bottom w:val="single" w:sz="4" w:space="0" w:color="auto"/>
            </w:tcBorders>
          </w:tcPr>
          <w:p w14:paraId="4DE5FD01" w14:textId="77777777" w:rsidR="00BD50E7" w:rsidRPr="00DC27BB" w:rsidRDefault="00BD50E7" w:rsidP="00BD50E7">
            <w:pPr>
              <w:bidi/>
              <w:rPr>
                <w:rtl/>
              </w:rPr>
            </w:pPr>
          </w:p>
        </w:tc>
        <w:tc>
          <w:tcPr>
            <w:tcW w:w="2012" w:type="dxa"/>
          </w:tcPr>
          <w:p w14:paraId="0B27FA37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מיקוד</w:t>
            </w:r>
          </w:p>
        </w:tc>
        <w:tc>
          <w:tcPr>
            <w:tcW w:w="939" w:type="dxa"/>
          </w:tcPr>
          <w:p w14:paraId="17B6C435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7" w:type="dxa"/>
          </w:tcPr>
          <w:p w14:paraId="5991EFE2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5" w:type="dxa"/>
          </w:tcPr>
          <w:p w14:paraId="4EAC87A5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095" w:type="dxa"/>
          </w:tcPr>
          <w:p w14:paraId="4BDC96EA" w14:textId="77777777" w:rsidR="00BD50E7" w:rsidRPr="00DC27BB" w:rsidRDefault="00BD50E7" w:rsidP="00BD50E7">
            <w:pPr>
              <w:bidi/>
              <w:rPr>
                <w:rtl/>
              </w:rPr>
            </w:pPr>
          </w:p>
        </w:tc>
      </w:tr>
      <w:tr w:rsidR="00BD50E7" w:rsidRPr="00F9298C" w14:paraId="3DD1F6CE" w14:textId="77777777" w:rsidTr="0077354C">
        <w:tc>
          <w:tcPr>
            <w:tcW w:w="1040" w:type="dxa"/>
            <w:tcBorders>
              <w:bottom w:val="nil"/>
            </w:tcBorders>
          </w:tcPr>
          <w:p w14:paraId="6B9D7162" w14:textId="77777777" w:rsidR="00BD50E7" w:rsidRPr="00DC27BB" w:rsidRDefault="00BD50E7" w:rsidP="00BD50E7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בקשת</w:t>
            </w:r>
          </w:p>
        </w:tc>
        <w:tc>
          <w:tcPr>
            <w:tcW w:w="2012" w:type="dxa"/>
          </w:tcPr>
          <w:p w14:paraId="1213B038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חתימת העמית</w:t>
            </w:r>
          </w:p>
        </w:tc>
        <w:tc>
          <w:tcPr>
            <w:tcW w:w="939" w:type="dxa"/>
          </w:tcPr>
          <w:p w14:paraId="185C1250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5%</w:t>
            </w:r>
          </w:p>
        </w:tc>
        <w:tc>
          <w:tcPr>
            <w:tcW w:w="837" w:type="dxa"/>
          </w:tcPr>
          <w:p w14:paraId="1F3742DC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5" w:type="dxa"/>
          </w:tcPr>
          <w:p w14:paraId="260CA374" w14:textId="77777777" w:rsidR="00BD50E7" w:rsidRPr="00DC27BB" w:rsidRDefault="00BD50E7" w:rsidP="00BD50E7">
            <w:pPr>
              <w:bidi/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095" w:type="dxa"/>
          </w:tcPr>
          <w:p w14:paraId="4DE74F17" w14:textId="77777777" w:rsidR="00BD50E7" w:rsidRPr="00DC27BB" w:rsidRDefault="00BD50E7" w:rsidP="00BD50E7">
            <w:pPr>
              <w:bidi/>
              <w:rPr>
                <w:rtl/>
              </w:rPr>
            </w:pPr>
          </w:p>
        </w:tc>
      </w:tr>
      <w:tr w:rsidR="00BD50E7" w:rsidRPr="00D36627" w14:paraId="7E0EE31E" w14:textId="77777777" w:rsidTr="0077354C">
        <w:tc>
          <w:tcPr>
            <w:tcW w:w="1040" w:type="dxa"/>
            <w:tcBorders>
              <w:top w:val="nil"/>
              <w:bottom w:val="nil"/>
            </w:tcBorders>
          </w:tcPr>
          <w:p w14:paraId="3AF60152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u w:val="single"/>
                <w:rtl/>
              </w:rPr>
              <w:t>העברה</w:t>
            </w:r>
          </w:p>
        </w:tc>
        <w:tc>
          <w:tcPr>
            <w:tcW w:w="2012" w:type="dxa"/>
          </w:tcPr>
          <w:p w14:paraId="0A9D8162" w14:textId="77777777" w:rsidR="00BD50E7" w:rsidRPr="00DC27BB" w:rsidRDefault="00BD50E7" w:rsidP="00BD50E7">
            <w:pPr>
              <w:bidi/>
            </w:pPr>
            <w:r w:rsidRPr="00DC27BB">
              <w:rPr>
                <w:rFonts w:hint="cs"/>
                <w:rtl/>
              </w:rPr>
              <w:t>שם האפוטרופוס</w:t>
            </w:r>
          </w:p>
        </w:tc>
        <w:tc>
          <w:tcPr>
            <w:tcW w:w="939" w:type="dxa"/>
          </w:tcPr>
          <w:p w14:paraId="577930DE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90%</w:t>
            </w:r>
          </w:p>
        </w:tc>
        <w:tc>
          <w:tcPr>
            <w:tcW w:w="837" w:type="dxa"/>
          </w:tcPr>
          <w:p w14:paraId="5F548B30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5" w:type="dxa"/>
          </w:tcPr>
          <w:p w14:paraId="496CA8C6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095" w:type="dxa"/>
          </w:tcPr>
          <w:p w14:paraId="689382D4" w14:textId="77777777" w:rsidR="00BD50E7" w:rsidRPr="00DC27BB" w:rsidRDefault="00BD50E7" w:rsidP="00BD50E7">
            <w:pPr>
              <w:bidi/>
              <w:rPr>
                <w:rtl/>
              </w:rPr>
            </w:pPr>
          </w:p>
        </w:tc>
      </w:tr>
      <w:tr w:rsidR="00BD50E7" w:rsidRPr="00D36627" w14:paraId="3A5D59BE" w14:textId="77777777" w:rsidTr="0077354C">
        <w:tc>
          <w:tcPr>
            <w:tcW w:w="1040" w:type="dxa"/>
            <w:tcBorders>
              <w:top w:val="nil"/>
              <w:bottom w:val="single" w:sz="4" w:space="0" w:color="auto"/>
            </w:tcBorders>
          </w:tcPr>
          <w:p w14:paraId="1C2BE984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u w:val="single"/>
                <w:rtl/>
              </w:rPr>
              <w:t>סעיף 1</w:t>
            </w:r>
          </w:p>
        </w:tc>
        <w:tc>
          <w:tcPr>
            <w:tcW w:w="2012" w:type="dxa"/>
          </w:tcPr>
          <w:p w14:paraId="5BAA2AEB" w14:textId="77777777" w:rsidR="00BD50E7" w:rsidRPr="00DC27BB" w:rsidRDefault="00BD50E7" w:rsidP="00BD50E7">
            <w:pPr>
              <w:bidi/>
            </w:pPr>
            <w:r w:rsidRPr="00DC27BB">
              <w:rPr>
                <w:rFonts w:hint="cs"/>
                <w:rtl/>
              </w:rPr>
              <w:t>חתימת האפוטרופוס</w:t>
            </w:r>
          </w:p>
        </w:tc>
        <w:tc>
          <w:tcPr>
            <w:tcW w:w="939" w:type="dxa"/>
          </w:tcPr>
          <w:p w14:paraId="2A3D5B87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5%</w:t>
            </w:r>
          </w:p>
        </w:tc>
        <w:tc>
          <w:tcPr>
            <w:tcW w:w="837" w:type="dxa"/>
          </w:tcPr>
          <w:p w14:paraId="0EED21F0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5" w:type="dxa"/>
          </w:tcPr>
          <w:p w14:paraId="3A3BAA23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095" w:type="dxa"/>
          </w:tcPr>
          <w:p w14:paraId="1DFAD22A" w14:textId="77777777" w:rsidR="00BD50E7" w:rsidRPr="00DC27BB" w:rsidRDefault="00BD50E7" w:rsidP="00BD50E7">
            <w:pPr>
              <w:bidi/>
              <w:rPr>
                <w:rtl/>
              </w:rPr>
            </w:pPr>
          </w:p>
        </w:tc>
      </w:tr>
      <w:tr w:rsidR="00BD50E7" w:rsidRPr="00D36627" w14:paraId="75EF7E5F" w14:textId="77777777" w:rsidTr="0077354C">
        <w:tc>
          <w:tcPr>
            <w:tcW w:w="1040" w:type="dxa"/>
            <w:tcBorders>
              <w:top w:val="single" w:sz="4" w:space="0" w:color="auto"/>
              <w:bottom w:val="nil"/>
            </w:tcBorders>
          </w:tcPr>
          <w:p w14:paraId="2A48A89D" w14:textId="77777777" w:rsidR="00BD50E7" w:rsidRPr="00DC27BB" w:rsidRDefault="00BD50E7" w:rsidP="00BD50E7">
            <w:pPr>
              <w:bidi/>
              <w:rPr>
                <w:rtl/>
              </w:rPr>
            </w:pPr>
          </w:p>
        </w:tc>
        <w:tc>
          <w:tcPr>
            <w:tcW w:w="2012" w:type="dxa"/>
          </w:tcPr>
          <w:p w14:paraId="407959AA" w14:textId="77777777" w:rsidR="00BD50E7" w:rsidRPr="00DC27BB" w:rsidRDefault="00BD50E7" w:rsidP="00BD50E7">
            <w:pPr>
              <w:bidi/>
            </w:pPr>
            <w:r w:rsidRPr="00DC27BB">
              <w:rPr>
                <w:rFonts w:hint="cs"/>
                <w:rtl/>
              </w:rPr>
              <w:t>מלוא הכספים (ברירת מחדל)</w:t>
            </w:r>
          </w:p>
        </w:tc>
        <w:tc>
          <w:tcPr>
            <w:tcW w:w="939" w:type="dxa"/>
          </w:tcPr>
          <w:p w14:paraId="0A71A54E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7" w:type="dxa"/>
          </w:tcPr>
          <w:p w14:paraId="44DF4CF2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865" w:type="dxa"/>
          </w:tcPr>
          <w:p w14:paraId="4597AED0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095" w:type="dxa"/>
          </w:tcPr>
          <w:p w14:paraId="671A45AA" w14:textId="77777777" w:rsidR="00BD50E7" w:rsidRPr="00DC27BB" w:rsidRDefault="00BD50E7" w:rsidP="00BD50E7">
            <w:pPr>
              <w:bidi/>
              <w:rPr>
                <w:rtl/>
              </w:rPr>
            </w:pPr>
          </w:p>
        </w:tc>
      </w:tr>
      <w:tr w:rsidR="00BD50E7" w:rsidRPr="00D36627" w14:paraId="289C5FB0" w14:textId="77777777" w:rsidTr="0077354C">
        <w:tc>
          <w:tcPr>
            <w:tcW w:w="1040" w:type="dxa"/>
            <w:tcBorders>
              <w:top w:val="nil"/>
              <w:bottom w:val="nil"/>
            </w:tcBorders>
          </w:tcPr>
          <w:p w14:paraId="7FCFE6C3" w14:textId="77777777" w:rsidR="00BD50E7" w:rsidRPr="00DC27BB" w:rsidRDefault="00BD50E7" w:rsidP="00BD50E7">
            <w:pPr>
              <w:bidi/>
              <w:rPr>
                <w:u w:val="single"/>
                <w:rtl/>
              </w:rPr>
            </w:pPr>
          </w:p>
        </w:tc>
        <w:tc>
          <w:tcPr>
            <w:tcW w:w="2012" w:type="dxa"/>
          </w:tcPr>
          <w:p w14:paraId="65D4C88A" w14:textId="77777777" w:rsidR="00BD50E7" w:rsidRPr="00DC27BB" w:rsidRDefault="00BD50E7" w:rsidP="00BD50E7">
            <w:pPr>
              <w:bidi/>
            </w:pPr>
            <w:r w:rsidRPr="00DC27BB">
              <w:rPr>
                <w:rFonts w:hint="cs"/>
                <w:rtl/>
              </w:rPr>
              <w:t>חלק מהיתרה בסך</w:t>
            </w:r>
          </w:p>
        </w:tc>
        <w:tc>
          <w:tcPr>
            <w:tcW w:w="939" w:type="dxa"/>
          </w:tcPr>
          <w:p w14:paraId="2F1E4028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7" w:type="dxa"/>
          </w:tcPr>
          <w:p w14:paraId="36901932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865" w:type="dxa"/>
          </w:tcPr>
          <w:p w14:paraId="512364C3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095" w:type="dxa"/>
          </w:tcPr>
          <w:p w14:paraId="55DD5F43" w14:textId="77777777" w:rsidR="00BD50E7" w:rsidRPr="00DC27BB" w:rsidRDefault="00BD50E7" w:rsidP="00BD50E7">
            <w:pPr>
              <w:bidi/>
              <w:rPr>
                <w:rtl/>
              </w:rPr>
            </w:pPr>
          </w:p>
        </w:tc>
      </w:tr>
      <w:tr w:rsidR="00BD50E7" w:rsidRPr="00D36627" w14:paraId="38B7885A" w14:textId="77777777" w:rsidTr="0077354C">
        <w:tc>
          <w:tcPr>
            <w:tcW w:w="1040" w:type="dxa"/>
            <w:tcBorders>
              <w:top w:val="nil"/>
              <w:bottom w:val="nil"/>
            </w:tcBorders>
          </w:tcPr>
          <w:p w14:paraId="120FAE52" w14:textId="77777777" w:rsidR="00BD50E7" w:rsidRPr="00DC27BB" w:rsidRDefault="00BD50E7" w:rsidP="00BD50E7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בקשת</w:t>
            </w:r>
          </w:p>
          <w:p w14:paraId="7E9F28EC" w14:textId="77777777" w:rsidR="00BD50E7" w:rsidRPr="00DC27BB" w:rsidRDefault="00BD50E7" w:rsidP="00BD50E7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העברה</w:t>
            </w:r>
          </w:p>
        </w:tc>
        <w:tc>
          <w:tcPr>
            <w:tcW w:w="2012" w:type="dxa"/>
          </w:tcPr>
          <w:p w14:paraId="3AF1DB39" w14:textId="77777777" w:rsidR="00BD50E7" w:rsidRPr="00DC27BB" w:rsidRDefault="00BD50E7" w:rsidP="00BD50E7">
            <w:pPr>
              <w:bidi/>
            </w:pPr>
            <w:r w:rsidRPr="00DC27BB">
              <w:rPr>
                <w:rFonts w:hint="cs"/>
                <w:rtl/>
              </w:rPr>
              <w:t>חלק מהיתרה בסך(₪)</w:t>
            </w:r>
          </w:p>
        </w:tc>
        <w:tc>
          <w:tcPr>
            <w:tcW w:w="939" w:type="dxa"/>
          </w:tcPr>
          <w:p w14:paraId="6B73EC5A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7" w:type="dxa"/>
          </w:tcPr>
          <w:p w14:paraId="593F1FF2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5" w:type="dxa"/>
          </w:tcPr>
          <w:p w14:paraId="65B96C71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095" w:type="dxa"/>
          </w:tcPr>
          <w:p w14:paraId="1582099D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אם מלא למשוך את הנתון גם אם צ'ק בוקס המשויך לא סומן</w:t>
            </w:r>
          </w:p>
        </w:tc>
      </w:tr>
      <w:tr w:rsidR="00BD50E7" w14:paraId="7DB19C72" w14:textId="77777777" w:rsidTr="0077354C">
        <w:tc>
          <w:tcPr>
            <w:tcW w:w="1040" w:type="dxa"/>
            <w:tcBorders>
              <w:top w:val="nil"/>
              <w:bottom w:val="nil"/>
            </w:tcBorders>
          </w:tcPr>
          <w:p w14:paraId="73F6C700" w14:textId="77777777" w:rsidR="00BD50E7" w:rsidRPr="00DC27BB" w:rsidRDefault="00BD50E7" w:rsidP="00BD50E7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סעיף 2</w:t>
            </w:r>
          </w:p>
        </w:tc>
        <w:tc>
          <w:tcPr>
            <w:tcW w:w="2012" w:type="dxa"/>
          </w:tcPr>
          <w:p w14:paraId="5D3D30D3" w14:textId="77777777" w:rsidR="00BD50E7" w:rsidRPr="00DC27BB" w:rsidRDefault="00BD50E7" w:rsidP="00BD50E7">
            <w:pPr>
              <w:bidi/>
            </w:pPr>
            <w:r w:rsidRPr="00DC27BB">
              <w:rPr>
                <w:rFonts w:hint="cs"/>
                <w:rtl/>
              </w:rPr>
              <w:t>שיעור של %</w:t>
            </w:r>
          </w:p>
        </w:tc>
        <w:tc>
          <w:tcPr>
            <w:tcW w:w="939" w:type="dxa"/>
          </w:tcPr>
          <w:p w14:paraId="0F87092A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7" w:type="dxa"/>
          </w:tcPr>
          <w:p w14:paraId="4A77430F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865" w:type="dxa"/>
          </w:tcPr>
          <w:p w14:paraId="5C547622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095" w:type="dxa"/>
          </w:tcPr>
          <w:p w14:paraId="2F44CE78" w14:textId="77777777" w:rsidR="00BD50E7" w:rsidRPr="00DC27BB" w:rsidRDefault="00BD50E7" w:rsidP="00BD50E7">
            <w:pPr>
              <w:bidi/>
              <w:rPr>
                <w:b/>
                <w:bCs/>
                <w:rtl/>
              </w:rPr>
            </w:pPr>
          </w:p>
        </w:tc>
      </w:tr>
      <w:tr w:rsidR="00BD50E7" w14:paraId="6877EBB4" w14:textId="77777777" w:rsidTr="0077354C">
        <w:tc>
          <w:tcPr>
            <w:tcW w:w="1040" w:type="dxa"/>
            <w:tcBorders>
              <w:top w:val="nil"/>
              <w:bottom w:val="nil"/>
            </w:tcBorders>
          </w:tcPr>
          <w:p w14:paraId="21CBACDD" w14:textId="77777777" w:rsidR="00BD50E7" w:rsidRPr="00DC27BB" w:rsidRDefault="00BD50E7" w:rsidP="00BD50E7">
            <w:pPr>
              <w:bidi/>
              <w:rPr>
                <w:rtl/>
              </w:rPr>
            </w:pPr>
          </w:p>
        </w:tc>
        <w:tc>
          <w:tcPr>
            <w:tcW w:w="2012" w:type="dxa"/>
          </w:tcPr>
          <w:p w14:paraId="1DB3600C" w14:textId="77777777" w:rsidR="00BD50E7" w:rsidRPr="00DC27BB" w:rsidRDefault="00BD50E7" w:rsidP="00BD50E7">
            <w:pPr>
              <w:bidi/>
            </w:pPr>
            <w:r w:rsidRPr="00DC27BB">
              <w:rPr>
                <w:rFonts w:hint="cs"/>
                <w:rtl/>
              </w:rPr>
              <w:t>שיעור של % (שדה)</w:t>
            </w:r>
          </w:p>
        </w:tc>
        <w:tc>
          <w:tcPr>
            <w:tcW w:w="939" w:type="dxa"/>
          </w:tcPr>
          <w:p w14:paraId="057863F6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7" w:type="dxa"/>
          </w:tcPr>
          <w:p w14:paraId="769F7F4C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5" w:type="dxa"/>
          </w:tcPr>
          <w:p w14:paraId="5FE389E2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095" w:type="dxa"/>
          </w:tcPr>
          <w:p w14:paraId="372D85EF" w14:textId="77777777" w:rsidR="00BD50E7" w:rsidRPr="00DC27BB" w:rsidRDefault="00BD50E7" w:rsidP="00BD50E7">
            <w:pPr>
              <w:bidi/>
              <w:rPr>
                <w:b/>
                <w:bCs/>
                <w:rtl/>
              </w:rPr>
            </w:pPr>
            <w:r w:rsidRPr="00DC27BB">
              <w:rPr>
                <w:rFonts w:hint="cs"/>
                <w:rtl/>
              </w:rPr>
              <w:t>אם מלא למשוך את הנתון גם אם צ'ק בוקס המשויך לא סומן</w:t>
            </w:r>
          </w:p>
        </w:tc>
      </w:tr>
      <w:tr w:rsidR="00BD50E7" w14:paraId="0D6667BC" w14:textId="77777777" w:rsidTr="0077354C">
        <w:tc>
          <w:tcPr>
            <w:tcW w:w="1040" w:type="dxa"/>
            <w:tcBorders>
              <w:top w:val="nil"/>
              <w:bottom w:val="nil"/>
            </w:tcBorders>
          </w:tcPr>
          <w:p w14:paraId="5B9A35FA" w14:textId="77777777" w:rsidR="00BD50E7" w:rsidRPr="00DC27BB" w:rsidRDefault="00BD50E7" w:rsidP="00BD50E7">
            <w:pPr>
              <w:bidi/>
              <w:rPr>
                <w:rtl/>
              </w:rPr>
            </w:pPr>
          </w:p>
        </w:tc>
        <w:tc>
          <w:tcPr>
            <w:tcW w:w="2012" w:type="dxa"/>
          </w:tcPr>
          <w:p w14:paraId="46158CA4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סכום הכספים שהופקדו בחשבון</w:t>
            </w:r>
          </w:p>
        </w:tc>
        <w:tc>
          <w:tcPr>
            <w:tcW w:w="939" w:type="dxa"/>
          </w:tcPr>
          <w:p w14:paraId="43C13ABB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7" w:type="dxa"/>
          </w:tcPr>
          <w:p w14:paraId="66F6F8E4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865" w:type="dxa"/>
          </w:tcPr>
          <w:p w14:paraId="2BB71E51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095" w:type="dxa"/>
          </w:tcPr>
          <w:p w14:paraId="2B12DAF3" w14:textId="77777777" w:rsidR="00BD50E7" w:rsidRPr="00DC27BB" w:rsidRDefault="00BD50E7" w:rsidP="00BD50E7">
            <w:pPr>
              <w:bidi/>
              <w:rPr>
                <w:b/>
                <w:bCs/>
                <w:rtl/>
              </w:rPr>
            </w:pPr>
          </w:p>
        </w:tc>
      </w:tr>
      <w:tr w:rsidR="00BD50E7" w14:paraId="617D4AEF" w14:textId="77777777" w:rsidTr="0077354C">
        <w:tc>
          <w:tcPr>
            <w:tcW w:w="1040" w:type="dxa"/>
            <w:tcBorders>
              <w:top w:val="nil"/>
              <w:bottom w:val="nil"/>
            </w:tcBorders>
          </w:tcPr>
          <w:p w14:paraId="2CA64767" w14:textId="77777777" w:rsidR="00BD50E7" w:rsidRPr="00DC27BB" w:rsidRDefault="00BD50E7" w:rsidP="00BD50E7">
            <w:pPr>
              <w:bidi/>
              <w:rPr>
                <w:rtl/>
              </w:rPr>
            </w:pPr>
          </w:p>
        </w:tc>
        <w:tc>
          <w:tcPr>
            <w:tcW w:w="2012" w:type="dxa"/>
          </w:tcPr>
          <w:p w14:paraId="020E056D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עד יום</w:t>
            </w:r>
          </w:p>
        </w:tc>
        <w:tc>
          <w:tcPr>
            <w:tcW w:w="939" w:type="dxa"/>
          </w:tcPr>
          <w:p w14:paraId="6EF2D341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7" w:type="dxa"/>
          </w:tcPr>
          <w:p w14:paraId="749F4858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865" w:type="dxa"/>
          </w:tcPr>
          <w:p w14:paraId="1DA73FBF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095" w:type="dxa"/>
          </w:tcPr>
          <w:p w14:paraId="34454BE4" w14:textId="77777777" w:rsidR="00BD50E7" w:rsidRPr="00DC27BB" w:rsidRDefault="00BD50E7" w:rsidP="00BD50E7">
            <w:pPr>
              <w:bidi/>
              <w:rPr>
                <w:b/>
                <w:bCs/>
                <w:rtl/>
              </w:rPr>
            </w:pPr>
          </w:p>
        </w:tc>
      </w:tr>
      <w:tr w:rsidR="00BD50E7" w14:paraId="2DD55541" w14:textId="77777777" w:rsidTr="0077354C">
        <w:tc>
          <w:tcPr>
            <w:tcW w:w="1040" w:type="dxa"/>
            <w:tcBorders>
              <w:top w:val="nil"/>
              <w:bottom w:val="nil"/>
            </w:tcBorders>
          </w:tcPr>
          <w:p w14:paraId="1EB09C40" w14:textId="77777777" w:rsidR="00BD50E7" w:rsidRPr="00DC27BB" w:rsidRDefault="00BD50E7" w:rsidP="00BD50E7">
            <w:pPr>
              <w:bidi/>
              <w:rPr>
                <w:rtl/>
              </w:rPr>
            </w:pPr>
          </w:p>
        </w:tc>
        <w:tc>
          <w:tcPr>
            <w:tcW w:w="2012" w:type="dxa"/>
          </w:tcPr>
          <w:p w14:paraId="78670C87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החל מיום</w:t>
            </w:r>
          </w:p>
        </w:tc>
        <w:tc>
          <w:tcPr>
            <w:tcW w:w="939" w:type="dxa"/>
          </w:tcPr>
          <w:p w14:paraId="2458899C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7" w:type="dxa"/>
          </w:tcPr>
          <w:p w14:paraId="73A3F52B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865" w:type="dxa"/>
          </w:tcPr>
          <w:p w14:paraId="7401681B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095" w:type="dxa"/>
          </w:tcPr>
          <w:p w14:paraId="7503CCD1" w14:textId="77777777" w:rsidR="00BD50E7" w:rsidRPr="00DC27BB" w:rsidRDefault="00BD50E7" w:rsidP="00BD50E7">
            <w:pPr>
              <w:bidi/>
              <w:rPr>
                <w:b/>
                <w:bCs/>
                <w:rtl/>
              </w:rPr>
            </w:pPr>
          </w:p>
        </w:tc>
      </w:tr>
      <w:tr w:rsidR="00BD50E7" w:rsidRPr="00D36627" w14:paraId="5F7D6551" w14:textId="77777777" w:rsidTr="0077354C">
        <w:tc>
          <w:tcPr>
            <w:tcW w:w="1040" w:type="dxa"/>
            <w:tcBorders>
              <w:top w:val="nil"/>
              <w:bottom w:val="single" w:sz="4" w:space="0" w:color="auto"/>
            </w:tcBorders>
          </w:tcPr>
          <w:p w14:paraId="6C3464AB" w14:textId="77777777" w:rsidR="00BD50E7" w:rsidRPr="00DC27BB" w:rsidRDefault="00BD50E7" w:rsidP="00BD50E7">
            <w:pPr>
              <w:bidi/>
              <w:rPr>
                <w:rtl/>
              </w:rPr>
            </w:pPr>
          </w:p>
        </w:tc>
        <w:tc>
          <w:tcPr>
            <w:tcW w:w="2012" w:type="dxa"/>
          </w:tcPr>
          <w:p w14:paraId="3106EDF5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החל מיום (תאריך)</w:t>
            </w:r>
          </w:p>
        </w:tc>
        <w:tc>
          <w:tcPr>
            <w:tcW w:w="939" w:type="dxa"/>
          </w:tcPr>
          <w:p w14:paraId="71E390F7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7" w:type="dxa"/>
          </w:tcPr>
          <w:p w14:paraId="423D4014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5" w:type="dxa"/>
          </w:tcPr>
          <w:p w14:paraId="42D00BEB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095" w:type="dxa"/>
          </w:tcPr>
          <w:p w14:paraId="4266093E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אם מלא למשוך את הנתון גם אם צ'ק בוקס המשויך לא סומן</w:t>
            </w:r>
          </w:p>
        </w:tc>
      </w:tr>
      <w:tr w:rsidR="00BD50E7" w14:paraId="20EF0B30" w14:textId="77777777" w:rsidTr="0077354C">
        <w:tc>
          <w:tcPr>
            <w:tcW w:w="1040" w:type="dxa"/>
            <w:tcBorders>
              <w:bottom w:val="nil"/>
            </w:tcBorders>
          </w:tcPr>
          <w:p w14:paraId="68A4AD70" w14:textId="77777777" w:rsidR="00BD50E7" w:rsidRPr="00DC27BB" w:rsidRDefault="00BD50E7" w:rsidP="00BD50E7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פרטי חשבון</w:t>
            </w:r>
          </w:p>
        </w:tc>
        <w:tc>
          <w:tcPr>
            <w:tcW w:w="2012" w:type="dxa"/>
          </w:tcPr>
          <w:p w14:paraId="109E99CD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שם קופת גמל מעבירה</w:t>
            </w:r>
          </w:p>
        </w:tc>
        <w:tc>
          <w:tcPr>
            <w:tcW w:w="939" w:type="dxa"/>
          </w:tcPr>
          <w:p w14:paraId="2F7F0778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7" w:type="dxa"/>
          </w:tcPr>
          <w:p w14:paraId="374E50B3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5" w:type="dxa"/>
          </w:tcPr>
          <w:p w14:paraId="527AAF27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095" w:type="dxa"/>
          </w:tcPr>
          <w:p w14:paraId="479E59FD" w14:textId="77777777" w:rsidR="00BD50E7" w:rsidRPr="00DC27BB" w:rsidRDefault="00BD50E7" w:rsidP="00BD50E7">
            <w:pPr>
              <w:bidi/>
              <w:rPr>
                <w:rtl/>
              </w:rPr>
            </w:pPr>
          </w:p>
        </w:tc>
      </w:tr>
      <w:tr w:rsidR="00BD50E7" w14:paraId="676D4204" w14:textId="77777777" w:rsidTr="0077354C">
        <w:tc>
          <w:tcPr>
            <w:tcW w:w="1040" w:type="dxa"/>
            <w:tcBorders>
              <w:top w:val="nil"/>
              <w:bottom w:val="single" w:sz="4" w:space="0" w:color="auto"/>
            </w:tcBorders>
          </w:tcPr>
          <w:p w14:paraId="0D8D06D5" w14:textId="77777777" w:rsidR="00BD50E7" w:rsidRPr="00DC27BB" w:rsidRDefault="00BD50E7" w:rsidP="00BD50E7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בקופה המעבירה</w:t>
            </w:r>
          </w:p>
        </w:tc>
        <w:tc>
          <w:tcPr>
            <w:tcW w:w="2012" w:type="dxa"/>
          </w:tcPr>
          <w:p w14:paraId="764BDD69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בחשבון מספר</w:t>
            </w:r>
          </w:p>
        </w:tc>
        <w:tc>
          <w:tcPr>
            <w:tcW w:w="939" w:type="dxa"/>
          </w:tcPr>
          <w:p w14:paraId="577A02A6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7" w:type="dxa"/>
          </w:tcPr>
          <w:p w14:paraId="7EC47DBB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5" w:type="dxa"/>
          </w:tcPr>
          <w:p w14:paraId="5318708F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095" w:type="dxa"/>
          </w:tcPr>
          <w:p w14:paraId="6BA30114" w14:textId="77777777" w:rsidR="00BD50E7" w:rsidRPr="00DC27BB" w:rsidRDefault="00BD50E7" w:rsidP="00BD50E7">
            <w:pPr>
              <w:bidi/>
              <w:rPr>
                <w:rtl/>
              </w:rPr>
            </w:pPr>
          </w:p>
        </w:tc>
      </w:tr>
      <w:tr w:rsidR="00BD50E7" w14:paraId="7F00B9A5" w14:textId="77777777" w:rsidTr="0077354C">
        <w:tc>
          <w:tcPr>
            <w:tcW w:w="1040" w:type="dxa"/>
            <w:tcBorders>
              <w:top w:val="single" w:sz="4" w:space="0" w:color="auto"/>
              <w:bottom w:val="nil"/>
            </w:tcBorders>
          </w:tcPr>
          <w:p w14:paraId="658A8711" w14:textId="77777777" w:rsidR="00BD50E7" w:rsidRPr="00DC27BB" w:rsidRDefault="00BD50E7" w:rsidP="00BD50E7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עמית</w:t>
            </w:r>
          </w:p>
        </w:tc>
        <w:tc>
          <w:tcPr>
            <w:tcW w:w="2012" w:type="dxa"/>
          </w:tcPr>
          <w:p w14:paraId="0E6C7B6F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אני מבקש כבר עכשיו</w:t>
            </w:r>
          </w:p>
        </w:tc>
        <w:tc>
          <w:tcPr>
            <w:tcW w:w="939" w:type="dxa"/>
          </w:tcPr>
          <w:p w14:paraId="72C80625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7" w:type="dxa"/>
          </w:tcPr>
          <w:p w14:paraId="7EA0BBD0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865" w:type="dxa"/>
          </w:tcPr>
          <w:p w14:paraId="77521CDC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095" w:type="dxa"/>
          </w:tcPr>
          <w:p w14:paraId="242A1F55" w14:textId="417217EB" w:rsidR="00BD50E7" w:rsidRPr="00C1731E" w:rsidRDefault="00BD50E7" w:rsidP="00BD50E7">
            <w:pPr>
              <w:bidi/>
              <w:rPr>
                <w:color w:val="FF0000"/>
                <w:rtl/>
              </w:rPr>
            </w:pPr>
            <w:r w:rsidRPr="00BD50E7">
              <w:rPr>
                <w:rFonts w:hint="cs"/>
                <w:rtl/>
              </w:rPr>
              <w:t xml:space="preserve">אם סומן חובה חתימה בסעיף 6 , לא חובה למלא את סעיף 7 </w:t>
            </w:r>
          </w:p>
        </w:tc>
      </w:tr>
      <w:tr w:rsidR="00BD50E7" w14:paraId="6EC93C39" w14:textId="77777777" w:rsidTr="0077354C">
        <w:tc>
          <w:tcPr>
            <w:tcW w:w="1040" w:type="dxa"/>
            <w:tcBorders>
              <w:top w:val="nil"/>
              <w:bottom w:val="nil"/>
            </w:tcBorders>
          </w:tcPr>
          <w:p w14:paraId="59DEF0DE" w14:textId="77777777" w:rsidR="00BD50E7" w:rsidRPr="00DC27BB" w:rsidRDefault="00BD50E7" w:rsidP="00BD50E7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פעיל</w:t>
            </w:r>
          </w:p>
        </w:tc>
        <w:tc>
          <w:tcPr>
            <w:tcW w:w="2012" w:type="dxa"/>
          </w:tcPr>
          <w:p w14:paraId="58CB4D4A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חתימת העמית</w:t>
            </w:r>
          </w:p>
        </w:tc>
        <w:tc>
          <w:tcPr>
            <w:tcW w:w="939" w:type="dxa"/>
          </w:tcPr>
          <w:p w14:paraId="0A60E528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5%</w:t>
            </w:r>
          </w:p>
        </w:tc>
        <w:tc>
          <w:tcPr>
            <w:tcW w:w="837" w:type="dxa"/>
          </w:tcPr>
          <w:p w14:paraId="4243D7C5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5" w:type="dxa"/>
          </w:tcPr>
          <w:p w14:paraId="3FB968CC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095" w:type="dxa"/>
          </w:tcPr>
          <w:p w14:paraId="46F637D8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חובה במידה וסומן הצ'ק בוקס בסעיף הקודם</w:t>
            </w:r>
          </w:p>
        </w:tc>
      </w:tr>
      <w:tr w:rsidR="00BD50E7" w14:paraId="02767FA6" w14:textId="77777777" w:rsidTr="0077354C">
        <w:tc>
          <w:tcPr>
            <w:tcW w:w="1040" w:type="dxa"/>
            <w:tcBorders>
              <w:top w:val="nil"/>
              <w:bottom w:val="nil"/>
            </w:tcBorders>
          </w:tcPr>
          <w:p w14:paraId="39183FFB" w14:textId="77777777" w:rsidR="00BD50E7" w:rsidRPr="00DC27BB" w:rsidRDefault="00BD50E7" w:rsidP="00BD50E7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בלבד</w:t>
            </w:r>
          </w:p>
        </w:tc>
        <w:tc>
          <w:tcPr>
            <w:tcW w:w="2012" w:type="dxa"/>
          </w:tcPr>
          <w:p w14:paraId="725B61F6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לגבי עמית שעובר לקרן חדשה בלבד</w:t>
            </w:r>
          </w:p>
        </w:tc>
        <w:tc>
          <w:tcPr>
            <w:tcW w:w="939" w:type="dxa"/>
          </w:tcPr>
          <w:p w14:paraId="36CA1C25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7" w:type="dxa"/>
          </w:tcPr>
          <w:p w14:paraId="02A68200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865" w:type="dxa"/>
          </w:tcPr>
          <w:p w14:paraId="48D5E336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095" w:type="dxa"/>
          </w:tcPr>
          <w:p w14:paraId="507A64B6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במידה וסומן יש אפשרות לאחת מהאפשרויות בלבד</w:t>
            </w:r>
          </w:p>
        </w:tc>
      </w:tr>
      <w:tr w:rsidR="00BD50E7" w14:paraId="5FECC592" w14:textId="77777777" w:rsidTr="0077354C">
        <w:tc>
          <w:tcPr>
            <w:tcW w:w="1040" w:type="dxa"/>
            <w:tcBorders>
              <w:top w:val="nil"/>
              <w:bottom w:val="nil"/>
            </w:tcBorders>
          </w:tcPr>
          <w:p w14:paraId="170BBB81" w14:textId="77777777" w:rsidR="00BD50E7" w:rsidRPr="00DC27BB" w:rsidRDefault="00BD50E7" w:rsidP="00BD50E7">
            <w:pPr>
              <w:bidi/>
              <w:rPr>
                <w:u w:val="single"/>
                <w:rtl/>
              </w:rPr>
            </w:pPr>
          </w:p>
        </w:tc>
        <w:tc>
          <w:tcPr>
            <w:tcW w:w="2012" w:type="dxa"/>
          </w:tcPr>
          <w:p w14:paraId="3825002F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חתימת העמית</w:t>
            </w:r>
          </w:p>
        </w:tc>
        <w:tc>
          <w:tcPr>
            <w:tcW w:w="939" w:type="dxa"/>
          </w:tcPr>
          <w:p w14:paraId="7E84DE04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5%</w:t>
            </w:r>
          </w:p>
        </w:tc>
        <w:tc>
          <w:tcPr>
            <w:tcW w:w="837" w:type="dxa"/>
          </w:tcPr>
          <w:p w14:paraId="4A464294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5" w:type="dxa"/>
          </w:tcPr>
          <w:p w14:paraId="0474FCD0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095" w:type="dxa"/>
          </w:tcPr>
          <w:p w14:paraId="17137143" w14:textId="77777777" w:rsidR="00BD50E7" w:rsidRPr="00DC27BB" w:rsidRDefault="00BD50E7" w:rsidP="00BD50E7">
            <w:pPr>
              <w:bidi/>
              <w:rPr>
                <w:rtl/>
              </w:rPr>
            </w:pPr>
          </w:p>
        </w:tc>
      </w:tr>
      <w:tr w:rsidR="00BD50E7" w14:paraId="262A06EF" w14:textId="77777777" w:rsidTr="0077354C">
        <w:tc>
          <w:tcPr>
            <w:tcW w:w="1040" w:type="dxa"/>
            <w:tcBorders>
              <w:top w:val="nil"/>
              <w:bottom w:val="nil"/>
            </w:tcBorders>
          </w:tcPr>
          <w:p w14:paraId="19644EA7" w14:textId="77777777" w:rsidR="00BD50E7" w:rsidRPr="00DC27BB" w:rsidRDefault="00BD50E7" w:rsidP="00BD50E7">
            <w:pPr>
              <w:bidi/>
              <w:rPr>
                <w:u w:val="single"/>
                <w:rtl/>
              </w:rPr>
            </w:pPr>
          </w:p>
        </w:tc>
        <w:tc>
          <w:tcPr>
            <w:tcW w:w="2012" w:type="dxa"/>
          </w:tcPr>
          <w:p w14:paraId="382A23A0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ולראיה באתי על החתום, תאריך</w:t>
            </w:r>
          </w:p>
        </w:tc>
        <w:tc>
          <w:tcPr>
            <w:tcW w:w="939" w:type="dxa"/>
          </w:tcPr>
          <w:p w14:paraId="43A58B7D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7" w:type="dxa"/>
          </w:tcPr>
          <w:p w14:paraId="40E5167F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5" w:type="dxa"/>
          </w:tcPr>
          <w:p w14:paraId="2F9CE90B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095" w:type="dxa"/>
          </w:tcPr>
          <w:p w14:paraId="31A51BD8" w14:textId="77777777" w:rsidR="00BD50E7" w:rsidRPr="00DC27BB" w:rsidRDefault="00BD50E7" w:rsidP="00BD50E7">
            <w:pPr>
              <w:bidi/>
              <w:rPr>
                <w:rtl/>
              </w:rPr>
            </w:pPr>
          </w:p>
        </w:tc>
      </w:tr>
      <w:tr w:rsidR="00BD50E7" w14:paraId="4AD5C745" w14:textId="77777777" w:rsidTr="0077354C">
        <w:tc>
          <w:tcPr>
            <w:tcW w:w="1040" w:type="dxa"/>
            <w:tcBorders>
              <w:top w:val="nil"/>
              <w:bottom w:val="nil"/>
            </w:tcBorders>
          </w:tcPr>
          <w:p w14:paraId="3558D405" w14:textId="77777777" w:rsidR="00BD50E7" w:rsidRPr="00DC27BB" w:rsidRDefault="00BD50E7" w:rsidP="00BD50E7">
            <w:pPr>
              <w:bidi/>
              <w:rPr>
                <w:u w:val="single"/>
                <w:rtl/>
              </w:rPr>
            </w:pPr>
          </w:p>
        </w:tc>
        <w:tc>
          <w:tcPr>
            <w:tcW w:w="2012" w:type="dxa"/>
          </w:tcPr>
          <w:p w14:paraId="2BCA8B73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חתימת העמית</w:t>
            </w:r>
          </w:p>
        </w:tc>
        <w:tc>
          <w:tcPr>
            <w:tcW w:w="939" w:type="dxa"/>
          </w:tcPr>
          <w:p w14:paraId="14548722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5%</w:t>
            </w:r>
          </w:p>
        </w:tc>
        <w:tc>
          <w:tcPr>
            <w:tcW w:w="837" w:type="dxa"/>
          </w:tcPr>
          <w:p w14:paraId="09D0DA5A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5" w:type="dxa"/>
          </w:tcPr>
          <w:p w14:paraId="2C556E9C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095" w:type="dxa"/>
          </w:tcPr>
          <w:p w14:paraId="64812E30" w14:textId="77777777" w:rsidR="00BD50E7" w:rsidRPr="00DC27BB" w:rsidRDefault="00BD50E7" w:rsidP="00BD50E7">
            <w:pPr>
              <w:bidi/>
              <w:rPr>
                <w:rtl/>
              </w:rPr>
            </w:pPr>
          </w:p>
        </w:tc>
      </w:tr>
      <w:tr w:rsidR="00BD50E7" w14:paraId="59CA64F8" w14:textId="77777777" w:rsidTr="0077354C">
        <w:tc>
          <w:tcPr>
            <w:tcW w:w="1040" w:type="dxa"/>
            <w:tcBorders>
              <w:top w:val="nil"/>
              <w:bottom w:val="nil"/>
            </w:tcBorders>
          </w:tcPr>
          <w:p w14:paraId="064A881F" w14:textId="77777777" w:rsidR="00BD50E7" w:rsidRPr="00DC27BB" w:rsidRDefault="00BD50E7" w:rsidP="00BD50E7">
            <w:pPr>
              <w:bidi/>
              <w:rPr>
                <w:u w:val="single"/>
                <w:rtl/>
              </w:rPr>
            </w:pPr>
          </w:p>
        </w:tc>
        <w:tc>
          <w:tcPr>
            <w:tcW w:w="2012" w:type="dxa"/>
          </w:tcPr>
          <w:p w14:paraId="7454CFDF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שם האפוטרופוס</w:t>
            </w:r>
          </w:p>
        </w:tc>
        <w:tc>
          <w:tcPr>
            <w:tcW w:w="939" w:type="dxa"/>
          </w:tcPr>
          <w:p w14:paraId="74B78A35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90%</w:t>
            </w:r>
          </w:p>
        </w:tc>
        <w:tc>
          <w:tcPr>
            <w:tcW w:w="837" w:type="dxa"/>
          </w:tcPr>
          <w:p w14:paraId="403DF82F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5" w:type="dxa"/>
          </w:tcPr>
          <w:p w14:paraId="2466F054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095" w:type="dxa"/>
          </w:tcPr>
          <w:p w14:paraId="1C1E8469" w14:textId="77777777" w:rsidR="00BD50E7" w:rsidRPr="00DC27BB" w:rsidRDefault="00BD50E7" w:rsidP="00BD50E7">
            <w:pPr>
              <w:bidi/>
              <w:rPr>
                <w:rtl/>
              </w:rPr>
            </w:pPr>
          </w:p>
        </w:tc>
      </w:tr>
      <w:tr w:rsidR="00BD50E7" w14:paraId="42A31AA4" w14:textId="77777777" w:rsidTr="0077354C">
        <w:tc>
          <w:tcPr>
            <w:tcW w:w="1040" w:type="dxa"/>
            <w:tcBorders>
              <w:top w:val="nil"/>
              <w:bottom w:val="single" w:sz="4" w:space="0" w:color="auto"/>
            </w:tcBorders>
          </w:tcPr>
          <w:p w14:paraId="44905A1B" w14:textId="77777777" w:rsidR="00BD50E7" w:rsidRPr="00DC27BB" w:rsidRDefault="00BD50E7" w:rsidP="00BD50E7">
            <w:pPr>
              <w:bidi/>
              <w:rPr>
                <w:u w:val="single"/>
                <w:rtl/>
              </w:rPr>
            </w:pPr>
          </w:p>
        </w:tc>
        <w:tc>
          <w:tcPr>
            <w:tcW w:w="2012" w:type="dxa"/>
          </w:tcPr>
          <w:p w14:paraId="70DD99BE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חתימת האפוטרופוס</w:t>
            </w:r>
          </w:p>
        </w:tc>
        <w:tc>
          <w:tcPr>
            <w:tcW w:w="939" w:type="dxa"/>
          </w:tcPr>
          <w:p w14:paraId="0060095C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5%</w:t>
            </w:r>
          </w:p>
        </w:tc>
        <w:tc>
          <w:tcPr>
            <w:tcW w:w="837" w:type="dxa"/>
          </w:tcPr>
          <w:p w14:paraId="7F53C14B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5" w:type="dxa"/>
          </w:tcPr>
          <w:p w14:paraId="4B2B6743" w14:textId="77777777" w:rsidR="00BD50E7" w:rsidRPr="00DC27BB" w:rsidRDefault="00BD50E7" w:rsidP="00BD50E7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095" w:type="dxa"/>
          </w:tcPr>
          <w:p w14:paraId="5B2557B8" w14:textId="77777777" w:rsidR="00BD50E7" w:rsidRPr="00DC27BB" w:rsidRDefault="00BD50E7" w:rsidP="00BD50E7">
            <w:pPr>
              <w:bidi/>
              <w:rPr>
                <w:rtl/>
              </w:rPr>
            </w:pPr>
          </w:p>
        </w:tc>
      </w:tr>
    </w:tbl>
    <w:p w14:paraId="0641D588" w14:textId="77777777" w:rsidR="00A00C97" w:rsidRDefault="00A00C97" w:rsidP="0010205C">
      <w:pPr>
        <w:bidi/>
        <w:rPr>
          <w:b/>
          <w:bCs/>
          <w:sz w:val="28"/>
          <w:szCs w:val="28"/>
        </w:rPr>
      </w:pPr>
    </w:p>
    <w:p w14:paraId="26A96E9E" w14:textId="77777777" w:rsidR="00A00C97" w:rsidRDefault="00A00C97" w:rsidP="0010205C">
      <w:pPr>
        <w:bidi/>
        <w:rPr>
          <w:b/>
          <w:bCs/>
          <w:sz w:val="28"/>
          <w:szCs w:val="28"/>
        </w:rPr>
      </w:pPr>
    </w:p>
    <w:p w14:paraId="4D055D51" w14:textId="77777777" w:rsidR="00A00C97" w:rsidRDefault="00A00C97" w:rsidP="0010205C">
      <w:pPr>
        <w:bidi/>
        <w:rPr>
          <w:b/>
          <w:bCs/>
          <w:sz w:val="28"/>
          <w:szCs w:val="28"/>
        </w:rPr>
      </w:pPr>
    </w:p>
    <w:p w14:paraId="61D9D5EC" w14:textId="77777777" w:rsidR="00A00C97" w:rsidRDefault="00A00C97" w:rsidP="0010205C">
      <w:pPr>
        <w:bidi/>
        <w:rPr>
          <w:b/>
          <w:bCs/>
          <w:sz w:val="28"/>
          <w:szCs w:val="28"/>
        </w:rPr>
      </w:pPr>
    </w:p>
    <w:p w14:paraId="7CF0B558" w14:textId="77777777" w:rsidR="00A00C97" w:rsidRDefault="00A00C97" w:rsidP="0010205C">
      <w:pPr>
        <w:bidi/>
        <w:rPr>
          <w:b/>
          <w:bCs/>
          <w:sz w:val="28"/>
          <w:szCs w:val="28"/>
        </w:rPr>
      </w:pPr>
    </w:p>
    <w:p w14:paraId="3969DF6A" w14:textId="77777777" w:rsidR="00A00C97" w:rsidRDefault="00A00C97" w:rsidP="0010205C">
      <w:pPr>
        <w:bidi/>
        <w:rPr>
          <w:b/>
          <w:bCs/>
          <w:sz w:val="28"/>
          <w:szCs w:val="28"/>
        </w:rPr>
      </w:pPr>
    </w:p>
    <w:p w14:paraId="2DACB575" w14:textId="77777777" w:rsidR="00A00C97" w:rsidRDefault="00A00C97" w:rsidP="0010205C">
      <w:pPr>
        <w:bidi/>
        <w:rPr>
          <w:b/>
          <w:bCs/>
          <w:sz w:val="28"/>
          <w:szCs w:val="28"/>
        </w:rPr>
      </w:pPr>
    </w:p>
    <w:p w14:paraId="55BA1C13" w14:textId="77777777" w:rsidR="00A00C97" w:rsidRDefault="00A00C97" w:rsidP="0010205C">
      <w:pPr>
        <w:bidi/>
        <w:rPr>
          <w:b/>
          <w:bCs/>
          <w:sz w:val="28"/>
          <w:szCs w:val="28"/>
        </w:rPr>
      </w:pPr>
    </w:p>
    <w:p w14:paraId="5FD3E52F" w14:textId="77777777" w:rsidR="00A00C97" w:rsidRDefault="00A00C97" w:rsidP="0010205C">
      <w:pPr>
        <w:bidi/>
        <w:rPr>
          <w:b/>
          <w:bCs/>
          <w:sz w:val="28"/>
          <w:szCs w:val="28"/>
        </w:rPr>
      </w:pPr>
    </w:p>
    <w:p w14:paraId="5F0C2592" w14:textId="77777777" w:rsidR="00A00C97" w:rsidRDefault="00A00C97" w:rsidP="0010205C">
      <w:pPr>
        <w:bidi/>
        <w:rPr>
          <w:b/>
          <w:bCs/>
          <w:sz w:val="28"/>
          <w:szCs w:val="28"/>
        </w:rPr>
      </w:pPr>
    </w:p>
    <w:p w14:paraId="700A48A6" w14:textId="77777777" w:rsidR="00A00C97" w:rsidRDefault="00A00C97" w:rsidP="0010205C">
      <w:pPr>
        <w:bidi/>
        <w:rPr>
          <w:b/>
          <w:bCs/>
          <w:sz w:val="28"/>
          <w:szCs w:val="28"/>
        </w:rPr>
      </w:pPr>
    </w:p>
    <w:p w14:paraId="5591F6BF" w14:textId="77777777" w:rsidR="00A00C97" w:rsidRDefault="00A00C97" w:rsidP="0010205C">
      <w:pPr>
        <w:bidi/>
        <w:rPr>
          <w:b/>
          <w:bCs/>
          <w:sz w:val="28"/>
          <w:szCs w:val="28"/>
        </w:rPr>
      </w:pPr>
    </w:p>
    <w:p w14:paraId="5BB3F3B2" w14:textId="77777777" w:rsidR="00A00C97" w:rsidRDefault="00A00C97" w:rsidP="0010205C">
      <w:pPr>
        <w:bidi/>
        <w:rPr>
          <w:b/>
          <w:bCs/>
          <w:sz w:val="28"/>
          <w:szCs w:val="28"/>
        </w:rPr>
      </w:pPr>
    </w:p>
    <w:p w14:paraId="2198EC9A" w14:textId="77777777" w:rsidR="00A00C97" w:rsidRDefault="00A00C97" w:rsidP="0010205C">
      <w:pPr>
        <w:bidi/>
        <w:rPr>
          <w:b/>
          <w:bCs/>
          <w:sz w:val="28"/>
          <w:szCs w:val="28"/>
        </w:rPr>
      </w:pPr>
    </w:p>
    <w:p w14:paraId="02B989DE" w14:textId="77777777" w:rsidR="00A00C97" w:rsidRDefault="00A00C97" w:rsidP="0010205C">
      <w:pPr>
        <w:bidi/>
        <w:rPr>
          <w:b/>
          <w:bCs/>
          <w:sz w:val="28"/>
          <w:szCs w:val="28"/>
        </w:rPr>
      </w:pPr>
    </w:p>
    <w:p w14:paraId="22EACCC9" w14:textId="0AC5C1FD" w:rsidR="0077354C" w:rsidRDefault="0077354C" w:rsidP="0010205C">
      <w:pPr>
        <w:bidi/>
        <w:rPr>
          <w:b/>
          <w:bCs/>
          <w:sz w:val="28"/>
          <w:szCs w:val="28"/>
          <w:rtl/>
        </w:rPr>
      </w:pPr>
    </w:p>
    <w:p w14:paraId="24BF0B46" w14:textId="422F8860" w:rsidR="00A00C97" w:rsidRDefault="0077354C" w:rsidP="008A682F">
      <w:pPr>
        <w:pStyle w:val="Heading2"/>
        <w:numPr>
          <w:ilvl w:val="1"/>
          <w:numId w:val="34"/>
        </w:numPr>
        <w:bidi/>
        <w:rPr>
          <w:rtl/>
        </w:rPr>
      </w:pPr>
      <w:bookmarkStart w:id="37" w:name="_Toc94512804"/>
      <w:r>
        <w:rPr>
          <w:rFonts w:hint="cs"/>
          <w:rtl/>
        </w:rPr>
        <w:t>הוראה לחיוב חשבון בנק</w:t>
      </w:r>
      <w:bookmarkEnd w:id="37"/>
    </w:p>
    <w:p w14:paraId="50203526" w14:textId="77777777" w:rsidR="00F91974" w:rsidRDefault="00F91974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  <w:r>
        <w:rPr>
          <w:noProof/>
        </w:rPr>
        <w:drawing>
          <wp:inline distT="0" distB="0" distL="0" distR="0" wp14:anchorId="443CFE11" wp14:editId="72EBB6F4">
            <wp:extent cx="5486400" cy="740029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0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bidiVisual/>
        <w:tblW w:w="0" w:type="auto"/>
        <w:tblInd w:w="-158" w:type="dxa"/>
        <w:tblLook w:val="04A0" w:firstRow="1" w:lastRow="0" w:firstColumn="1" w:lastColumn="0" w:noHBand="0" w:noVBand="1"/>
      </w:tblPr>
      <w:tblGrid>
        <w:gridCol w:w="1405"/>
        <w:gridCol w:w="1902"/>
        <w:gridCol w:w="939"/>
        <w:gridCol w:w="829"/>
        <w:gridCol w:w="837"/>
        <w:gridCol w:w="2876"/>
      </w:tblGrid>
      <w:tr w:rsidR="00D063C3" w:rsidRPr="00D36627" w14:paraId="0798E35F" w14:textId="77777777" w:rsidTr="005E3547">
        <w:trPr>
          <w:tblHeader/>
        </w:trPr>
        <w:tc>
          <w:tcPr>
            <w:tcW w:w="1040" w:type="dxa"/>
            <w:tcBorders>
              <w:bottom w:val="single" w:sz="4" w:space="0" w:color="auto"/>
            </w:tcBorders>
            <w:shd w:val="clear" w:color="auto" w:fill="D9E2F3" w:themeFill="accent1" w:themeFillTint="33"/>
          </w:tcPr>
          <w:p w14:paraId="7EA3DFE6" w14:textId="77777777" w:rsidR="00491180" w:rsidRPr="007A2B6D" w:rsidRDefault="00491180" w:rsidP="0010205C">
            <w:pPr>
              <w:bidi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lastRenderedPageBreak/>
              <w:t>רובריקה</w:t>
            </w:r>
          </w:p>
        </w:tc>
        <w:tc>
          <w:tcPr>
            <w:tcW w:w="2017" w:type="dxa"/>
            <w:shd w:val="clear" w:color="auto" w:fill="D9E2F3" w:themeFill="accent1" w:themeFillTint="33"/>
          </w:tcPr>
          <w:p w14:paraId="6FD16660" w14:textId="77777777" w:rsidR="00491180" w:rsidRPr="007A2B6D" w:rsidRDefault="00491180" w:rsidP="0010205C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7A2B6D">
              <w:rPr>
                <w:rFonts w:hint="cs"/>
                <w:b/>
                <w:bCs/>
                <w:sz w:val="20"/>
                <w:szCs w:val="20"/>
                <w:rtl/>
              </w:rPr>
              <w:t>שם השדה</w:t>
            </w:r>
          </w:p>
        </w:tc>
        <w:tc>
          <w:tcPr>
            <w:tcW w:w="918" w:type="dxa"/>
            <w:shd w:val="clear" w:color="auto" w:fill="D9E2F3" w:themeFill="accent1" w:themeFillTint="33"/>
          </w:tcPr>
          <w:p w14:paraId="4F515966" w14:textId="77777777" w:rsidR="00491180" w:rsidRPr="007A2B6D" w:rsidRDefault="00491180" w:rsidP="0010205C">
            <w:pPr>
              <w:bidi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רמת מובהקות</w:t>
            </w:r>
          </w:p>
        </w:tc>
        <w:tc>
          <w:tcPr>
            <w:tcW w:w="838" w:type="dxa"/>
            <w:shd w:val="clear" w:color="auto" w:fill="D9E2F3" w:themeFill="accent1" w:themeFillTint="33"/>
          </w:tcPr>
          <w:p w14:paraId="7EDF86E0" w14:textId="77777777" w:rsidR="00491180" w:rsidRPr="007A2B6D" w:rsidRDefault="00491180" w:rsidP="0010205C">
            <w:pPr>
              <w:bidi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סוג</w:t>
            </w:r>
          </w:p>
        </w:tc>
        <w:tc>
          <w:tcPr>
            <w:tcW w:w="867" w:type="dxa"/>
            <w:shd w:val="clear" w:color="auto" w:fill="D9E2F3" w:themeFill="accent1" w:themeFillTint="33"/>
          </w:tcPr>
          <w:p w14:paraId="604643FF" w14:textId="77777777" w:rsidR="00491180" w:rsidRDefault="00491180" w:rsidP="0010205C">
            <w:pPr>
              <w:bidi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חובה</w:t>
            </w:r>
          </w:p>
        </w:tc>
        <w:tc>
          <w:tcPr>
            <w:tcW w:w="3108" w:type="dxa"/>
            <w:tcBorders>
              <w:bottom w:val="single" w:sz="4" w:space="0" w:color="auto"/>
            </w:tcBorders>
            <w:shd w:val="clear" w:color="auto" w:fill="D9E2F3" w:themeFill="accent1" w:themeFillTint="33"/>
          </w:tcPr>
          <w:p w14:paraId="02AB7AF6" w14:textId="77777777" w:rsidR="00491180" w:rsidRPr="00D36627" w:rsidRDefault="00491180" w:rsidP="0010205C">
            <w:pPr>
              <w:bidi/>
              <w:rPr>
                <w:b/>
                <w:bCs/>
                <w:rtl/>
              </w:rPr>
            </w:pPr>
            <w:r w:rsidRPr="00D36627">
              <w:rPr>
                <w:rFonts w:hint="cs"/>
                <w:b/>
                <w:bCs/>
                <w:rtl/>
              </w:rPr>
              <w:t>תנאי</w:t>
            </w:r>
          </w:p>
        </w:tc>
      </w:tr>
      <w:tr w:rsidR="00D063C3" w:rsidRPr="00F9298C" w14:paraId="43542A5B" w14:textId="77777777" w:rsidTr="00491180">
        <w:tc>
          <w:tcPr>
            <w:tcW w:w="1040" w:type="dxa"/>
            <w:tcBorders>
              <w:bottom w:val="nil"/>
            </w:tcBorders>
          </w:tcPr>
          <w:p w14:paraId="0F57693E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u w:val="single"/>
                <w:rtl/>
              </w:rPr>
              <w:t>סוג</w:t>
            </w:r>
          </w:p>
        </w:tc>
        <w:tc>
          <w:tcPr>
            <w:tcW w:w="2017" w:type="dxa"/>
          </w:tcPr>
          <w:p w14:paraId="276D1CB3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הוראה חדשה</w:t>
            </w:r>
          </w:p>
        </w:tc>
        <w:tc>
          <w:tcPr>
            <w:tcW w:w="918" w:type="dxa"/>
          </w:tcPr>
          <w:p w14:paraId="1FF2B790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8" w:type="dxa"/>
          </w:tcPr>
          <w:p w14:paraId="3D78D7CE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867" w:type="dxa"/>
          </w:tcPr>
          <w:p w14:paraId="5FFBDCC7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108" w:type="dxa"/>
            <w:tcBorders>
              <w:bottom w:val="nil"/>
            </w:tcBorders>
          </w:tcPr>
          <w:p w14:paraId="5C51A5D8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במידה וסומן ניתן לבחור רק</w:t>
            </w:r>
          </w:p>
        </w:tc>
      </w:tr>
      <w:tr w:rsidR="00D063C3" w:rsidRPr="00F9298C" w14:paraId="41F266CF" w14:textId="77777777" w:rsidTr="00491180">
        <w:tc>
          <w:tcPr>
            <w:tcW w:w="1040" w:type="dxa"/>
            <w:tcBorders>
              <w:top w:val="nil"/>
              <w:bottom w:val="single" w:sz="4" w:space="0" w:color="auto"/>
            </w:tcBorders>
          </w:tcPr>
          <w:p w14:paraId="0EE9CB90" w14:textId="77777777" w:rsidR="00491180" w:rsidRPr="00DC27BB" w:rsidRDefault="00491180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הוראה</w:t>
            </w:r>
          </w:p>
        </w:tc>
        <w:tc>
          <w:tcPr>
            <w:tcW w:w="2017" w:type="dxa"/>
          </w:tcPr>
          <w:p w14:paraId="3A33195F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שינוי הוראה</w:t>
            </w:r>
          </w:p>
        </w:tc>
        <w:tc>
          <w:tcPr>
            <w:tcW w:w="918" w:type="dxa"/>
          </w:tcPr>
          <w:p w14:paraId="556124FB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8" w:type="dxa"/>
          </w:tcPr>
          <w:p w14:paraId="0AD4985D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867" w:type="dxa"/>
          </w:tcPr>
          <w:p w14:paraId="18E5DFD6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108" w:type="dxa"/>
            <w:tcBorders>
              <w:top w:val="nil"/>
            </w:tcBorders>
          </w:tcPr>
          <w:p w14:paraId="45C8C31F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אחת מהאפשרויות</w:t>
            </w:r>
          </w:p>
        </w:tc>
      </w:tr>
      <w:tr w:rsidR="00D063C3" w:rsidRPr="00F9298C" w14:paraId="287D5DB0" w14:textId="77777777" w:rsidTr="00491180">
        <w:tc>
          <w:tcPr>
            <w:tcW w:w="1040" w:type="dxa"/>
            <w:tcBorders>
              <w:top w:val="single" w:sz="4" w:space="0" w:color="auto"/>
              <w:bottom w:val="nil"/>
            </w:tcBorders>
          </w:tcPr>
          <w:p w14:paraId="0B5EF848" w14:textId="77777777" w:rsidR="00491180" w:rsidRPr="00DC27BB" w:rsidRDefault="00491180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בחירת</w:t>
            </w:r>
          </w:p>
        </w:tc>
        <w:tc>
          <w:tcPr>
            <w:tcW w:w="2017" w:type="dxa"/>
          </w:tcPr>
          <w:p w14:paraId="556796E8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 xml:space="preserve">סמן </w:t>
            </w:r>
            <w:r w:rsidRPr="00DC27BB">
              <w:rPr>
                <w:rFonts w:hint="cs"/>
              </w:rPr>
              <w:t>V</w:t>
            </w:r>
          </w:p>
        </w:tc>
        <w:tc>
          <w:tcPr>
            <w:tcW w:w="918" w:type="dxa"/>
          </w:tcPr>
          <w:p w14:paraId="02151754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5%</w:t>
            </w:r>
          </w:p>
        </w:tc>
        <w:tc>
          <w:tcPr>
            <w:tcW w:w="838" w:type="dxa"/>
          </w:tcPr>
          <w:p w14:paraId="7E2CAB35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7" w:type="dxa"/>
          </w:tcPr>
          <w:p w14:paraId="12B10B37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108" w:type="dxa"/>
          </w:tcPr>
          <w:p w14:paraId="2D080A3C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ניתן לבחור רק אחת מהאפשרויות</w:t>
            </w:r>
          </w:p>
        </w:tc>
      </w:tr>
      <w:tr w:rsidR="00D063C3" w:rsidRPr="00F9298C" w14:paraId="4AE5F958" w14:textId="77777777" w:rsidTr="00491180">
        <w:tc>
          <w:tcPr>
            <w:tcW w:w="1040" w:type="dxa"/>
            <w:tcBorders>
              <w:top w:val="nil"/>
              <w:bottom w:val="nil"/>
            </w:tcBorders>
          </w:tcPr>
          <w:p w14:paraId="6C80041F" w14:textId="77777777" w:rsidR="00491180" w:rsidRPr="00DC27BB" w:rsidRDefault="00491180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סוג</w:t>
            </w:r>
          </w:p>
          <w:p w14:paraId="062B1BA4" w14:textId="77777777" w:rsidR="00491180" w:rsidRPr="00DC27BB" w:rsidRDefault="00491180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הקרן</w:t>
            </w:r>
          </w:p>
        </w:tc>
        <w:tc>
          <w:tcPr>
            <w:tcW w:w="2017" w:type="dxa"/>
          </w:tcPr>
          <w:p w14:paraId="3ED01827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קוד מוסד</w:t>
            </w:r>
          </w:p>
        </w:tc>
        <w:tc>
          <w:tcPr>
            <w:tcW w:w="918" w:type="dxa"/>
          </w:tcPr>
          <w:p w14:paraId="503B6523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8" w:type="dxa"/>
          </w:tcPr>
          <w:p w14:paraId="11A3C8CF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  <w:r w:rsidR="00006DA6" w:rsidRPr="00DC27BB">
              <w:rPr>
                <w:rFonts w:hint="cs"/>
                <w:rtl/>
              </w:rPr>
              <w:t xml:space="preserve"> מוטבע</w:t>
            </w:r>
          </w:p>
        </w:tc>
        <w:tc>
          <w:tcPr>
            <w:tcW w:w="867" w:type="dxa"/>
          </w:tcPr>
          <w:p w14:paraId="535B5F8D" w14:textId="77777777" w:rsidR="00491180" w:rsidRPr="00DC27BB" w:rsidRDefault="00006DA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108" w:type="dxa"/>
          </w:tcPr>
          <w:p w14:paraId="736D8075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 xml:space="preserve">למשוך רק מהשורה שנבחרה באמצעות סמן </w:t>
            </w:r>
            <w:r w:rsidRPr="00DC27BB">
              <w:rPr>
                <w:rFonts w:hint="cs"/>
              </w:rPr>
              <w:t>V</w:t>
            </w:r>
          </w:p>
        </w:tc>
      </w:tr>
      <w:tr w:rsidR="00D063C3" w:rsidRPr="00F9298C" w14:paraId="3ADF5503" w14:textId="77777777" w:rsidTr="00491180">
        <w:tc>
          <w:tcPr>
            <w:tcW w:w="1040" w:type="dxa"/>
            <w:tcBorders>
              <w:top w:val="nil"/>
              <w:bottom w:val="single" w:sz="4" w:space="0" w:color="auto"/>
            </w:tcBorders>
          </w:tcPr>
          <w:p w14:paraId="739B9416" w14:textId="77777777" w:rsidR="00491180" w:rsidRPr="00DC27BB" w:rsidRDefault="00491180" w:rsidP="0010205C">
            <w:pPr>
              <w:bidi/>
              <w:rPr>
                <w:u w:val="single"/>
                <w:rtl/>
              </w:rPr>
            </w:pPr>
          </w:p>
        </w:tc>
        <w:tc>
          <w:tcPr>
            <w:tcW w:w="2017" w:type="dxa"/>
          </w:tcPr>
          <w:p w14:paraId="328CF825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שם הקרן</w:t>
            </w:r>
          </w:p>
        </w:tc>
        <w:tc>
          <w:tcPr>
            <w:tcW w:w="918" w:type="dxa"/>
          </w:tcPr>
          <w:p w14:paraId="6518697F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90%</w:t>
            </w:r>
          </w:p>
        </w:tc>
        <w:tc>
          <w:tcPr>
            <w:tcW w:w="838" w:type="dxa"/>
          </w:tcPr>
          <w:p w14:paraId="749426F8" w14:textId="77777777" w:rsidR="00491180" w:rsidRPr="00DC27BB" w:rsidRDefault="00006DA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 מוטבע</w:t>
            </w:r>
          </w:p>
        </w:tc>
        <w:tc>
          <w:tcPr>
            <w:tcW w:w="867" w:type="dxa"/>
          </w:tcPr>
          <w:p w14:paraId="72A7DF44" w14:textId="77777777" w:rsidR="00491180" w:rsidRPr="00DC27BB" w:rsidRDefault="00006DA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108" w:type="dxa"/>
          </w:tcPr>
          <w:p w14:paraId="2D2D388D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 xml:space="preserve">למשוך רק מהשורה שנבחרה באמצעות סמן </w:t>
            </w:r>
            <w:r w:rsidRPr="00DC27BB">
              <w:rPr>
                <w:rFonts w:hint="cs"/>
              </w:rPr>
              <w:t>V</w:t>
            </w:r>
          </w:p>
        </w:tc>
      </w:tr>
      <w:tr w:rsidR="00D063C3" w:rsidRPr="00F9298C" w14:paraId="58CD5A4F" w14:textId="77777777" w:rsidTr="00491180">
        <w:tc>
          <w:tcPr>
            <w:tcW w:w="1040" w:type="dxa"/>
            <w:tcBorders>
              <w:top w:val="single" w:sz="4" w:space="0" w:color="auto"/>
              <w:bottom w:val="nil"/>
            </w:tcBorders>
          </w:tcPr>
          <w:p w14:paraId="24CD1B20" w14:textId="77777777" w:rsidR="00491180" w:rsidRPr="00DC27BB" w:rsidRDefault="00491180" w:rsidP="0010205C">
            <w:pPr>
              <w:bidi/>
              <w:rPr>
                <w:rtl/>
              </w:rPr>
            </w:pPr>
          </w:p>
        </w:tc>
        <w:tc>
          <w:tcPr>
            <w:tcW w:w="2017" w:type="dxa"/>
          </w:tcPr>
          <w:p w14:paraId="6B965597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שם מלא</w:t>
            </w:r>
          </w:p>
        </w:tc>
        <w:tc>
          <w:tcPr>
            <w:tcW w:w="918" w:type="dxa"/>
          </w:tcPr>
          <w:p w14:paraId="015E8030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8" w:type="dxa"/>
          </w:tcPr>
          <w:p w14:paraId="21686E82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7" w:type="dxa"/>
          </w:tcPr>
          <w:p w14:paraId="3E642621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108" w:type="dxa"/>
          </w:tcPr>
          <w:p w14:paraId="2317881C" w14:textId="77777777" w:rsidR="00491180" w:rsidRPr="00DC27BB" w:rsidRDefault="00491180" w:rsidP="0010205C">
            <w:pPr>
              <w:bidi/>
              <w:rPr>
                <w:rtl/>
              </w:rPr>
            </w:pPr>
          </w:p>
        </w:tc>
      </w:tr>
      <w:tr w:rsidR="00D063C3" w:rsidRPr="00F9298C" w14:paraId="7416EE06" w14:textId="77777777" w:rsidTr="002F63DF">
        <w:tc>
          <w:tcPr>
            <w:tcW w:w="1040" w:type="dxa"/>
            <w:tcBorders>
              <w:top w:val="nil"/>
              <w:bottom w:val="nil"/>
            </w:tcBorders>
          </w:tcPr>
          <w:p w14:paraId="590E751F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u w:val="single"/>
                <w:rtl/>
              </w:rPr>
              <w:t>פרטי</w:t>
            </w:r>
          </w:p>
        </w:tc>
        <w:tc>
          <w:tcPr>
            <w:tcW w:w="2017" w:type="dxa"/>
          </w:tcPr>
          <w:p w14:paraId="1AAFF9BC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מספר חשבון עו"ש</w:t>
            </w:r>
          </w:p>
        </w:tc>
        <w:tc>
          <w:tcPr>
            <w:tcW w:w="918" w:type="dxa"/>
          </w:tcPr>
          <w:p w14:paraId="6C0C621C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8" w:type="dxa"/>
          </w:tcPr>
          <w:p w14:paraId="321CAA95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7" w:type="dxa"/>
          </w:tcPr>
          <w:p w14:paraId="10C8EAE0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108" w:type="dxa"/>
          </w:tcPr>
          <w:p w14:paraId="06E75790" w14:textId="77777777" w:rsidR="00491180" w:rsidRPr="00DC27BB" w:rsidRDefault="00491180" w:rsidP="0010205C">
            <w:pPr>
              <w:bidi/>
              <w:rPr>
                <w:rtl/>
              </w:rPr>
            </w:pPr>
          </w:p>
        </w:tc>
      </w:tr>
      <w:tr w:rsidR="00D063C3" w:rsidRPr="00F9298C" w14:paraId="29FC7072" w14:textId="77777777" w:rsidTr="002F63DF">
        <w:tc>
          <w:tcPr>
            <w:tcW w:w="1040" w:type="dxa"/>
            <w:tcBorders>
              <w:top w:val="nil"/>
              <w:bottom w:val="nil"/>
            </w:tcBorders>
          </w:tcPr>
          <w:p w14:paraId="2EB65DA8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u w:val="single"/>
                <w:rtl/>
              </w:rPr>
              <w:t>חשבון</w:t>
            </w:r>
          </w:p>
        </w:tc>
        <w:tc>
          <w:tcPr>
            <w:tcW w:w="2017" w:type="dxa"/>
          </w:tcPr>
          <w:p w14:paraId="2533CB14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סוג</w:t>
            </w:r>
          </w:p>
        </w:tc>
        <w:tc>
          <w:tcPr>
            <w:tcW w:w="918" w:type="dxa"/>
          </w:tcPr>
          <w:p w14:paraId="4F0277F6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8" w:type="dxa"/>
          </w:tcPr>
          <w:p w14:paraId="2CC0ECF6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7" w:type="dxa"/>
          </w:tcPr>
          <w:p w14:paraId="004F75FC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108" w:type="dxa"/>
          </w:tcPr>
          <w:p w14:paraId="036DE525" w14:textId="77777777" w:rsidR="00491180" w:rsidRPr="00DC27BB" w:rsidRDefault="00491180" w:rsidP="0010205C">
            <w:pPr>
              <w:bidi/>
              <w:rPr>
                <w:rtl/>
              </w:rPr>
            </w:pPr>
          </w:p>
        </w:tc>
      </w:tr>
      <w:tr w:rsidR="00D063C3" w:rsidRPr="00F9298C" w14:paraId="5F62DC46" w14:textId="77777777" w:rsidTr="002F63DF">
        <w:tc>
          <w:tcPr>
            <w:tcW w:w="1040" w:type="dxa"/>
            <w:tcBorders>
              <w:top w:val="nil"/>
              <w:bottom w:val="nil"/>
            </w:tcBorders>
          </w:tcPr>
          <w:p w14:paraId="54728982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לחיוב</w:t>
            </w:r>
          </w:p>
        </w:tc>
        <w:tc>
          <w:tcPr>
            <w:tcW w:w="2017" w:type="dxa"/>
          </w:tcPr>
          <w:p w14:paraId="49122DCF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קוד מסלקה (סניף)</w:t>
            </w:r>
          </w:p>
        </w:tc>
        <w:tc>
          <w:tcPr>
            <w:tcW w:w="918" w:type="dxa"/>
          </w:tcPr>
          <w:p w14:paraId="59743DCE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8" w:type="dxa"/>
          </w:tcPr>
          <w:p w14:paraId="5B73FF58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7" w:type="dxa"/>
          </w:tcPr>
          <w:p w14:paraId="0C17C84F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108" w:type="dxa"/>
          </w:tcPr>
          <w:p w14:paraId="076C436A" w14:textId="77777777" w:rsidR="00491180" w:rsidRPr="00DC27BB" w:rsidRDefault="00491180" w:rsidP="0010205C">
            <w:pPr>
              <w:bidi/>
              <w:rPr>
                <w:rtl/>
              </w:rPr>
            </w:pPr>
          </w:p>
        </w:tc>
      </w:tr>
      <w:tr w:rsidR="00D063C3" w:rsidRPr="00F9298C" w14:paraId="3C15BF2B" w14:textId="77777777" w:rsidTr="00006DA6">
        <w:tc>
          <w:tcPr>
            <w:tcW w:w="1040" w:type="dxa"/>
            <w:tcBorders>
              <w:top w:val="nil"/>
              <w:bottom w:val="single" w:sz="4" w:space="0" w:color="auto"/>
            </w:tcBorders>
          </w:tcPr>
          <w:p w14:paraId="6EA94E0E" w14:textId="77777777" w:rsidR="00491180" w:rsidRPr="00DC27BB" w:rsidRDefault="00491180" w:rsidP="0010205C">
            <w:pPr>
              <w:bidi/>
              <w:rPr>
                <w:rtl/>
              </w:rPr>
            </w:pPr>
          </w:p>
        </w:tc>
        <w:tc>
          <w:tcPr>
            <w:tcW w:w="2017" w:type="dxa"/>
          </w:tcPr>
          <w:p w14:paraId="70246D1D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קוד מסלקה</w:t>
            </w:r>
            <w:r w:rsidR="00006DA6" w:rsidRPr="00DC27BB">
              <w:rPr>
                <w:rFonts w:hint="cs"/>
                <w:rtl/>
              </w:rPr>
              <w:t xml:space="preserve"> (בנק)</w:t>
            </w:r>
          </w:p>
        </w:tc>
        <w:tc>
          <w:tcPr>
            <w:tcW w:w="918" w:type="dxa"/>
          </w:tcPr>
          <w:p w14:paraId="407ADF75" w14:textId="77777777" w:rsidR="00491180" w:rsidRPr="00DC27BB" w:rsidRDefault="00006DA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8" w:type="dxa"/>
          </w:tcPr>
          <w:p w14:paraId="44DB50F6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7" w:type="dxa"/>
          </w:tcPr>
          <w:p w14:paraId="2CBDD5D2" w14:textId="77777777" w:rsidR="00491180" w:rsidRPr="00DC27BB" w:rsidRDefault="00006DA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108" w:type="dxa"/>
          </w:tcPr>
          <w:p w14:paraId="09C094B6" w14:textId="77777777" w:rsidR="00491180" w:rsidRPr="00DC27BB" w:rsidRDefault="00491180" w:rsidP="0010205C">
            <w:pPr>
              <w:bidi/>
              <w:rPr>
                <w:rtl/>
              </w:rPr>
            </w:pPr>
          </w:p>
        </w:tc>
      </w:tr>
      <w:tr w:rsidR="00D063C3" w:rsidRPr="00F9298C" w14:paraId="4983D242" w14:textId="77777777" w:rsidTr="00006DA6">
        <w:tc>
          <w:tcPr>
            <w:tcW w:w="1040" w:type="dxa"/>
            <w:tcBorders>
              <w:top w:val="single" w:sz="4" w:space="0" w:color="auto"/>
              <w:bottom w:val="nil"/>
            </w:tcBorders>
          </w:tcPr>
          <w:p w14:paraId="29539F2D" w14:textId="77777777" w:rsidR="00491180" w:rsidRPr="00DC27BB" w:rsidRDefault="00491180" w:rsidP="0010205C">
            <w:pPr>
              <w:bidi/>
              <w:rPr>
                <w:rtl/>
              </w:rPr>
            </w:pPr>
          </w:p>
        </w:tc>
        <w:tc>
          <w:tcPr>
            <w:tcW w:w="2017" w:type="dxa"/>
          </w:tcPr>
          <w:p w14:paraId="080E50ED" w14:textId="77777777" w:rsidR="00491180" w:rsidRPr="00DC27BB" w:rsidRDefault="00006DA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הרשאה כללית שאינה כוללת הגבלות</w:t>
            </w:r>
          </w:p>
        </w:tc>
        <w:tc>
          <w:tcPr>
            <w:tcW w:w="918" w:type="dxa"/>
          </w:tcPr>
          <w:p w14:paraId="284343D4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8" w:type="dxa"/>
          </w:tcPr>
          <w:p w14:paraId="378DEA8B" w14:textId="77777777" w:rsidR="00491180" w:rsidRPr="00DC27BB" w:rsidRDefault="00006DA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 מוטבע</w:t>
            </w:r>
          </w:p>
        </w:tc>
        <w:tc>
          <w:tcPr>
            <w:tcW w:w="867" w:type="dxa"/>
          </w:tcPr>
          <w:p w14:paraId="5A6B97C2" w14:textId="77777777" w:rsidR="00491180" w:rsidRPr="00DC27BB" w:rsidRDefault="00006DA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108" w:type="dxa"/>
          </w:tcPr>
          <w:p w14:paraId="6CA9CF55" w14:textId="77777777" w:rsidR="00491180" w:rsidRPr="00DC27BB" w:rsidRDefault="00491180" w:rsidP="0010205C">
            <w:pPr>
              <w:bidi/>
              <w:rPr>
                <w:rtl/>
              </w:rPr>
            </w:pPr>
          </w:p>
        </w:tc>
      </w:tr>
      <w:tr w:rsidR="00D063C3" w:rsidRPr="00F9298C" w14:paraId="491222C2" w14:textId="77777777" w:rsidTr="002F63DF">
        <w:tc>
          <w:tcPr>
            <w:tcW w:w="1040" w:type="dxa"/>
            <w:tcBorders>
              <w:top w:val="nil"/>
              <w:bottom w:val="nil"/>
            </w:tcBorders>
          </w:tcPr>
          <w:p w14:paraId="61261AD8" w14:textId="77777777" w:rsidR="00491180" w:rsidRPr="00DC27BB" w:rsidRDefault="00006DA6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סוג הרשאה</w:t>
            </w:r>
          </w:p>
        </w:tc>
        <w:tc>
          <w:tcPr>
            <w:tcW w:w="2017" w:type="dxa"/>
          </w:tcPr>
          <w:p w14:paraId="0DE0CDC1" w14:textId="77777777" w:rsidR="00491180" w:rsidRPr="00DC27BB" w:rsidRDefault="00006DA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תקרת סכום החיוב</w:t>
            </w:r>
          </w:p>
        </w:tc>
        <w:tc>
          <w:tcPr>
            <w:tcW w:w="918" w:type="dxa"/>
          </w:tcPr>
          <w:p w14:paraId="04420D34" w14:textId="77777777" w:rsidR="00491180" w:rsidRPr="00DC27BB" w:rsidRDefault="00006DA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</w:t>
            </w:r>
            <w:r w:rsidR="00491180" w:rsidRPr="00DC27BB">
              <w:rPr>
                <w:rFonts w:hint="cs"/>
                <w:rtl/>
              </w:rPr>
              <w:t>%</w:t>
            </w:r>
          </w:p>
        </w:tc>
        <w:tc>
          <w:tcPr>
            <w:tcW w:w="838" w:type="dxa"/>
          </w:tcPr>
          <w:p w14:paraId="75013E2F" w14:textId="77777777" w:rsidR="00491180" w:rsidRPr="00DC27BB" w:rsidRDefault="00006DA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867" w:type="dxa"/>
          </w:tcPr>
          <w:p w14:paraId="4BBB770D" w14:textId="77777777" w:rsidR="00491180" w:rsidRPr="00DC27BB" w:rsidRDefault="00006DA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108" w:type="dxa"/>
          </w:tcPr>
          <w:p w14:paraId="71D30FCD" w14:textId="77777777" w:rsidR="00491180" w:rsidRPr="00DC27BB" w:rsidRDefault="00006DA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במידה וסומן להפיל לבדיקה</w:t>
            </w:r>
          </w:p>
        </w:tc>
      </w:tr>
      <w:tr w:rsidR="00D063C3" w:rsidRPr="00F9298C" w14:paraId="1B1EC3C0" w14:textId="77777777" w:rsidTr="00006DA6">
        <w:tc>
          <w:tcPr>
            <w:tcW w:w="1040" w:type="dxa"/>
            <w:tcBorders>
              <w:top w:val="nil"/>
              <w:bottom w:val="single" w:sz="4" w:space="0" w:color="auto"/>
            </w:tcBorders>
          </w:tcPr>
          <w:p w14:paraId="57CC4CE8" w14:textId="77777777" w:rsidR="00491180" w:rsidRPr="00DC27BB" w:rsidRDefault="00491180" w:rsidP="0010205C">
            <w:pPr>
              <w:bidi/>
              <w:rPr>
                <w:rtl/>
              </w:rPr>
            </w:pPr>
          </w:p>
        </w:tc>
        <w:tc>
          <w:tcPr>
            <w:tcW w:w="2017" w:type="dxa"/>
          </w:tcPr>
          <w:p w14:paraId="53AF57B7" w14:textId="77777777" w:rsidR="00491180" w:rsidRPr="00DC27BB" w:rsidRDefault="00006DA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מועד פקיעת תוקף ההרשאה- ביום</w:t>
            </w:r>
          </w:p>
        </w:tc>
        <w:tc>
          <w:tcPr>
            <w:tcW w:w="918" w:type="dxa"/>
          </w:tcPr>
          <w:p w14:paraId="08C4F5DB" w14:textId="77777777" w:rsidR="00491180" w:rsidRPr="00DC27BB" w:rsidRDefault="00006DA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</w:t>
            </w:r>
            <w:r w:rsidR="00491180" w:rsidRPr="00DC27BB">
              <w:rPr>
                <w:rFonts w:hint="cs"/>
                <w:rtl/>
              </w:rPr>
              <w:t>%</w:t>
            </w:r>
          </w:p>
        </w:tc>
        <w:tc>
          <w:tcPr>
            <w:tcW w:w="838" w:type="dxa"/>
          </w:tcPr>
          <w:p w14:paraId="07187508" w14:textId="77777777" w:rsidR="00491180" w:rsidRPr="00DC27BB" w:rsidRDefault="00006DA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867" w:type="dxa"/>
          </w:tcPr>
          <w:p w14:paraId="504E564C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108" w:type="dxa"/>
          </w:tcPr>
          <w:p w14:paraId="685189C2" w14:textId="77777777" w:rsidR="00491180" w:rsidRPr="00DC27BB" w:rsidRDefault="00006DA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במידה וסומן להפיל לבדיקה</w:t>
            </w:r>
          </w:p>
        </w:tc>
      </w:tr>
      <w:tr w:rsidR="00D063C3" w:rsidRPr="00F9298C" w14:paraId="3D034D06" w14:textId="77777777" w:rsidTr="00006DA6">
        <w:tc>
          <w:tcPr>
            <w:tcW w:w="1040" w:type="dxa"/>
            <w:tcBorders>
              <w:bottom w:val="single" w:sz="4" w:space="0" w:color="auto"/>
            </w:tcBorders>
          </w:tcPr>
          <w:p w14:paraId="0648624A" w14:textId="77777777" w:rsidR="00491180" w:rsidRPr="00DC27BB" w:rsidRDefault="00006DA6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פרטי חיוב</w:t>
            </w:r>
          </w:p>
        </w:tc>
        <w:tc>
          <w:tcPr>
            <w:tcW w:w="2017" w:type="dxa"/>
          </w:tcPr>
          <w:p w14:paraId="21EF5394" w14:textId="77777777" w:rsidR="00491180" w:rsidRPr="00DC27BB" w:rsidRDefault="00006DA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פרטי חיוב (1,10,15)</w:t>
            </w:r>
          </w:p>
        </w:tc>
        <w:tc>
          <w:tcPr>
            <w:tcW w:w="918" w:type="dxa"/>
          </w:tcPr>
          <w:p w14:paraId="75660C0F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5%</w:t>
            </w:r>
          </w:p>
        </w:tc>
        <w:tc>
          <w:tcPr>
            <w:tcW w:w="838" w:type="dxa"/>
          </w:tcPr>
          <w:p w14:paraId="66E99D99" w14:textId="77777777" w:rsidR="00491180" w:rsidRPr="00DC27BB" w:rsidRDefault="00006DA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867" w:type="dxa"/>
          </w:tcPr>
          <w:p w14:paraId="2B4FE40E" w14:textId="77777777" w:rsidR="00491180" w:rsidRPr="00DC27BB" w:rsidRDefault="00006DA6" w:rsidP="0010205C">
            <w:pPr>
              <w:bidi/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108" w:type="dxa"/>
          </w:tcPr>
          <w:p w14:paraId="32ECAF06" w14:textId="77777777" w:rsidR="00491180" w:rsidRPr="00DC27BB" w:rsidRDefault="00006DA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חובה רק אחת מהאפשרויות</w:t>
            </w:r>
          </w:p>
        </w:tc>
      </w:tr>
      <w:tr w:rsidR="00D063C3" w:rsidRPr="00D36627" w14:paraId="3C6E7DF8" w14:textId="77777777" w:rsidTr="00006DA6">
        <w:tc>
          <w:tcPr>
            <w:tcW w:w="1040" w:type="dxa"/>
            <w:tcBorders>
              <w:top w:val="single" w:sz="4" w:space="0" w:color="auto"/>
              <w:bottom w:val="nil"/>
            </w:tcBorders>
          </w:tcPr>
          <w:p w14:paraId="42AEC2D6" w14:textId="77777777" w:rsidR="00491180" w:rsidRPr="00DC27BB" w:rsidRDefault="00491180" w:rsidP="0010205C">
            <w:pPr>
              <w:bidi/>
              <w:rPr>
                <w:rtl/>
              </w:rPr>
            </w:pPr>
          </w:p>
        </w:tc>
        <w:tc>
          <w:tcPr>
            <w:tcW w:w="2017" w:type="dxa"/>
          </w:tcPr>
          <w:p w14:paraId="4575558C" w14:textId="77777777" w:rsidR="00491180" w:rsidRPr="00DC27BB" w:rsidRDefault="00006DA6" w:rsidP="0010205C">
            <w:pPr>
              <w:bidi/>
            </w:pPr>
            <w:r w:rsidRPr="00DC27BB">
              <w:rPr>
                <w:rFonts w:hint="cs"/>
                <w:rtl/>
              </w:rPr>
              <w:t>שם משפחה</w:t>
            </w:r>
          </w:p>
        </w:tc>
        <w:tc>
          <w:tcPr>
            <w:tcW w:w="918" w:type="dxa"/>
          </w:tcPr>
          <w:p w14:paraId="415FB27A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90%</w:t>
            </w:r>
          </w:p>
        </w:tc>
        <w:tc>
          <w:tcPr>
            <w:tcW w:w="838" w:type="dxa"/>
          </w:tcPr>
          <w:p w14:paraId="0F4ECB43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7" w:type="dxa"/>
          </w:tcPr>
          <w:p w14:paraId="5CD8941E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108" w:type="dxa"/>
          </w:tcPr>
          <w:p w14:paraId="7BB72760" w14:textId="77777777" w:rsidR="00491180" w:rsidRPr="00DC27BB" w:rsidRDefault="00491180" w:rsidP="0010205C">
            <w:pPr>
              <w:bidi/>
              <w:rPr>
                <w:rtl/>
              </w:rPr>
            </w:pPr>
          </w:p>
        </w:tc>
      </w:tr>
      <w:tr w:rsidR="00D063C3" w:rsidRPr="00D36627" w14:paraId="2DF17552" w14:textId="77777777" w:rsidTr="00006DA6">
        <w:tc>
          <w:tcPr>
            <w:tcW w:w="1040" w:type="dxa"/>
            <w:tcBorders>
              <w:top w:val="nil"/>
              <w:bottom w:val="nil"/>
            </w:tcBorders>
          </w:tcPr>
          <w:p w14:paraId="75E362BD" w14:textId="77777777" w:rsidR="00491180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u w:val="single"/>
                <w:rtl/>
              </w:rPr>
              <w:t>פרטי</w:t>
            </w:r>
          </w:p>
        </w:tc>
        <w:tc>
          <w:tcPr>
            <w:tcW w:w="2017" w:type="dxa"/>
          </w:tcPr>
          <w:p w14:paraId="2F4FF016" w14:textId="77777777" w:rsidR="00491180" w:rsidRPr="00DC27BB" w:rsidRDefault="00006DA6" w:rsidP="0010205C">
            <w:pPr>
              <w:bidi/>
            </w:pPr>
            <w:r w:rsidRPr="00DC27BB">
              <w:rPr>
                <w:rFonts w:hint="cs"/>
                <w:rtl/>
              </w:rPr>
              <w:t>שם פרטי</w:t>
            </w:r>
          </w:p>
        </w:tc>
        <w:tc>
          <w:tcPr>
            <w:tcW w:w="918" w:type="dxa"/>
          </w:tcPr>
          <w:p w14:paraId="28BA468C" w14:textId="77777777" w:rsidR="00491180" w:rsidRPr="00DC27BB" w:rsidRDefault="00006DA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90%</w:t>
            </w:r>
          </w:p>
        </w:tc>
        <w:tc>
          <w:tcPr>
            <w:tcW w:w="838" w:type="dxa"/>
          </w:tcPr>
          <w:p w14:paraId="0D313870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7" w:type="dxa"/>
          </w:tcPr>
          <w:p w14:paraId="344ED06B" w14:textId="77777777" w:rsidR="00491180" w:rsidRPr="00DC27BB" w:rsidRDefault="0049118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108" w:type="dxa"/>
          </w:tcPr>
          <w:p w14:paraId="4E9E6765" w14:textId="77777777" w:rsidR="00491180" w:rsidRPr="00DC27BB" w:rsidRDefault="00491180" w:rsidP="0010205C">
            <w:pPr>
              <w:bidi/>
              <w:rPr>
                <w:rtl/>
              </w:rPr>
            </w:pPr>
          </w:p>
        </w:tc>
      </w:tr>
      <w:tr w:rsidR="00006DA6" w:rsidRPr="00D36627" w14:paraId="1CFAAD28" w14:textId="77777777" w:rsidTr="00006DA6">
        <w:tc>
          <w:tcPr>
            <w:tcW w:w="1040" w:type="dxa"/>
            <w:tcBorders>
              <w:top w:val="nil"/>
              <w:bottom w:val="nil"/>
            </w:tcBorders>
          </w:tcPr>
          <w:p w14:paraId="232E8649" w14:textId="77777777" w:rsidR="00006DA6" w:rsidRPr="00DC27BB" w:rsidRDefault="00D063C3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העמית/מעסיק</w:t>
            </w:r>
          </w:p>
        </w:tc>
        <w:tc>
          <w:tcPr>
            <w:tcW w:w="2017" w:type="dxa"/>
          </w:tcPr>
          <w:p w14:paraId="4AE25A89" w14:textId="77777777" w:rsidR="00006DA6" w:rsidRPr="00DC27BB" w:rsidRDefault="00006DA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תעודת זהות/דרכון זר</w:t>
            </w:r>
          </w:p>
        </w:tc>
        <w:tc>
          <w:tcPr>
            <w:tcW w:w="918" w:type="dxa"/>
          </w:tcPr>
          <w:p w14:paraId="68B82690" w14:textId="77777777" w:rsidR="00006DA6" w:rsidRPr="00DC27BB" w:rsidRDefault="00006DA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8" w:type="dxa"/>
          </w:tcPr>
          <w:p w14:paraId="7BAC589F" w14:textId="77777777" w:rsidR="00006DA6" w:rsidRPr="00DC27BB" w:rsidRDefault="00006DA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7" w:type="dxa"/>
          </w:tcPr>
          <w:p w14:paraId="1DD0C4B3" w14:textId="77777777" w:rsidR="00006DA6" w:rsidRPr="00DC27BB" w:rsidRDefault="00006DA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108" w:type="dxa"/>
          </w:tcPr>
          <w:p w14:paraId="6D16C118" w14:textId="77777777" w:rsidR="00006DA6" w:rsidRPr="00DC27BB" w:rsidRDefault="00006DA6" w:rsidP="0010205C">
            <w:pPr>
              <w:bidi/>
              <w:rPr>
                <w:rtl/>
              </w:rPr>
            </w:pPr>
          </w:p>
        </w:tc>
      </w:tr>
      <w:tr w:rsidR="00006DA6" w:rsidRPr="00D36627" w14:paraId="02A745F2" w14:textId="77777777" w:rsidTr="007E4446">
        <w:tc>
          <w:tcPr>
            <w:tcW w:w="1040" w:type="dxa"/>
            <w:tcBorders>
              <w:top w:val="nil"/>
              <w:bottom w:val="nil"/>
            </w:tcBorders>
          </w:tcPr>
          <w:p w14:paraId="57D19FB0" w14:textId="77777777" w:rsidR="00006DA6" w:rsidRPr="00DC27BB" w:rsidRDefault="00006DA6" w:rsidP="0010205C">
            <w:pPr>
              <w:bidi/>
              <w:rPr>
                <w:u w:val="single"/>
                <w:rtl/>
              </w:rPr>
            </w:pPr>
          </w:p>
        </w:tc>
        <w:tc>
          <w:tcPr>
            <w:tcW w:w="2017" w:type="dxa"/>
          </w:tcPr>
          <w:p w14:paraId="1FE7F9B5" w14:textId="77777777" w:rsidR="00006DA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טלפון</w:t>
            </w:r>
          </w:p>
        </w:tc>
        <w:tc>
          <w:tcPr>
            <w:tcW w:w="918" w:type="dxa"/>
          </w:tcPr>
          <w:p w14:paraId="21635545" w14:textId="77777777" w:rsidR="00006DA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8" w:type="dxa"/>
          </w:tcPr>
          <w:p w14:paraId="7ACAFA99" w14:textId="77777777" w:rsidR="00006DA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7" w:type="dxa"/>
          </w:tcPr>
          <w:p w14:paraId="57FCCB2C" w14:textId="77777777" w:rsidR="00006DA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108" w:type="dxa"/>
          </w:tcPr>
          <w:p w14:paraId="180B401D" w14:textId="77777777" w:rsidR="00006DA6" w:rsidRPr="00DC27BB" w:rsidRDefault="00006DA6" w:rsidP="0010205C">
            <w:pPr>
              <w:bidi/>
              <w:rPr>
                <w:rtl/>
              </w:rPr>
            </w:pPr>
          </w:p>
        </w:tc>
      </w:tr>
      <w:tr w:rsidR="007E4446" w:rsidRPr="00D36627" w14:paraId="618AE63C" w14:textId="77777777" w:rsidTr="007E4446">
        <w:tc>
          <w:tcPr>
            <w:tcW w:w="1040" w:type="dxa"/>
            <w:tcBorders>
              <w:top w:val="nil"/>
              <w:bottom w:val="single" w:sz="4" w:space="0" w:color="auto"/>
            </w:tcBorders>
          </w:tcPr>
          <w:p w14:paraId="66330B3C" w14:textId="77777777" w:rsidR="007E4446" w:rsidRPr="00DC27BB" w:rsidRDefault="007E4446" w:rsidP="0010205C">
            <w:pPr>
              <w:bidi/>
              <w:rPr>
                <w:u w:val="single"/>
                <w:rtl/>
              </w:rPr>
            </w:pPr>
          </w:p>
        </w:tc>
        <w:tc>
          <w:tcPr>
            <w:tcW w:w="2017" w:type="dxa"/>
          </w:tcPr>
          <w:p w14:paraId="4F42F116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דוא"ל</w:t>
            </w:r>
          </w:p>
        </w:tc>
        <w:tc>
          <w:tcPr>
            <w:tcW w:w="918" w:type="dxa"/>
          </w:tcPr>
          <w:p w14:paraId="5627C63D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8" w:type="dxa"/>
          </w:tcPr>
          <w:p w14:paraId="4EECE58E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7" w:type="dxa"/>
          </w:tcPr>
          <w:p w14:paraId="712F58CB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108" w:type="dxa"/>
          </w:tcPr>
          <w:p w14:paraId="406E4647" w14:textId="77777777" w:rsidR="007E4446" w:rsidRPr="00DC27BB" w:rsidRDefault="007E4446" w:rsidP="0010205C">
            <w:pPr>
              <w:bidi/>
              <w:rPr>
                <w:rtl/>
              </w:rPr>
            </w:pPr>
          </w:p>
        </w:tc>
      </w:tr>
      <w:tr w:rsidR="007E4446" w:rsidRPr="00D36627" w14:paraId="5FA3DD3B" w14:textId="77777777" w:rsidTr="007E4446">
        <w:tc>
          <w:tcPr>
            <w:tcW w:w="1040" w:type="dxa"/>
            <w:tcBorders>
              <w:top w:val="single" w:sz="4" w:space="0" w:color="auto"/>
              <w:bottom w:val="nil"/>
            </w:tcBorders>
          </w:tcPr>
          <w:p w14:paraId="28AF80D6" w14:textId="77777777" w:rsidR="007E4446" w:rsidRPr="00DC27BB" w:rsidRDefault="007E4446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מעמד</w:t>
            </w:r>
          </w:p>
        </w:tc>
        <w:tc>
          <w:tcPr>
            <w:tcW w:w="2017" w:type="dxa"/>
          </w:tcPr>
          <w:p w14:paraId="6FEE60F0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סכום בש"ח</w:t>
            </w:r>
          </w:p>
        </w:tc>
        <w:tc>
          <w:tcPr>
            <w:tcW w:w="918" w:type="dxa"/>
          </w:tcPr>
          <w:p w14:paraId="2709D72B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8" w:type="dxa"/>
          </w:tcPr>
          <w:p w14:paraId="3F904963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7" w:type="dxa"/>
          </w:tcPr>
          <w:p w14:paraId="1D5C40B8" w14:textId="207E3045" w:rsidR="007E4446" w:rsidRPr="00DC27BB" w:rsidRDefault="00C1731E" w:rsidP="0010205C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לא</w:t>
            </w:r>
          </w:p>
        </w:tc>
        <w:tc>
          <w:tcPr>
            <w:tcW w:w="3108" w:type="dxa"/>
          </w:tcPr>
          <w:p w14:paraId="772B9FF1" w14:textId="77777777" w:rsidR="007E4446" w:rsidRPr="00DC27BB" w:rsidRDefault="007E4446" w:rsidP="0010205C">
            <w:pPr>
              <w:bidi/>
              <w:rPr>
                <w:rtl/>
              </w:rPr>
            </w:pPr>
          </w:p>
        </w:tc>
      </w:tr>
      <w:tr w:rsidR="007E4446" w:rsidRPr="00D36627" w14:paraId="465F4CB9" w14:textId="77777777" w:rsidTr="007E4446">
        <w:tc>
          <w:tcPr>
            <w:tcW w:w="1040" w:type="dxa"/>
            <w:tcBorders>
              <w:top w:val="nil"/>
              <w:bottom w:val="single" w:sz="4" w:space="0" w:color="auto"/>
            </w:tcBorders>
          </w:tcPr>
          <w:p w14:paraId="2C6B03DD" w14:textId="77777777" w:rsidR="007E4446" w:rsidRPr="00DC27BB" w:rsidRDefault="007E4446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עצמאי</w:t>
            </w:r>
          </w:p>
        </w:tc>
        <w:tc>
          <w:tcPr>
            <w:tcW w:w="2017" w:type="dxa"/>
          </w:tcPr>
          <w:p w14:paraId="2080108D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סכום סה"כ במילים</w:t>
            </w:r>
          </w:p>
        </w:tc>
        <w:tc>
          <w:tcPr>
            <w:tcW w:w="918" w:type="dxa"/>
          </w:tcPr>
          <w:p w14:paraId="6C07ADD6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8" w:type="dxa"/>
          </w:tcPr>
          <w:p w14:paraId="7DA4E8EB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7" w:type="dxa"/>
          </w:tcPr>
          <w:p w14:paraId="3A887B14" w14:textId="4A4CBB57" w:rsidR="007E4446" w:rsidRPr="00DC27BB" w:rsidRDefault="00C1731E" w:rsidP="0010205C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לא</w:t>
            </w:r>
          </w:p>
        </w:tc>
        <w:tc>
          <w:tcPr>
            <w:tcW w:w="3108" w:type="dxa"/>
          </w:tcPr>
          <w:p w14:paraId="20E683E9" w14:textId="77777777" w:rsidR="007E4446" w:rsidRPr="00DC27BB" w:rsidRDefault="007E4446" w:rsidP="0010205C">
            <w:pPr>
              <w:bidi/>
              <w:rPr>
                <w:rtl/>
              </w:rPr>
            </w:pPr>
          </w:p>
        </w:tc>
      </w:tr>
      <w:tr w:rsidR="007E4446" w:rsidRPr="00D36627" w14:paraId="63EDE0B9" w14:textId="77777777" w:rsidTr="007E4446">
        <w:tc>
          <w:tcPr>
            <w:tcW w:w="1040" w:type="dxa"/>
            <w:tcBorders>
              <w:top w:val="single" w:sz="4" w:space="0" w:color="auto"/>
              <w:bottom w:val="nil"/>
            </w:tcBorders>
          </w:tcPr>
          <w:p w14:paraId="510F2F32" w14:textId="77777777" w:rsidR="007E4446" w:rsidRPr="00DC27BB" w:rsidRDefault="007E4446" w:rsidP="0010205C">
            <w:pPr>
              <w:bidi/>
              <w:rPr>
                <w:u w:val="single"/>
                <w:rtl/>
              </w:rPr>
            </w:pPr>
          </w:p>
        </w:tc>
        <w:tc>
          <w:tcPr>
            <w:tcW w:w="2017" w:type="dxa"/>
          </w:tcPr>
          <w:p w14:paraId="4E9270C6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חלק עובד</w:t>
            </w:r>
          </w:p>
        </w:tc>
        <w:tc>
          <w:tcPr>
            <w:tcW w:w="918" w:type="dxa"/>
          </w:tcPr>
          <w:p w14:paraId="62FD2D13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8" w:type="dxa"/>
          </w:tcPr>
          <w:p w14:paraId="25B7273E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7" w:type="dxa"/>
          </w:tcPr>
          <w:p w14:paraId="7E693A3B" w14:textId="4C43140F" w:rsidR="007E4446" w:rsidRPr="00DC27BB" w:rsidRDefault="00C1731E" w:rsidP="0010205C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לא</w:t>
            </w:r>
          </w:p>
        </w:tc>
        <w:tc>
          <w:tcPr>
            <w:tcW w:w="3108" w:type="dxa"/>
          </w:tcPr>
          <w:p w14:paraId="25EBD8EE" w14:textId="77777777" w:rsidR="007E4446" w:rsidRPr="00DC27BB" w:rsidRDefault="007E4446" w:rsidP="0010205C">
            <w:pPr>
              <w:bidi/>
              <w:rPr>
                <w:rtl/>
              </w:rPr>
            </w:pPr>
          </w:p>
        </w:tc>
      </w:tr>
      <w:tr w:rsidR="007E4446" w:rsidRPr="00D36627" w14:paraId="12490F06" w14:textId="77777777" w:rsidTr="007E4446">
        <w:tc>
          <w:tcPr>
            <w:tcW w:w="1040" w:type="dxa"/>
            <w:tcBorders>
              <w:top w:val="nil"/>
              <w:bottom w:val="nil"/>
            </w:tcBorders>
          </w:tcPr>
          <w:p w14:paraId="37D3173D" w14:textId="77777777" w:rsidR="007E4446" w:rsidRPr="00DC27BB" w:rsidRDefault="00D063C3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מעמד</w:t>
            </w:r>
          </w:p>
        </w:tc>
        <w:tc>
          <w:tcPr>
            <w:tcW w:w="2017" w:type="dxa"/>
          </w:tcPr>
          <w:p w14:paraId="382F4691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חלד מעביד</w:t>
            </w:r>
          </w:p>
        </w:tc>
        <w:tc>
          <w:tcPr>
            <w:tcW w:w="918" w:type="dxa"/>
          </w:tcPr>
          <w:p w14:paraId="08B3067D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8" w:type="dxa"/>
          </w:tcPr>
          <w:p w14:paraId="570CACC5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7" w:type="dxa"/>
          </w:tcPr>
          <w:p w14:paraId="1C4CE6B9" w14:textId="025F130A" w:rsidR="007E4446" w:rsidRPr="00DC27BB" w:rsidRDefault="00C1731E" w:rsidP="0010205C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לא</w:t>
            </w:r>
          </w:p>
        </w:tc>
        <w:tc>
          <w:tcPr>
            <w:tcW w:w="3108" w:type="dxa"/>
          </w:tcPr>
          <w:p w14:paraId="4D3C02ED" w14:textId="77777777" w:rsidR="007E4446" w:rsidRPr="00DC27BB" w:rsidRDefault="007E4446" w:rsidP="0010205C">
            <w:pPr>
              <w:bidi/>
              <w:rPr>
                <w:rtl/>
              </w:rPr>
            </w:pPr>
          </w:p>
        </w:tc>
      </w:tr>
      <w:tr w:rsidR="007E4446" w:rsidRPr="00D36627" w14:paraId="6F552272" w14:textId="77777777" w:rsidTr="007E4446">
        <w:tc>
          <w:tcPr>
            <w:tcW w:w="1040" w:type="dxa"/>
            <w:tcBorders>
              <w:top w:val="nil"/>
              <w:bottom w:val="nil"/>
            </w:tcBorders>
          </w:tcPr>
          <w:p w14:paraId="17D21340" w14:textId="77777777" w:rsidR="007E4446" w:rsidRPr="00DC27BB" w:rsidRDefault="00D063C3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שכיר</w:t>
            </w:r>
          </w:p>
        </w:tc>
        <w:tc>
          <w:tcPr>
            <w:tcW w:w="2017" w:type="dxa"/>
          </w:tcPr>
          <w:p w14:paraId="71394F52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 xml:space="preserve">חלק פיצויים </w:t>
            </w:r>
          </w:p>
        </w:tc>
        <w:tc>
          <w:tcPr>
            <w:tcW w:w="918" w:type="dxa"/>
          </w:tcPr>
          <w:p w14:paraId="3EA4EB29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8" w:type="dxa"/>
          </w:tcPr>
          <w:p w14:paraId="57DE4CCC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7" w:type="dxa"/>
          </w:tcPr>
          <w:p w14:paraId="06352433" w14:textId="4361CDE7" w:rsidR="007E4446" w:rsidRPr="00DC27BB" w:rsidRDefault="00C1731E" w:rsidP="0010205C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לא</w:t>
            </w:r>
          </w:p>
        </w:tc>
        <w:tc>
          <w:tcPr>
            <w:tcW w:w="3108" w:type="dxa"/>
          </w:tcPr>
          <w:p w14:paraId="3FBA7632" w14:textId="77777777" w:rsidR="007E4446" w:rsidRPr="00DC27BB" w:rsidRDefault="007E4446" w:rsidP="0010205C">
            <w:pPr>
              <w:bidi/>
              <w:rPr>
                <w:rtl/>
              </w:rPr>
            </w:pPr>
          </w:p>
        </w:tc>
      </w:tr>
      <w:tr w:rsidR="007E4446" w:rsidRPr="00D36627" w14:paraId="3282E077" w14:textId="77777777" w:rsidTr="007E4446">
        <w:tc>
          <w:tcPr>
            <w:tcW w:w="1040" w:type="dxa"/>
            <w:tcBorders>
              <w:top w:val="nil"/>
              <w:bottom w:val="nil"/>
            </w:tcBorders>
          </w:tcPr>
          <w:p w14:paraId="301757CA" w14:textId="77777777" w:rsidR="007E4446" w:rsidRPr="00DC27BB" w:rsidRDefault="007E4446" w:rsidP="0010205C">
            <w:pPr>
              <w:bidi/>
              <w:rPr>
                <w:u w:val="single"/>
                <w:rtl/>
              </w:rPr>
            </w:pPr>
          </w:p>
        </w:tc>
        <w:tc>
          <w:tcPr>
            <w:tcW w:w="2017" w:type="dxa"/>
          </w:tcPr>
          <w:p w14:paraId="0A8FBB46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סה"כ</w:t>
            </w:r>
          </w:p>
        </w:tc>
        <w:tc>
          <w:tcPr>
            <w:tcW w:w="918" w:type="dxa"/>
          </w:tcPr>
          <w:p w14:paraId="47102C91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8" w:type="dxa"/>
          </w:tcPr>
          <w:p w14:paraId="528AA319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7" w:type="dxa"/>
          </w:tcPr>
          <w:p w14:paraId="2B9FC98E" w14:textId="13B9D0BC" w:rsidR="007E4446" w:rsidRPr="00DC27BB" w:rsidRDefault="00C1731E" w:rsidP="0010205C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לא</w:t>
            </w:r>
          </w:p>
        </w:tc>
        <w:tc>
          <w:tcPr>
            <w:tcW w:w="3108" w:type="dxa"/>
          </w:tcPr>
          <w:p w14:paraId="2C040D67" w14:textId="77777777" w:rsidR="007E4446" w:rsidRPr="00DC27BB" w:rsidRDefault="007E4446" w:rsidP="0010205C">
            <w:pPr>
              <w:bidi/>
              <w:rPr>
                <w:rtl/>
              </w:rPr>
            </w:pPr>
          </w:p>
        </w:tc>
      </w:tr>
      <w:tr w:rsidR="007E4446" w:rsidRPr="00D36627" w14:paraId="62C6F65F" w14:textId="77777777" w:rsidTr="007E4446">
        <w:tc>
          <w:tcPr>
            <w:tcW w:w="1040" w:type="dxa"/>
            <w:tcBorders>
              <w:top w:val="nil"/>
              <w:bottom w:val="single" w:sz="4" w:space="0" w:color="auto"/>
            </w:tcBorders>
          </w:tcPr>
          <w:p w14:paraId="61EA09F9" w14:textId="77777777" w:rsidR="007E4446" w:rsidRPr="00DC27BB" w:rsidRDefault="007E4446" w:rsidP="0010205C">
            <w:pPr>
              <w:bidi/>
              <w:rPr>
                <w:u w:val="single"/>
                <w:rtl/>
              </w:rPr>
            </w:pPr>
          </w:p>
        </w:tc>
        <w:tc>
          <w:tcPr>
            <w:tcW w:w="2017" w:type="dxa"/>
          </w:tcPr>
          <w:p w14:paraId="6A8D8001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גובה משכורת</w:t>
            </w:r>
          </w:p>
        </w:tc>
        <w:tc>
          <w:tcPr>
            <w:tcW w:w="918" w:type="dxa"/>
          </w:tcPr>
          <w:p w14:paraId="51748B71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8" w:type="dxa"/>
          </w:tcPr>
          <w:p w14:paraId="7F164929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7" w:type="dxa"/>
          </w:tcPr>
          <w:p w14:paraId="1501A54E" w14:textId="64024293" w:rsidR="007E4446" w:rsidRPr="00DC27BB" w:rsidRDefault="00C1731E" w:rsidP="0010205C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לא</w:t>
            </w:r>
          </w:p>
        </w:tc>
        <w:tc>
          <w:tcPr>
            <w:tcW w:w="3108" w:type="dxa"/>
          </w:tcPr>
          <w:p w14:paraId="7B2F5B1A" w14:textId="77777777" w:rsidR="007E4446" w:rsidRPr="00DC27BB" w:rsidRDefault="007E4446" w:rsidP="0010205C">
            <w:pPr>
              <w:bidi/>
              <w:rPr>
                <w:rtl/>
              </w:rPr>
            </w:pPr>
          </w:p>
        </w:tc>
      </w:tr>
      <w:tr w:rsidR="007E4446" w:rsidRPr="00D36627" w14:paraId="7A9FD2C3" w14:textId="77777777" w:rsidTr="007E4446">
        <w:tc>
          <w:tcPr>
            <w:tcW w:w="1040" w:type="dxa"/>
            <w:tcBorders>
              <w:top w:val="single" w:sz="4" w:space="0" w:color="auto"/>
              <w:bottom w:val="nil"/>
            </w:tcBorders>
          </w:tcPr>
          <w:p w14:paraId="05E67328" w14:textId="77777777" w:rsidR="007E4446" w:rsidRPr="00DC27BB" w:rsidRDefault="007E4446" w:rsidP="0010205C">
            <w:pPr>
              <w:bidi/>
              <w:rPr>
                <w:u w:val="single"/>
                <w:rtl/>
              </w:rPr>
            </w:pPr>
          </w:p>
        </w:tc>
        <w:tc>
          <w:tcPr>
            <w:tcW w:w="2017" w:type="dxa"/>
          </w:tcPr>
          <w:p w14:paraId="74DC746F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שם בעל/י החשבון המופיע בספרי הבנק</w:t>
            </w:r>
          </w:p>
        </w:tc>
        <w:tc>
          <w:tcPr>
            <w:tcW w:w="918" w:type="dxa"/>
          </w:tcPr>
          <w:p w14:paraId="486BBB49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8" w:type="dxa"/>
          </w:tcPr>
          <w:p w14:paraId="67FCCE30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7" w:type="dxa"/>
          </w:tcPr>
          <w:p w14:paraId="687EEC24" w14:textId="17F18E49" w:rsidR="007E4446" w:rsidRPr="00DC27BB" w:rsidRDefault="00C1731E" w:rsidP="0010205C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לא</w:t>
            </w:r>
          </w:p>
        </w:tc>
        <w:tc>
          <w:tcPr>
            <w:tcW w:w="3108" w:type="dxa"/>
          </w:tcPr>
          <w:p w14:paraId="6835FFB6" w14:textId="77777777" w:rsidR="007E4446" w:rsidRPr="00DC27BB" w:rsidRDefault="007E4446" w:rsidP="0010205C">
            <w:pPr>
              <w:bidi/>
              <w:rPr>
                <w:rtl/>
              </w:rPr>
            </w:pPr>
          </w:p>
        </w:tc>
      </w:tr>
      <w:tr w:rsidR="007E4446" w:rsidRPr="00D36627" w14:paraId="024CFA14" w14:textId="77777777" w:rsidTr="007E4446">
        <w:tc>
          <w:tcPr>
            <w:tcW w:w="1040" w:type="dxa"/>
            <w:tcBorders>
              <w:top w:val="nil"/>
              <w:bottom w:val="nil"/>
            </w:tcBorders>
          </w:tcPr>
          <w:p w14:paraId="60658763" w14:textId="77777777" w:rsidR="007E4446" w:rsidRPr="00DC27BB" w:rsidRDefault="007E4446" w:rsidP="0010205C">
            <w:pPr>
              <w:bidi/>
              <w:rPr>
                <w:u w:val="single"/>
                <w:rtl/>
              </w:rPr>
            </w:pPr>
          </w:p>
        </w:tc>
        <w:tc>
          <w:tcPr>
            <w:tcW w:w="2017" w:type="dxa"/>
          </w:tcPr>
          <w:p w14:paraId="3207C73E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מ' זהות/ח.פ</w:t>
            </w:r>
          </w:p>
        </w:tc>
        <w:tc>
          <w:tcPr>
            <w:tcW w:w="918" w:type="dxa"/>
          </w:tcPr>
          <w:p w14:paraId="6F736D0A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8" w:type="dxa"/>
          </w:tcPr>
          <w:p w14:paraId="3A2AF877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7" w:type="dxa"/>
          </w:tcPr>
          <w:p w14:paraId="1D8AD35C" w14:textId="0BBB8351" w:rsidR="007E4446" w:rsidRPr="00DC27BB" w:rsidRDefault="00C1731E" w:rsidP="0010205C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לא</w:t>
            </w:r>
          </w:p>
        </w:tc>
        <w:tc>
          <w:tcPr>
            <w:tcW w:w="3108" w:type="dxa"/>
          </w:tcPr>
          <w:p w14:paraId="71DB3A00" w14:textId="77777777" w:rsidR="007E4446" w:rsidRPr="00DC27BB" w:rsidRDefault="007E4446" w:rsidP="0010205C">
            <w:pPr>
              <w:bidi/>
              <w:rPr>
                <w:rtl/>
              </w:rPr>
            </w:pPr>
          </w:p>
        </w:tc>
      </w:tr>
      <w:tr w:rsidR="007E4446" w:rsidRPr="00D36627" w14:paraId="4BBE9D04" w14:textId="77777777" w:rsidTr="007E4446">
        <w:tc>
          <w:tcPr>
            <w:tcW w:w="1040" w:type="dxa"/>
            <w:tcBorders>
              <w:top w:val="nil"/>
              <w:bottom w:val="nil"/>
            </w:tcBorders>
          </w:tcPr>
          <w:p w14:paraId="5E229047" w14:textId="77777777" w:rsidR="007E4446" w:rsidRPr="00DC27BB" w:rsidRDefault="007E4446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אני/ו הח"מ</w:t>
            </w:r>
          </w:p>
        </w:tc>
        <w:tc>
          <w:tcPr>
            <w:tcW w:w="2017" w:type="dxa"/>
          </w:tcPr>
          <w:p w14:paraId="6F05EAC7" w14:textId="77777777" w:rsidR="007E4446" w:rsidRPr="00DC27BB" w:rsidRDefault="007E4446" w:rsidP="0010205C">
            <w:pPr>
              <w:bidi/>
            </w:pPr>
            <w:r w:rsidRPr="00DC27BB">
              <w:rPr>
                <w:rFonts w:hint="cs"/>
                <w:rtl/>
              </w:rPr>
              <w:t>רחוב</w:t>
            </w:r>
          </w:p>
        </w:tc>
        <w:tc>
          <w:tcPr>
            <w:tcW w:w="918" w:type="dxa"/>
          </w:tcPr>
          <w:p w14:paraId="510CD638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90%</w:t>
            </w:r>
          </w:p>
        </w:tc>
        <w:tc>
          <w:tcPr>
            <w:tcW w:w="838" w:type="dxa"/>
          </w:tcPr>
          <w:p w14:paraId="7482FAFB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7" w:type="dxa"/>
          </w:tcPr>
          <w:p w14:paraId="5FE36AD0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108" w:type="dxa"/>
          </w:tcPr>
          <w:p w14:paraId="3285A2AD" w14:textId="77777777" w:rsidR="007E4446" w:rsidRPr="00DC27BB" w:rsidRDefault="007E4446" w:rsidP="0010205C">
            <w:pPr>
              <w:bidi/>
              <w:rPr>
                <w:rtl/>
              </w:rPr>
            </w:pPr>
          </w:p>
        </w:tc>
      </w:tr>
      <w:tr w:rsidR="007E4446" w:rsidRPr="00D36627" w14:paraId="0E29929D" w14:textId="77777777" w:rsidTr="007E4446">
        <w:tc>
          <w:tcPr>
            <w:tcW w:w="1040" w:type="dxa"/>
            <w:tcBorders>
              <w:top w:val="nil"/>
              <w:bottom w:val="nil"/>
            </w:tcBorders>
          </w:tcPr>
          <w:p w14:paraId="6A9A77F2" w14:textId="77777777" w:rsidR="007E4446" w:rsidRPr="00DC27BB" w:rsidRDefault="007E4446" w:rsidP="0010205C">
            <w:pPr>
              <w:bidi/>
              <w:rPr>
                <w:u w:val="single"/>
                <w:rtl/>
              </w:rPr>
            </w:pPr>
          </w:p>
        </w:tc>
        <w:tc>
          <w:tcPr>
            <w:tcW w:w="2017" w:type="dxa"/>
          </w:tcPr>
          <w:p w14:paraId="42F8626B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מס'</w:t>
            </w:r>
          </w:p>
        </w:tc>
        <w:tc>
          <w:tcPr>
            <w:tcW w:w="918" w:type="dxa"/>
          </w:tcPr>
          <w:p w14:paraId="4DE4851A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8" w:type="dxa"/>
          </w:tcPr>
          <w:p w14:paraId="52D3154E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7" w:type="dxa"/>
          </w:tcPr>
          <w:p w14:paraId="06E52988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108" w:type="dxa"/>
          </w:tcPr>
          <w:p w14:paraId="2076F1DE" w14:textId="77777777" w:rsidR="007E4446" w:rsidRPr="00DC27BB" w:rsidRDefault="007E4446" w:rsidP="0010205C">
            <w:pPr>
              <w:bidi/>
              <w:rPr>
                <w:rtl/>
              </w:rPr>
            </w:pPr>
          </w:p>
        </w:tc>
      </w:tr>
      <w:tr w:rsidR="007E4446" w:rsidRPr="00D36627" w14:paraId="5113668F" w14:textId="77777777" w:rsidTr="007E4446">
        <w:tc>
          <w:tcPr>
            <w:tcW w:w="1040" w:type="dxa"/>
            <w:tcBorders>
              <w:top w:val="nil"/>
              <w:bottom w:val="nil"/>
            </w:tcBorders>
          </w:tcPr>
          <w:p w14:paraId="6BEA5704" w14:textId="77777777" w:rsidR="007E4446" w:rsidRPr="00DC27BB" w:rsidRDefault="007E4446" w:rsidP="0010205C">
            <w:pPr>
              <w:bidi/>
              <w:rPr>
                <w:u w:val="single"/>
                <w:rtl/>
              </w:rPr>
            </w:pPr>
          </w:p>
        </w:tc>
        <w:tc>
          <w:tcPr>
            <w:tcW w:w="2017" w:type="dxa"/>
          </w:tcPr>
          <w:p w14:paraId="18192752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עיר</w:t>
            </w:r>
          </w:p>
        </w:tc>
        <w:tc>
          <w:tcPr>
            <w:tcW w:w="918" w:type="dxa"/>
          </w:tcPr>
          <w:p w14:paraId="180639CD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90%</w:t>
            </w:r>
          </w:p>
        </w:tc>
        <w:tc>
          <w:tcPr>
            <w:tcW w:w="838" w:type="dxa"/>
          </w:tcPr>
          <w:p w14:paraId="41E42C1D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7" w:type="dxa"/>
          </w:tcPr>
          <w:p w14:paraId="697D28AD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108" w:type="dxa"/>
          </w:tcPr>
          <w:p w14:paraId="018E7461" w14:textId="77777777" w:rsidR="007E4446" w:rsidRPr="00DC27BB" w:rsidRDefault="007E4446" w:rsidP="0010205C">
            <w:pPr>
              <w:bidi/>
              <w:rPr>
                <w:rtl/>
              </w:rPr>
            </w:pPr>
          </w:p>
        </w:tc>
      </w:tr>
      <w:tr w:rsidR="007E4446" w:rsidRPr="00D36627" w14:paraId="49C4421B" w14:textId="77777777" w:rsidTr="007E4446">
        <w:tc>
          <w:tcPr>
            <w:tcW w:w="1040" w:type="dxa"/>
            <w:tcBorders>
              <w:top w:val="nil"/>
              <w:bottom w:val="single" w:sz="4" w:space="0" w:color="auto"/>
            </w:tcBorders>
          </w:tcPr>
          <w:p w14:paraId="70525410" w14:textId="77777777" w:rsidR="007E4446" w:rsidRPr="00DC27BB" w:rsidRDefault="007E4446" w:rsidP="0010205C">
            <w:pPr>
              <w:bidi/>
              <w:rPr>
                <w:u w:val="single"/>
                <w:rtl/>
              </w:rPr>
            </w:pPr>
          </w:p>
        </w:tc>
        <w:tc>
          <w:tcPr>
            <w:tcW w:w="2017" w:type="dxa"/>
          </w:tcPr>
          <w:p w14:paraId="216FE67F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מיקוד</w:t>
            </w:r>
          </w:p>
        </w:tc>
        <w:tc>
          <w:tcPr>
            <w:tcW w:w="918" w:type="dxa"/>
          </w:tcPr>
          <w:p w14:paraId="5CEA5334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80%</w:t>
            </w:r>
          </w:p>
        </w:tc>
        <w:tc>
          <w:tcPr>
            <w:tcW w:w="838" w:type="dxa"/>
          </w:tcPr>
          <w:p w14:paraId="2486CD28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7" w:type="dxa"/>
          </w:tcPr>
          <w:p w14:paraId="62793425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108" w:type="dxa"/>
          </w:tcPr>
          <w:p w14:paraId="5ED26D9E" w14:textId="77777777" w:rsidR="007E4446" w:rsidRPr="00DC27BB" w:rsidRDefault="007E4446" w:rsidP="0010205C">
            <w:pPr>
              <w:bidi/>
              <w:rPr>
                <w:rtl/>
              </w:rPr>
            </w:pPr>
          </w:p>
        </w:tc>
      </w:tr>
      <w:tr w:rsidR="007E4446" w:rsidRPr="00D36627" w14:paraId="5826F6A7" w14:textId="77777777" w:rsidTr="007E4446">
        <w:tc>
          <w:tcPr>
            <w:tcW w:w="1040" w:type="dxa"/>
            <w:tcBorders>
              <w:top w:val="single" w:sz="4" w:space="0" w:color="auto"/>
              <w:bottom w:val="nil"/>
            </w:tcBorders>
          </w:tcPr>
          <w:p w14:paraId="0928DB61" w14:textId="77777777" w:rsidR="007E4446" w:rsidRPr="00DC27BB" w:rsidRDefault="007E4446" w:rsidP="0010205C">
            <w:pPr>
              <w:bidi/>
              <w:rPr>
                <w:u w:val="single"/>
                <w:rtl/>
              </w:rPr>
            </w:pPr>
          </w:p>
        </w:tc>
        <w:tc>
          <w:tcPr>
            <w:tcW w:w="2017" w:type="dxa"/>
          </w:tcPr>
          <w:p w14:paraId="7F74DC58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תאריך</w:t>
            </w:r>
          </w:p>
        </w:tc>
        <w:tc>
          <w:tcPr>
            <w:tcW w:w="918" w:type="dxa"/>
          </w:tcPr>
          <w:p w14:paraId="41362071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8" w:type="dxa"/>
          </w:tcPr>
          <w:p w14:paraId="54876E49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7" w:type="dxa"/>
          </w:tcPr>
          <w:p w14:paraId="6A9EBB30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108" w:type="dxa"/>
          </w:tcPr>
          <w:p w14:paraId="66800404" w14:textId="77777777" w:rsidR="007E4446" w:rsidRPr="00DC27BB" w:rsidRDefault="007E4446" w:rsidP="0010205C">
            <w:pPr>
              <w:bidi/>
              <w:rPr>
                <w:rtl/>
              </w:rPr>
            </w:pPr>
          </w:p>
        </w:tc>
      </w:tr>
      <w:tr w:rsidR="007E4446" w:rsidRPr="00D36627" w14:paraId="5A8EC4CB" w14:textId="77777777" w:rsidTr="007E4446">
        <w:tc>
          <w:tcPr>
            <w:tcW w:w="1040" w:type="dxa"/>
            <w:tcBorders>
              <w:top w:val="nil"/>
              <w:bottom w:val="nil"/>
            </w:tcBorders>
          </w:tcPr>
          <w:p w14:paraId="69D13F67" w14:textId="77777777" w:rsidR="007E4446" w:rsidRPr="00DC27BB" w:rsidRDefault="007E4446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lastRenderedPageBreak/>
              <w:t>חתימה</w:t>
            </w:r>
          </w:p>
        </w:tc>
        <w:tc>
          <w:tcPr>
            <w:tcW w:w="2017" w:type="dxa"/>
          </w:tcPr>
          <w:p w14:paraId="1B7A5159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חתימת בעל החשבון</w:t>
            </w:r>
          </w:p>
        </w:tc>
        <w:tc>
          <w:tcPr>
            <w:tcW w:w="918" w:type="dxa"/>
          </w:tcPr>
          <w:p w14:paraId="3E8F91A2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5%</w:t>
            </w:r>
          </w:p>
        </w:tc>
        <w:tc>
          <w:tcPr>
            <w:tcW w:w="838" w:type="dxa"/>
          </w:tcPr>
          <w:p w14:paraId="24D2C693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7" w:type="dxa"/>
          </w:tcPr>
          <w:p w14:paraId="4518BD42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108" w:type="dxa"/>
          </w:tcPr>
          <w:p w14:paraId="61216E3B" w14:textId="77777777" w:rsidR="007E4446" w:rsidRPr="00DC27BB" w:rsidRDefault="007E4446" w:rsidP="0010205C">
            <w:pPr>
              <w:bidi/>
              <w:rPr>
                <w:rtl/>
              </w:rPr>
            </w:pPr>
          </w:p>
        </w:tc>
      </w:tr>
      <w:tr w:rsidR="007E4446" w:rsidRPr="00D36627" w14:paraId="2C62A3DA" w14:textId="77777777" w:rsidTr="002F63DF">
        <w:tc>
          <w:tcPr>
            <w:tcW w:w="1040" w:type="dxa"/>
            <w:tcBorders>
              <w:top w:val="nil"/>
              <w:bottom w:val="single" w:sz="4" w:space="0" w:color="auto"/>
            </w:tcBorders>
          </w:tcPr>
          <w:p w14:paraId="32208726" w14:textId="77777777" w:rsidR="007E4446" w:rsidRPr="00DC27BB" w:rsidRDefault="007E4446" w:rsidP="0010205C">
            <w:pPr>
              <w:bidi/>
              <w:rPr>
                <w:u w:val="single"/>
                <w:rtl/>
              </w:rPr>
            </w:pPr>
          </w:p>
        </w:tc>
        <w:tc>
          <w:tcPr>
            <w:tcW w:w="2017" w:type="dxa"/>
          </w:tcPr>
          <w:p w14:paraId="24ED89C2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חותמת הבנק</w:t>
            </w:r>
          </w:p>
        </w:tc>
        <w:tc>
          <w:tcPr>
            <w:tcW w:w="918" w:type="dxa"/>
          </w:tcPr>
          <w:p w14:paraId="47CA9FDB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5%</w:t>
            </w:r>
          </w:p>
        </w:tc>
        <w:tc>
          <w:tcPr>
            <w:tcW w:w="838" w:type="dxa"/>
          </w:tcPr>
          <w:p w14:paraId="4363803B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67" w:type="dxa"/>
          </w:tcPr>
          <w:p w14:paraId="5B3B31F2" w14:textId="77777777" w:rsidR="007E4446" w:rsidRPr="00DC27BB" w:rsidRDefault="007E4446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108" w:type="dxa"/>
          </w:tcPr>
          <w:p w14:paraId="08F7FAF1" w14:textId="77777777" w:rsidR="007E4446" w:rsidRPr="00DC27BB" w:rsidRDefault="007E4446" w:rsidP="0010205C">
            <w:pPr>
              <w:bidi/>
              <w:rPr>
                <w:rtl/>
              </w:rPr>
            </w:pPr>
          </w:p>
        </w:tc>
      </w:tr>
    </w:tbl>
    <w:p w14:paraId="5F34B3CA" w14:textId="77777777" w:rsidR="00F91974" w:rsidRDefault="00F91974" w:rsidP="0010205C">
      <w:pPr>
        <w:pStyle w:val="ListParagraph"/>
        <w:bidi/>
        <w:ind w:left="650"/>
        <w:rPr>
          <w:b/>
          <w:bCs/>
          <w:sz w:val="28"/>
          <w:szCs w:val="28"/>
        </w:rPr>
      </w:pPr>
    </w:p>
    <w:p w14:paraId="03E2452C" w14:textId="77777777" w:rsidR="00F91974" w:rsidRDefault="00F91974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1A8454F8" w14:textId="77777777" w:rsidR="00F91974" w:rsidRPr="00F91974" w:rsidRDefault="00F91974" w:rsidP="0010205C">
      <w:pPr>
        <w:bidi/>
      </w:pPr>
    </w:p>
    <w:p w14:paraId="61BC7978" w14:textId="77777777" w:rsidR="00F91974" w:rsidRPr="00F91974" w:rsidRDefault="00F91974" w:rsidP="0010205C">
      <w:pPr>
        <w:bidi/>
      </w:pPr>
    </w:p>
    <w:p w14:paraId="168CE675" w14:textId="77777777" w:rsidR="00F91974" w:rsidRPr="00F91974" w:rsidRDefault="00F91974" w:rsidP="0010205C">
      <w:pPr>
        <w:bidi/>
        <w:rPr>
          <w:rtl/>
        </w:rPr>
      </w:pPr>
    </w:p>
    <w:p w14:paraId="3671E5A1" w14:textId="77777777" w:rsidR="00F91974" w:rsidRPr="00F91974" w:rsidRDefault="00F91974" w:rsidP="0010205C">
      <w:pPr>
        <w:bidi/>
      </w:pPr>
    </w:p>
    <w:p w14:paraId="4A832422" w14:textId="77777777" w:rsidR="00F91974" w:rsidRPr="00F91974" w:rsidRDefault="00F91974" w:rsidP="0010205C">
      <w:pPr>
        <w:bidi/>
      </w:pPr>
    </w:p>
    <w:p w14:paraId="240E139B" w14:textId="77777777" w:rsidR="00F91974" w:rsidRPr="00491180" w:rsidRDefault="00F91974" w:rsidP="0010205C">
      <w:pPr>
        <w:bidi/>
        <w:rPr>
          <w:b/>
          <w:bCs/>
          <w:sz w:val="28"/>
          <w:szCs w:val="28"/>
          <w:rtl/>
        </w:rPr>
      </w:pPr>
    </w:p>
    <w:p w14:paraId="4B12E053" w14:textId="77777777" w:rsidR="00A00C97" w:rsidRDefault="00A00C97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2E34A0C7" w14:textId="77777777" w:rsidR="00A00C97" w:rsidRDefault="00A00C97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3408B6DA" w14:textId="77777777" w:rsidR="00A00C97" w:rsidRDefault="00A00C97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4D5BAAC0" w14:textId="77777777" w:rsidR="00A00C97" w:rsidRDefault="00A00C97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50B2749F" w14:textId="77777777" w:rsidR="00A00C97" w:rsidRDefault="00A00C97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6930CEAD" w14:textId="77777777" w:rsidR="00A00C97" w:rsidRDefault="00A00C97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1075B7AA" w14:textId="77777777" w:rsidR="00A00C97" w:rsidRDefault="00A00C97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0F13AF0E" w14:textId="77777777" w:rsidR="00A00C97" w:rsidRDefault="00A00C97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012F6BB4" w14:textId="77777777" w:rsidR="00A00C97" w:rsidRDefault="00A00C97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13439409" w14:textId="77777777" w:rsidR="00A00C97" w:rsidRDefault="00A00C97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2292E73A" w14:textId="77777777" w:rsidR="00A00C97" w:rsidRDefault="00A00C97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78BD65C2" w14:textId="77777777" w:rsidR="00A00C97" w:rsidRDefault="00A00C97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14F5C930" w14:textId="77777777" w:rsidR="00A00C97" w:rsidRDefault="00A00C97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3434027E" w14:textId="77777777" w:rsidR="00A00C97" w:rsidRDefault="00A00C97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4A505D43" w14:textId="77777777" w:rsidR="00A00C97" w:rsidRDefault="00A00C97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0816A3BE" w14:textId="77777777" w:rsidR="00A00C97" w:rsidRDefault="00A00C97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67945FAD" w14:textId="77777777" w:rsidR="00A00C97" w:rsidRDefault="00A00C97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42275DC5" w14:textId="77777777" w:rsidR="00A00C97" w:rsidRDefault="00A00C97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7B4513F2" w14:textId="77777777" w:rsidR="00A00C97" w:rsidRDefault="00A00C97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241B32C3" w14:textId="77777777" w:rsidR="00A00C97" w:rsidRDefault="00A00C97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42772274" w14:textId="77777777" w:rsidR="00A00C97" w:rsidRDefault="00A00C97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6F719E25" w14:textId="77777777" w:rsidR="00A00C97" w:rsidRDefault="00A00C97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74CCE1C2" w14:textId="77777777" w:rsidR="00A00C97" w:rsidRDefault="00A00C97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72FDB41A" w14:textId="77777777" w:rsidR="00F91974" w:rsidRDefault="0077354C" w:rsidP="008A682F">
      <w:pPr>
        <w:pStyle w:val="Heading2"/>
        <w:numPr>
          <w:ilvl w:val="1"/>
          <w:numId w:val="34"/>
        </w:numPr>
        <w:bidi/>
        <w:rPr>
          <w:rtl/>
        </w:rPr>
      </w:pPr>
      <w:bookmarkStart w:id="38" w:name="_Toc94512805"/>
      <w:r>
        <w:rPr>
          <w:rFonts w:hint="cs"/>
          <w:rtl/>
        </w:rPr>
        <w:t>הוראת מינוי מוטבים בקרן פנסיה</w:t>
      </w:r>
      <w:bookmarkEnd w:id="38"/>
    </w:p>
    <w:p w14:paraId="09F3478E" w14:textId="77777777" w:rsidR="00C154B1" w:rsidRDefault="00C154B1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  <w:r>
        <w:rPr>
          <w:noProof/>
        </w:rPr>
        <w:drawing>
          <wp:inline distT="0" distB="0" distL="0" distR="0" wp14:anchorId="57D6943E" wp14:editId="5E01F40D">
            <wp:extent cx="5486400" cy="640207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BAAC" w14:textId="77777777" w:rsidR="00C154B1" w:rsidRDefault="00C154B1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64623924" w14:textId="77777777" w:rsidR="00C154B1" w:rsidRDefault="00C154B1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2737000F" w14:textId="77777777" w:rsidR="00C154B1" w:rsidRDefault="00C154B1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0409FB19" w14:textId="77777777" w:rsidR="00C154B1" w:rsidRDefault="00C154B1" w:rsidP="0010205C">
      <w:pPr>
        <w:pStyle w:val="ListParagraph"/>
        <w:bidi/>
        <w:ind w:left="650"/>
        <w:rPr>
          <w:b/>
          <w:bCs/>
          <w:sz w:val="28"/>
          <w:szCs w:val="28"/>
        </w:rPr>
      </w:pPr>
    </w:p>
    <w:p w14:paraId="0DF291AD" w14:textId="77777777" w:rsidR="00C154B1" w:rsidRDefault="00C154B1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  <w:r>
        <w:rPr>
          <w:noProof/>
        </w:rPr>
        <w:lastRenderedPageBreak/>
        <w:drawing>
          <wp:inline distT="0" distB="0" distL="0" distR="0" wp14:anchorId="0BFC7549" wp14:editId="6F2C2DD6">
            <wp:extent cx="5486400" cy="7345680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4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580A" w14:textId="77777777" w:rsidR="00C154B1" w:rsidRDefault="00C154B1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6CFD4854" w14:textId="77777777" w:rsidR="00C154B1" w:rsidRDefault="00C154B1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4BCCB068" w14:textId="77777777" w:rsidR="00C154B1" w:rsidRDefault="00C154B1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tbl>
      <w:tblPr>
        <w:tblStyle w:val="TableGrid"/>
        <w:bidiVisual/>
        <w:tblW w:w="0" w:type="auto"/>
        <w:tblInd w:w="-158" w:type="dxa"/>
        <w:tblLook w:val="04A0" w:firstRow="1" w:lastRow="0" w:firstColumn="1" w:lastColumn="0" w:noHBand="0" w:noVBand="1"/>
      </w:tblPr>
      <w:tblGrid>
        <w:gridCol w:w="1189"/>
        <w:gridCol w:w="1965"/>
        <w:gridCol w:w="939"/>
        <w:gridCol w:w="830"/>
        <w:gridCol w:w="855"/>
        <w:gridCol w:w="3010"/>
      </w:tblGrid>
      <w:tr w:rsidR="0035329C" w:rsidRPr="00D36627" w14:paraId="13E49631" w14:textId="77777777" w:rsidTr="00AA6E37">
        <w:trPr>
          <w:tblHeader/>
        </w:trPr>
        <w:tc>
          <w:tcPr>
            <w:tcW w:w="1189" w:type="dxa"/>
            <w:tcBorders>
              <w:bottom w:val="single" w:sz="4" w:space="0" w:color="auto"/>
            </w:tcBorders>
            <w:shd w:val="clear" w:color="auto" w:fill="D9E2F3" w:themeFill="accent1" w:themeFillTint="33"/>
          </w:tcPr>
          <w:p w14:paraId="06986338" w14:textId="77777777" w:rsidR="0035329C" w:rsidRPr="007A2B6D" w:rsidRDefault="0035329C" w:rsidP="0010205C">
            <w:pPr>
              <w:bidi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רובריקה</w:t>
            </w:r>
          </w:p>
        </w:tc>
        <w:tc>
          <w:tcPr>
            <w:tcW w:w="1965" w:type="dxa"/>
            <w:shd w:val="clear" w:color="auto" w:fill="D9E2F3" w:themeFill="accent1" w:themeFillTint="33"/>
          </w:tcPr>
          <w:p w14:paraId="1F23223A" w14:textId="77777777" w:rsidR="0035329C" w:rsidRPr="007A2B6D" w:rsidRDefault="0035329C" w:rsidP="0010205C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7A2B6D">
              <w:rPr>
                <w:rFonts w:hint="cs"/>
                <w:b/>
                <w:bCs/>
                <w:sz w:val="20"/>
                <w:szCs w:val="20"/>
                <w:rtl/>
              </w:rPr>
              <w:t>שם השדה</w:t>
            </w:r>
          </w:p>
        </w:tc>
        <w:tc>
          <w:tcPr>
            <w:tcW w:w="939" w:type="dxa"/>
            <w:shd w:val="clear" w:color="auto" w:fill="D9E2F3" w:themeFill="accent1" w:themeFillTint="33"/>
          </w:tcPr>
          <w:p w14:paraId="21E4DE78" w14:textId="77777777" w:rsidR="0035329C" w:rsidRPr="007A2B6D" w:rsidRDefault="0035329C" w:rsidP="0010205C">
            <w:pPr>
              <w:bidi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רמת מובהקות</w:t>
            </w:r>
          </w:p>
        </w:tc>
        <w:tc>
          <w:tcPr>
            <w:tcW w:w="830" w:type="dxa"/>
            <w:shd w:val="clear" w:color="auto" w:fill="D9E2F3" w:themeFill="accent1" w:themeFillTint="33"/>
          </w:tcPr>
          <w:p w14:paraId="64375B70" w14:textId="77777777" w:rsidR="0035329C" w:rsidRPr="007A2B6D" w:rsidRDefault="0035329C" w:rsidP="0010205C">
            <w:pPr>
              <w:bidi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סוג</w:t>
            </w:r>
          </w:p>
        </w:tc>
        <w:tc>
          <w:tcPr>
            <w:tcW w:w="855" w:type="dxa"/>
            <w:shd w:val="clear" w:color="auto" w:fill="D9E2F3" w:themeFill="accent1" w:themeFillTint="33"/>
          </w:tcPr>
          <w:p w14:paraId="3ABBBA38" w14:textId="77777777" w:rsidR="0035329C" w:rsidRDefault="0035329C" w:rsidP="0010205C">
            <w:pPr>
              <w:bidi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חובה</w:t>
            </w:r>
          </w:p>
        </w:tc>
        <w:tc>
          <w:tcPr>
            <w:tcW w:w="3010" w:type="dxa"/>
            <w:tcBorders>
              <w:bottom w:val="single" w:sz="4" w:space="0" w:color="auto"/>
            </w:tcBorders>
            <w:shd w:val="clear" w:color="auto" w:fill="D9E2F3" w:themeFill="accent1" w:themeFillTint="33"/>
          </w:tcPr>
          <w:p w14:paraId="4EE3CAB6" w14:textId="77777777" w:rsidR="0035329C" w:rsidRPr="00D36627" w:rsidRDefault="0035329C" w:rsidP="0010205C">
            <w:pPr>
              <w:bidi/>
              <w:rPr>
                <w:b/>
                <w:bCs/>
                <w:rtl/>
              </w:rPr>
            </w:pPr>
            <w:r w:rsidRPr="00D36627">
              <w:rPr>
                <w:rFonts w:hint="cs"/>
                <w:b/>
                <w:bCs/>
                <w:rtl/>
              </w:rPr>
              <w:t>תנאי</w:t>
            </w:r>
          </w:p>
        </w:tc>
      </w:tr>
      <w:tr w:rsidR="0035329C" w:rsidRPr="00F9298C" w14:paraId="61D1D2D1" w14:textId="77777777" w:rsidTr="00087110">
        <w:tc>
          <w:tcPr>
            <w:tcW w:w="1189" w:type="dxa"/>
            <w:tcBorders>
              <w:bottom w:val="nil"/>
            </w:tcBorders>
          </w:tcPr>
          <w:p w14:paraId="436282C2" w14:textId="77777777" w:rsidR="0035329C" w:rsidRPr="00DC27BB" w:rsidRDefault="00087110" w:rsidP="0010205C">
            <w:pPr>
              <w:bidi/>
              <w:rPr>
                <w:rtl/>
              </w:rPr>
            </w:pPr>
            <w:r w:rsidRPr="00DC27BB">
              <w:rPr>
                <w:rFonts w:hint="cs"/>
                <w:u w:val="single"/>
                <w:rtl/>
              </w:rPr>
              <w:t>שם החברה</w:t>
            </w:r>
          </w:p>
        </w:tc>
        <w:tc>
          <w:tcPr>
            <w:tcW w:w="1965" w:type="dxa"/>
          </w:tcPr>
          <w:p w14:paraId="353F25B8" w14:textId="77777777" w:rsidR="0035329C" w:rsidRPr="00DC27BB" w:rsidRDefault="0035329C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שם קרן הפנסיה</w:t>
            </w:r>
          </w:p>
        </w:tc>
        <w:tc>
          <w:tcPr>
            <w:tcW w:w="939" w:type="dxa"/>
          </w:tcPr>
          <w:p w14:paraId="5296C422" w14:textId="77777777" w:rsidR="0035329C" w:rsidRPr="00DC27BB" w:rsidRDefault="0035329C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0" w:type="dxa"/>
          </w:tcPr>
          <w:p w14:paraId="7CEF2058" w14:textId="77777777" w:rsidR="0035329C" w:rsidRPr="00DC27BB" w:rsidRDefault="0035329C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855" w:type="dxa"/>
          </w:tcPr>
          <w:p w14:paraId="7CB8C18F" w14:textId="77777777" w:rsidR="0035329C" w:rsidRPr="00DC27BB" w:rsidRDefault="0035329C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010" w:type="dxa"/>
            <w:tcBorders>
              <w:bottom w:val="single" w:sz="4" w:space="0" w:color="auto"/>
            </w:tcBorders>
          </w:tcPr>
          <w:p w14:paraId="56E672E0" w14:textId="77777777" w:rsidR="0035329C" w:rsidRPr="00DC27BB" w:rsidRDefault="0035329C" w:rsidP="0010205C">
            <w:pPr>
              <w:bidi/>
              <w:rPr>
                <w:color w:val="833C0B" w:themeColor="accent2" w:themeShade="80"/>
                <w:rtl/>
              </w:rPr>
            </w:pPr>
            <w:r w:rsidRPr="00DC27BB">
              <w:rPr>
                <w:rFonts w:hint="cs"/>
                <w:color w:val="833C0B" w:themeColor="accent2" w:themeShade="80"/>
                <w:rtl/>
              </w:rPr>
              <w:t>במידה וכן סומן אז אחת מהאפשרויות</w:t>
            </w:r>
          </w:p>
        </w:tc>
      </w:tr>
      <w:tr w:rsidR="0035329C" w:rsidRPr="00F9298C" w14:paraId="2982C61F" w14:textId="77777777" w:rsidTr="00087110">
        <w:tc>
          <w:tcPr>
            <w:tcW w:w="1189" w:type="dxa"/>
            <w:tcBorders>
              <w:top w:val="nil"/>
              <w:bottom w:val="single" w:sz="4" w:space="0" w:color="auto"/>
            </w:tcBorders>
          </w:tcPr>
          <w:p w14:paraId="499174CA" w14:textId="77777777" w:rsidR="0035329C" w:rsidRPr="00DC27BB" w:rsidRDefault="00087110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המנהלת</w:t>
            </w:r>
          </w:p>
        </w:tc>
        <w:tc>
          <w:tcPr>
            <w:tcW w:w="1965" w:type="dxa"/>
          </w:tcPr>
          <w:p w14:paraId="6C3A538E" w14:textId="77777777" w:rsidR="0035329C" w:rsidRPr="00DC27BB" w:rsidRDefault="0035329C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קוד קרן הפנסיה</w:t>
            </w:r>
          </w:p>
        </w:tc>
        <w:tc>
          <w:tcPr>
            <w:tcW w:w="939" w:type="dxa"/>
          </w:tcPr>
          <w:p w14:paraId="14A45730" w14:textId="77777777" w:rsidR="0035329C" w:rsidRPr="00DC27BB" w:rsidRDefault="0035329C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0" w:type="dxa"/>
          </w:tcPr>
          <w:p w14:paraId="7FB195CA" w14:textId="77777777" w:rsidR="0035329C" w:rsidRPr="00DC27BB" w:rsidRDefault="0035329C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 מוטבע</w:t>
            </w:r>
          </w:p>
        </w:tc>
        <w:tc>
          <w:tcPr>
            <w:tcW w:w="855" w:type="dxa"/>
          </w:tcPr>
          <w:p w14:paraId="5ACC5FEA" w14:textId="77777777" w:rsidR="0035329C" w:rsidRPr="00DC27BB" w:rsidRDefault="0035329C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010" w:type="dxa"/>
            <w:tcBorders>
              <w:top w:val="single" w:sz="4" w:space="0" w:color="auto"/>
            </w:tcBorders>
          </w:tcPr>
          <w:p w14:paraId="6D8885D2" w14:textId="77777777" w:rsidR="0035329C" w:rsidRPr="00DC27BB" w:rsidRDefault="0035329C" w:rsidP="0010205C">
            <w:pPr>
              <w:bidi/>
              <w:rPr>
                <w:color w:val="833C0B" w:themeColor="accent2" w:themeShade="80"/>
                <w:rtl/>
              </w:rPr>
            </w:pPr>
            <w:r w:rsidRPr="00DC27BB">
              <w:rPr>
                <w:rFonts w:hint="cs"/>
                <w:color w:val="833C0B" w:themeColor="accent2" w:themeShade="80"/>
                <w:rtl/>
              </w:rPr>
              <w:t>למשוך על פי הצ'ק בוקס שנבחר בשם קרן הפנסיה</w:t>
            </w:r>
          </w:p>
        </w:tc>
      </w:tr>
      <w:tr w:rsidR="0035329C" w:rsidRPr="00F9298C" w14:paraId="4F40B183" w14:textId="77777777" w:rsidTr="00087110">
        <w:tc>
          <w:tcPr>
            <w:tcW w:w="1189" w:type="dxa"/>
            <w:tcBorders>
              <w:top w:val="single" w:sz="4" w:space="0" w:color="auto"/>
              <w:bottom w:val="nil"/>
            </w:tcBorders>
          </w:tcPr>
          <w:p w14:paraId="18F75E6B" w14:textId="77777777" w:rsidR="0035329C" w:rsidRPr="00DC27BB" w:rsidRDefault="0035329C" w:rsidP="0010205C">
            <w:pPr>
              <w:bidi/>
              <w:rPr>
                <w:u w:val="single"/>
                <w:rtl/>
              </w:rPr>
            </w:pPr>
          </w:p>
        </w:tc>
        <w:tc>
          <w:tcPr>
            <w:tcW w:w="1965" w:type="dxa"/>
          </w:tcPr>
          <w:p w14:paraId="64EDE977" w14:textId="77777777" w:rsidR="0035329C" w:rsidRPr="00DC27BB" w:rsidRDefault="0008711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שם פרטי</w:t>
            </w:r>
          </w:p>
        </w:tc>
        <w:tc>
          <w:tcPr>
            <w:tcW w:w="939" w:type="dxa"/>
          </w:tcPr>
          <w:p w14:paraId="162255B9" w14:textId="77777777" w:rsidR="0035329C" w:rsidRPr="00DC27BB" w:rsidRDefault="0008711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0" w:type="dxa"/>
          </w:tcPr>
          <w:p w14:paraId="3E3F455E" w14:textId="77777777" w:rsidR="0035329C" w:rsidRPr="00DC27BB" w:rsidRDefault="0035329C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55" w:type="dxa"/>
          </w:tcPr>
          <w:p w14:paraId="1C54F29B" w14:textId="77777777" w:rsidR="0035329C" w:rsidRPr="00DC27BB" w:rsidRDefault="0035329C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010" w:type="dxa"/>
          </w:tcPr>
          <w:p w14:paraId="01EBD46B" w14:textId="77777777" w:rsidR="0035329C" w:rsidRPr="00DC27BB" w:rsidRDefault="0035329C" w:rsidP="0010205C">
            <w:pPr>
              <w:bidi/>
              <w:rPr>
                <w:rtl/>
              </w:rPr>
            </w:pPr>
          </w:p>
        </w:tc>
      </w:tr>
      <w:tr w:rsidR="0035329C" w:rsidRPr="00F9298C" w14:paraId="60D50DA8" w14:textId="77777777" w:rsidTr="00087110">
        <w:tc>
          <w:tcPr>
            <w:tcW w:w="1189" w:type="dxa"/>
            <w:tcBorders>
              <w:top w:val="nil"/>
              <w:bottom w:val="nil"/>
            </w:tcBorders>
          </w:tcPr>
          <w:p w14:paraId="7FE6C19C" w14:textId="77777777" w:rsidR="00087110" w:rsidRPr="00DC27BB" w:rsidRDefault="00087110" w:rsidP="0010205C">
            <w:pPr>
              <w:bidi/>
              <w:rPr>
                <w:u w:val="single"/>
              </w:rPr>
            </w:pPr>
          </w:p>
          <w:p w14:paraId="529E7867" w14:textId="77777777" w:rsidR="0035329C" w:rsidRPr="00DC27BB" w:rsidRDefault="0035329C" w:rsidP="0010205C">
            <w:pPr>
              <w:bidi/>
              <w:rPr>
                <w:u w:val="single"/>
                <w:rtl/>
              </w:rPr>
            </w:pPr>
          </w:p>
        </w:tc>
        <w:tc>
          <w:tcPr>
            <w:tcW w:w="1965" w:type="dxa"/>
          </w:tcPr>
          <w:p w14:paraId="247DF5A4" w14:textId="77777777" w:rsidR="0035329C" w:rsidRPr="00DC27BB" w:rsidRDefault="0008711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שם משפחה</w:t>
            </w:r>
          </w:p>
        </w:tc>
        <w:tc>
          <w:tcPr>
            <w:tcW w:w="939" w:type="dxa"/>
          </w:tcPr>
          <w:p w14:paraId="0F454F7A" w14:textId="77777777" w:rsidR="00087110" w:rsidRPr="00DC27BB" w:rsidRDefault="0008711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0" w:type="dxa"/>
          </w:tcPr>
          <w:p w14:paraId="7106A5F4" w14:textId="77777777" w:rsidR="0035329C" w:rsidRPr="00DC27BB" w:rsidRDefault="0035329C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 xml:space="preserve">שדה </w:t>
            </w:r>
          </w:p>
        </w:tc>
        <w:tc>
          <w:tcPr>
            <w:tcW w:w="855" w:type="dxa"/>
          </w:tcPr>
          <w:p w14:paraId="2719690B" w14:textId="77777777" w:rsidR="0035329C" w:rsidRPr="00DC27BB" w:rsidRDefault="0035329C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010" w:type="dxa"/>
          </w:tcPr>
          <w:p w14:paraId="14DF97F3" w14:textId="77777777" w:rsidR="0035329C" w:rsidRPr="00DC27BB" w:rsidRDefault="0035329C" w:rsidP="0010205C">
            <w:pPr>
              <w:bidi/>
              <w:rPr>
                <w:rtl/>
              </w:rPr>
            </w:pPr>
          </w:p>
        </w:tc>
      </w:tr>
      <w:tr w:rsidR="0035329C" w:rsidRPr="00F9298C" w14:paraId="1BC199C9" w14:textId="77777777" w:rsidTr="00087110">
        <w:tc>
          <w:tcPr>
            <w:tcW w:w="1189" w:type="dxa"/>
            <w:tcBorders>
              <w:top w:val="nil"/>
              <w:bottom w:val="nil"/>
            </w:tcBorders>
          </w:tcPr>
          <w:p w14:paraId="6879D1B3" w14:textId="77777777" w:rsidR="0035329C" w:rsidRPr="00DC27BB" w:rsidRDefault="00087110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פרטי</w:t>
            </w:r>
          </w:p>
        </w:tc>
        <w:tc>
          <w:tcPr>
            <w:tcW w:w="1965" w:type="dxa"/>
          </w:tcPr>
          <w:p w14:paraId="246EC0E8" w14:textId="77777777" w:rsidR="0035329C" w:rsidRPr="00DC27BB" w:rsidRDefault="0035329C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 xml:space="preserve">שם </w:t>
            </w:r>
            <w:r w:rsidR="00087110" w:rsidRPr="00DC27BB">
              <w:rPr>
                <w:rFonts w:hint="cs"/>
                <w:rtl/>
              </w:rPr>
              <w:t>משפחה קודם</w:t>
            </w:r>
          </w:p>
        </w:tc>
        <w:tc>
          <w:tcPr>
            <w:tcW w:w="939" w:type="dxa"/>
          </w:tcPr>
          <w:p w14:paraId="47EB47F1" w14:textId="77777777" w:rsidR="0035329C" w:rsidRPr="00DC27BB" w:rsidRDefault="0008711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95%</w:t>
            </w:r>
          </w:p>
        </w:tc>
        <w:tc>
          <w:tcPr>
            <w:tcW w:w="830" w:type="dxa"/>
          </w:tcPr>
          <w:p w14:paraId="2833C337" w14:textId="77777777" w:rsidR="0035329C" w:rsidRPr="00DC27BB" w:rsidRDefault="0008711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55" w:type="dxa"/>
          </w:tcPr>
          <w:p w14:paraId="64D4E693" w14:textId="77777777" w:rsidR="0035329C" w:rsidRPr="00DC27BB" w:rsidRDefault="0008711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010" w:type="dxa"/>
          </w:tcPr>
          <w:p w14:paraId="569E8E30" w14:textId="77777777" w:rsidR="0035329C" w:rsidRPr="00DC27BB" w:rsidRDefault="0035329C" w:rsidP="0010205C">
            <w:pPr>
              <w:bidi/>
              <w:rPr>
                <w:rtl/>
              </w:rPr>
            </w:pPr>
          </w:p>
        </w:tc>
      </w:tr>
      <w:tr w:rsidR="0035329C" w:rsidRPr="00F9298C" w14:paraId="18989C4B" w14:textId="77777777" w:rsidTr="00087110">
        <w:tc>
          <w:tcPr>
            <w:tcW w:w="1189" w:type="dxa"/>
            <w:tcBorders>
              <w:top w:val="nil"/>
              <w:bottom w:val="nil"/>
            </w:tcBorders>
          </w:tcPr>
          <w:p w14:paraId="6D357F65" w14:textId="77777777" w:rsidR="0035329C" w:rsidRPr="00DC27BB" w:rsidRDefault="00087110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העמית</w:t>
            </w:r>
          </w:p>
        </w:tc>
        <w:tc>
          <w:tcPr>
            <w:tcW w:w="1965" w:type="dxa"/>
          </w:tcPr>
          <w:p w14:paraId="38653B8E" w14:textId="77777777" w:rsidR="0035329C" w:rsidRPr="00DC27BB" w:rsidRDefault="0008711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מספר זהות/ דרכון</w:t>
            </w:r>
          </w:p>
        </w:tc>
        <w:tc>
          <w:tcPr>
            <w:tcW w:w="939" w:type="dxa"/>
          </w:tcPr>
          <w:p w14:paraId="1EAA85CA" w14:textId="77777777" w:rsidR="0035329C" w:rsidRPr="00DC27BB" w:rsidRDefault="0035329C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0" w:type="dxa"/>
          </w:tcPr>
          <w:p w14:paraId="0EDB49A3" w14:textId="77777777" w:rsidR="0035329C" w:rsidRPr="00DC27BB" w:rsidRDefault="0035329C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55" w:type="dxa"/>
          </w:tcPr>
          <w:p w14:paraId="0DA4AEFC" w14:textId="77777777" w:rsidR="0035329C" w:rsidRPr="00DC27BB" w:rsidRDefault="0035329C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010" w:type="dxa"/>
          </w:tcPr>
          <w:p w14:paraId="01D9B8F1" w14:textId="77777777" w:rsidR="0035329C" w:rsidRPr="00DC27BB" w:rsidRDefault="0035329C" w:rsidP="0010205C">
            <w:pPr>
              <w:bidi/>
              <w:rPr>
                <w:rtl/>
              </w:rPr>
            </w:pPr>
          </w:p>
        </w:tc>
      </w:tr>
      <w:tr w:rsidR="0035329C" w:rsidRPr="00F9298C" w14:paraId="17589B55" w14:textId="77777777" w:rsidTr="00087110">
        <w:tc>
          <w:tcPr>
            <w:tcW w:w="1189" w:type="dxa"/>
            <w:tcBorders>
              <w:top w:val="nil"/>
              <w:bottom w:val="nil"/>
            </w:tcBorders>
          </w:tcPr>
          <w:p w14:paraId="31B09934" w14:textId="77777777" w:rsidR="0035329C" w:rsidRPr="00DC27BB" w:rsidRDefault="0035329C" w:rsidP="0010205C">
            <w:pPr>
              <w:bidi/>
              <w:rPr>
                <w:rtl/>
              </w:rPr>
            </w:pPr>
          </w:p>
        </w:tc>
        <w:tc>
          <w:tcPr>
            <w:tcW w:w="1965" w:type="dxa"/>
          </w:tcPr>
          <w:p w14:paraId="5EF233F5" w14:textId="77777777" w:rsidR="0035329C" w:rsidRPr="00DC27BB" w:rsidRDefault="0008711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תאריך לידה</w:t>
            </w:r>
          </w:p>
        </w:tc>
        <w:tc>
          <w:tcPr>
            <w:tcW w:w="939" w:type="dxa"/>
          </w:tcPr>
          <w:p w14:paraId="0CC03691" w14:textId="77777777" w:rsidR="0035329C" w:rsidRPr="00DC27BB" w:rsidRDefault="0035329C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0" w:type="dxa"/>
          </w:tcPr>
          <w:p w14:paraId="44FA161E" w14:textId="77777777" w:rsidR="0035329C" w:rsidRPr="00DC27BB" w:rsidRDefault="0035329C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55" w:type="dxa"/>
          </w:tcPr>
          <w:p w14:paraId="492F54A4" w14:textId="77777777" w:rsidR="0035329C" w:rsidRPr="00DC27BB" w:rsidRDefault="0035329C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010" w:type="dxa"/>
          </w:tcPr>
          <w:p w14:paraId="37CEE5F4" w14:textId="77777777" w:rsidR="0035329C" w:rsidRPr="00DC27BB" w:rsidRDefault="0035329C" w:rsidP="0010205C">
            <w:pPr>
              <w:bidi/>
              <w:rPr>
                <w:rtl/>
              </w:rPr>
            </w:pPr>
          </w:p>
        </w:tc>
      </w:tr>
      <w:tr w:rsidR="0035329C" w:rsidRPr="00F9298C" w14:paraId="769089A5" w14:textId="77777777" w:rsidTr="00087110">
        <w:tc>
          <w:tcPr>
            <w:tcW w:w="1189" w:type="dxa"/>
            <w:tcBorders>
              <w:top w:val="nil"/>
              <w:bottom w:val="nil"/>
            </w:tcBorders>
          </w:tcPr>
          <w:p w14:paraId="3D4BCF9D" w14:textId="77777777" w:rsidR="0035329C" w:rsidRPr="00DC27BB" w:rsidRDefault="0035329C" w:rsidP="0010205C">
            <w:pPr>
              <w:bidi/>
              <w:rPr>
                <w:rtl/>
              </w:rPr>
            </w:pPr>
          </w:p>
        </w:tc>
        <w:tc>
          <w:tcPr>
            <w:tcW w:w="1965" w:type="dxa"/>
          </w:tcPr>
          <w:p w14:paraId="20689BAB" w14:textId="77777777" w:rsidR="0035329C" w:rsidRPr="00DC27BB" w:rsidRDefault="0008711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מין</w:t>
            </w:r>
          </w:p>
        </w:tc>
        <w:tc>
          <w:tcPr>
            <w:tcW w:w="939" w:type="dxa"/>
          </w:tcPr>
          <w:p w14:paraId="6828BC98" w14:textId="77777777" w:rsidR="0035329C" w:rsidRPr="00DC27BB" w:rsidRDefault="0035329C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0" w:type="dxa"/>
          </w:tcPr>
          <w:p w14:paraId="7DD80C60" w14:textId="77777777" w:rsidR="0035329C" w:rsidRPr="00DC27BB" w:rsidRDefault="0008711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855" w:type="dxa"/>
          </w:tcPr>
          <w:p w14:paraId="645FB410" w14:textId="77777777" w:rsidR="0035329C" w:rsidRPr="00DC27BB" w:rsidRDefault="0008711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010" w:type="dxa"/>
          </w:tcPr>
          <w:p w14:paraId="468BA6F3" w14:textId="77777777" w:rsidR="0035329C" w:rsidRPr="00DC27BB" w:rsidRDefault="0008711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רק אחת מהאפשרויות</w:t>
            </w:r>
          </w:p>
        </w:tc>
      </w:tr>
      <w:tr w:rsidR="0035329C" w:rsidRPr="00F9298C" w14:paraId="22A4C45B" w14:textId="77777777" w:rsidTr="00087110">
        <w:tc>
          <w:tcPr>
            <w:tcW w:w="1189" w:type="dxa"/>
            <w:tcBorders>
              <w:top w:val="nil"/>
              <w:bottom w:val="single" w:sz="4" w:space="0" w:color="auto"/>
            </w:tcBorders>
          </w:tcPr>
          <w:p w14:paraId="21FD8930" w14:textId="77777777" w:rsidR="0035329C" w:rsidRPr="00DC27BB" w:rsidRDefault="0035329C" w:rsidP="0010205C">
            <w:pPr>
              <w:bidi/>
              <w:rPr>
                <w:rtl/>
              </w:rPr>
            </w:pPr>
          </w:p>
        </w:tc>
        <w:tc>
          <w:tcPr>
            <w:tcW w:w="1965" w:type="dxa"/>
          </w:tcPr>
          <w:p w14:paraId="1684AEDD" w14:textId="77777777" w:rsidR="0035329C" w:rsidRPr="00DC27BB" w:rsidRDefault="0008711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מצב משפחתי</w:t>
            </w:r>
          </w:p>
        </w:tc>
        <w:tc>
          <w:tcPr>
            <w:tcW w:w="939" w:type="dxa"/>
          </w:tcPr>
          <w:p w14:paraId="7B34FF24" w14:textId="77777777" w:rsidR="0035329C" w:rsidRPr="00DC27BB" w:rsidRDefault="0035329C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0" w:type="dxa"/>
          </w:tcPr>
          <w:p w14:paraId="3B2D0463" w14:textId="77777777" w:rsidR="0035329C" w:rsidRPr="00DC27BB" w:rsidRDefault="0008711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צ'ק בוקס</w:t>
            </w:r>
          </w:p>
        </w:tc>
        <w:tc>
          <w:tcPr>
            <w:tcW w:w="855" w:type="dxa"/>
          </w:tcPr>
          <w:p w14:paraId="490E0AA1" w14:textId="77777777" w:rsidR="0035329C" w:rsidRPr="00DC27BB" w:rsidRDefault="0035329C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010" w:type="dxa"/>
          </w:tcPr>
          <w:p w14:paraId="3ABA92F6" w14:textId="77777777" w:rsidR="0035329C" w:rsidRPr="00DC27BB" w:rsidRDefault="00087110" w:rsidP="0010205C">
            <w:pPr>
              <w:bidi/>
              <w:rPr>
                <w:rtl/>
              </w:rPr>
            </w:pPr>
            <w:r w:rsidRPr="00DC27BB">
              <w:rPr>
                <w:rFonts w:hint="cs"/>
                <w:color w:val="833C0B" w:themeColor="accent2" w:themeShade="80"/>
                <w:rtl/>
              </w:rPr>
              <w:t>לבדוק</w:t>
            </w:r>
          </w:p>
        </w:tc>
      </w:tr>
      <w:tr w:rsidR="0035329C" w:rsidRPr="00F9298C" w14:paraId="6604E1D2" w14:textId="77777777" w:rsidTr="00087110">
        <w:tc>
          <w:tcPr>
            <w:tcW w:w="1189" w:type="dxa"/>
            <w:tcBorders>
              <w:top w:val="single" w:sz="4" w:space="0" w:color="auto"/>
              <w:bottom w:val="nil"/>
            </w:tcBorders>
          </w:tcPr>
          <w:p w14:paraId="260D9A7F" w14:textId="77777777" w:rsidR="0035329C" w:rsidRPr="00DC27BB" w:rsidRDefault="0035329C" w:rsidP="0010205C">
            <w:pPr>
              <w:bidi/>
              <w:rPr>
                <w:rtl/>
              </w:rPr>
            </w:pPr>
          </w:p>
        </w:tc>
        <w:tc>
          <w:tcPr>
            <w:tcW w:w="1965" w:type="dxa"/>
          </w:tcPr>
          <w:p w14:paraId="72ECBFE4" w14:textId="77777777" w:rsidR="0035329C" w:rsidRPr="00DC27BB" w:rsidRDefault="0008711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שם פרטי</w:t>
            </w:r>
          </w:p>
        </w:tc>
        <w:tc>
          <w:tcPr>
            <w:tcW w:w="939" w:type="dxa"/>
          </w:tcPr>
          <w:p w14:paraId="7F8A9226" w14:textId="77777777" w:rsidR="0035329C" w:rsidRPr="00DC27BB" w:rsidRDefault="0035329C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0" w:type="dxa"/>
          </w:tcPr>
          <w:p w14:paraId="0215B39E" w14:textId="77777777" w:rsidR="0035329C" w:rsidRPr="00DC27BB" w:rsidRDefault="0035329C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55" w:type="dxa"/>
          </w:tcPr>
          <w:p w14:paraId="159878F6" w14:textId="77777777" w:rsidR="0035329C" w:rsidRPr="00DC27BB" w:rsidRDefault="0035329C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010" w:type="dxa"/>
          </w:tcPr>
          <w:p w14:paraId="15653091" w14:textId="77777777" w:rsidR="0035329C" w:rsidRPr="00DC27BB" w:rsidRDefault="0035329C" w:rsidP="0010205C">
            <w:pPr>
              <w:bidi/>
              <w:rPr>
                <w:rtl/>
              </w:rPr>
            </w:pPr>
          </w:p>
        </w:tc>
      </w:tr>
      <w:tr w:rsidR="0035329C" w:rsidRPr="00F9298C" w14:paraId="696488D6" w14:textId="77777777" w:rsidTr="00087110">
        <w:tc>
          <w:tcPr>
            <w:tcW w:w="1189" w:type="dxa"/>
            <w:tcBorders>
              <w:top w:val="nil"/>
              <w:bottom w:val="nil"/>
            </w:tcBorders>
          </w:tcPr>
          <w:p w14:paraId="64582980" w14:textId="77777777" w:rsidR="0035329C" w:rsidRPr="00DC27BB" w:rsidRDefault="0035329C" w:rsidP="0010205C">
            <w:pPr>
              <w:bidi/>
              <w:rPr>
                <w:rtl/>
              </w:rPr>
            </w:pPr>
          </w:p>
        </w:tc>
        <w:tc>
          <w:tcPr>
            <w:tcW w:w="1965" w:type="dxa"/>
          </w:tcPr>
          <w:p w14:paraId="253D0924" w14:textId="77777777" w:rsidR="0035329C" w:rsidRPr="00DC27BB" w:rsidRDefault="0008711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שם משפחה</w:t>
            </w:r>
          </w:p>
        </w:tc>
        <w:tc>
          <w:tcPr>
            <w:tcW w:w="939" w:type="dxa"/>
          </w:tcPr>
          <w:p w14:paraId="3194644C" w14:textId="77777777" w:rsidR="0035329C" w:rsidRPr="00DC27BB" w:rsidRDefault="0035329C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0" w:type="dxa"/>
          </w:tcPr>
          <w:p w14:paraId="24D8969F" w14:textId="77777777" w:rsidR="0035329C" w:rsidRPr="00DC27BB" w:rsidRDefault="0008711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55" w:type="dxa"/>
          </w:tcPr>
          <w:p w14:paraId="24171187" w14:textId="610845BD" w:rsidR="0035329C" w:rsidRPr="00DC27BB" w:rsidRDefault="002D3D40" w:rsidP="0010205C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לא</w:t>
            </w:r>
          </w:p>
        </w:tc>
        <w:tc>
          <w:tcPr>
            <w:tcW w:w="3010" w:type="dxa"/>
          </w:tcPr>
          <w:p w14:paraId="240831A0" w14:textId="77777777" w:rsidR="0035329C" w:rsidRPr="00DC27BB" w:rsidRDefault="0035329C" w:rsidP="0010205C">
            <w:pPr>
              <w:bidi/>
              <w:rPr>
                <w:rtl/>
              </w:rPr>
            </w:pPr>
          </w:p>
        </w:tc>
      </w:tr>
      <w:tr w:rsidR="0035329C" w:rsidRPr="00F9298C" w14:paraId="2DA6196E" w14:textId="77777777" w:rsidTr="00087110">
        <w:tc>
          <w:tcPr>
            <w:tcW w:w="1189" w:type="dxa"/>
            <w:tcBorders>
              <w:top w:val="nil"/>
              <w:bottom w:val="nil"/>
            </w:tcBorders>
          </w:tcPr>
          <w:p w14:paraId="50E25F0B" w14:textId="77777777" w:rsidR="0035329C" w:rsidRPr="00DC27BB" w:rsidRDefault="00087110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פרטי</w:t>
            </w:r>
          </w:p>
        </w:tc>
        <w:tc>
          <w:tcPr>
            <w:tcW w:w="1965" w:type="dxa"/>
          </w:tcPr>
          <w:p w14:paraId="17651904" w14:textId="77777777" w:rsidR="0035329C" w:rsidRPr="00DC27BB" w:rsidRDefault="0008711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תאריך לידה</w:t>
            </w:r>
          </w:p>
        </w:tc>
        <w:tc>
          <w:tcPr>
            <w:tcW w:w="939" w:type="dxa"/>
          </w:tcPr>
          <w:p w14:paraId="1C7D7723" w14:textId="77777777" w:rsidR="0035329C" w:rsidRPr="00DC27BB" w:rsidRDefault="0008711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0" w:type="dxa"/>
          </w:tcPr>
          <w:p w14:paraId="14503489" w14:textId="77777777" w:rsidR="0035329C" w:rsidRPr="00DC27BB" w:rsidRDefault="0008711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55" w:type="dxa"/>
          </w:tcPr>
          <w:p w14:paraId="63FC35CC" w14:textId="77777777" w:rsidR="0035329C" w:rsidRPr="00DC27BB" w:rsidRDefault="0035329C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010" w:type="dxa"/>
          </w:tcPr>
          <w:p w14:paraId="5DA8BEA1" w14:textId="77777777" w:rsidR="0035329C" w:rsidRPr="00DC27BB" w:rsidRDefault="0035329C" w:rsidP="0010205C">
            <w:pPr>
              <w:bidi/>
              <w:rPr>
                <w:rtl/>
              </w:rPr>
            </w:pPr>
          </w:p>
        </w:tc>
      </w:tr>
      <w:tr w:rsidR="0035329C" w:rsidRPr="00F9298C" w14:paraId="1BC10381" w14:textId="77777777" w:rsidTr="00087110">
        <w:tc>
          <w:tcPr>
            <w:tcW w:w="1189" w:type="dxa"/>
            <w:tcBorders>
              <w:top w:val="nil"/>
              <w:bottom w:val="nil"/>
            </w:tcBorders>
          </w:tcPr>
          <w:p w14:paraId="582A5CDD" w14:textId="77777777" w:rsidR="0035329C" w:rsidRPr="00DC27BB" w:rsidRDefault="00087110" w:rsidP="0010205C">
            <w:pPr>
              <w:bidi/>
              <w:rPr>
                <w:u w:val="single"/>
                <w:rtl/>
              </w:rPr>
            </w:pPr>
            <w:r w:rsidRPr="00DC27BB">
              <w:rPr>
                <w:rFonts w:hint="cs"/>
                <w:u w:val="single"/>
                <w:rtl/>
              </w:rPr>
              <w:t>מוטבים</w:t>
            </w:r>
          </w:p>
        </w:tc>
        <w:tc>
          <w:tcPr>
            <w:tcW w:w="1965" w:type="dxa"/>
          </w:tcPr>
          <w:p w14:paraId="6C396432" w14:textId="77777777" w:rsidR="0035329C" w:rsidRPr="00DC27BB" w:rsidRDefault="0008711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מספר זהות/דרכון</w:t>
            </w:r>
          </w:p>
        </w:tc>
        <w:tc>
          <w:tcPr>
            <w:tcW w:w="939" w:type="dxa"/>
          </w:tcPr>
          <w:p w14:paraId="70C5D12A" w14:textId="77777777" w:rsidR="0035329C" w:rsidRPr="00DC27BB" w:rsidRDefault="0008711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0" w:type="dxa"/>
          </w:tcPr>
          <w:p w14:paraId="6FF633F6" w14:textId="77777777" w:rsidR="0035329C" w:rsidRPr="00DC27BB" w:rsidRDefault="0008711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55" w:type="dxa"/>
          </w:tcPr>
          <w:p w14:paraId="5334605F" w14:textId="5AFAE9F2" w:rsidR="0035329C" w:rsidRPr="00DC27BB" w:rsidRDefault="002D3D40" w:rsidP="0010205C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לא</w:t>
            </w:r>
          </w:p>
        </w:tc>
        <w:tc>
          <w:tcPr>
            <w:tcW w:w="3010" w:type="dxa"/>
          </w:tcPr>
          <w:p w14:paraId="1B620E08" w14:textId="77777777" w:rsidR="0035329C" w:rsidRPr="00DC27BB" w:rsidRDefault="0035329C" w:rsidP="0010205C">
            <w:pPr>
              <w:bidi/>
              <w:rPr>
                <w:rtl/>
              </w:rPr>
            </w:pPr>
          </w:p>
        </w:tc>
      </w:tr>
      <w:tr w:rsidR="0035329C" w:rsidRPr="00F9298C" w14:paraId="49051EEC" w14:textId="77777777" w:rsidTr="00087110">
        <w:tc>
          <w:tcPr>
            <w:tcW w:w="1189" w:type="dxa"/>
            <w:tcBorders>
              <w:top w:val="nil"/>
              <w:bottom w:val="nil"/>
            </w:tcBorders>
          </w:tcPr>
          <w:p w14:paraId="56B020FD" w14:textId="77777777" w:rsidR="0035329C" w:rsidRPr="00DC27BB" w:rsidRDefault="0035329C" w:rsidP="0010205C">
            <w:pPr>
              <w:bidi/>
              <w:rPr>
                <w:u w:val="single"/>
                <w:rtl/>
              </w:rPr>
            </w:pPr>
          </w:p>
        </w:tc>
        <w:tc>
          <w:tcPr>
            <w:tcW w:w="1965" w:type="dxa"/>
          </w:tcPr>
          <w:p w14:paraId="3DEE5B6F" w14:textId="77777777" w:rsidR="0035329C" w:rsidRPr="00DC27BB" w:rsidRDefault="0008711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כתובת</w:t>
            </w:r>
          </w:p>
        </w:tc>
        <w:tc>
          <w:tcPr>
            <w:tcW w:w="939" w:type="dxa"/>
          </w:tcPr>
          <w:p w14:paraId="7C367CC6" w14:textId="77777777" w:rsidR="0035329C" w:rsidRPr="00DC27BB" w:rsidRDefault="0008711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90%</w:t>
            </w:r>
          </w:p>
        </w:tc>
        <w:tc>
          <w:tcPr>
            <w:tcW w:w="830" w:type="dxa"/>
          </w:tcPr>
          <w:p w14:paraId="515DB4C2" w14:textId="77777777" w:rsidR="0035329C" w:rsidRPr="00DC27BB" w:rsidRDefault="0008711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55" w:type="dxa"/>
          </w:tcPr>
          <w:p w14:paraId="12EC67FF" w14:textId="77777777" w:rsidR="0035329C" w:rsidRPr="00DC27BB" w:rsidRDefault="00087110" w:rsidP="0010205C">
            <w:pPr>
              <w:bidi/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010" w:type="dxa"/>
          </w:tcPr>
          <w:p w14:paraId="125E5C3C" w14:textId="77777777" w:rsidR="0035329C" w:rsidRPr="00DC27BB" w:rsidRDefault="0035329C" w:rsidP="0010205C">
            <w:pPr>
              <w:bidi/>
              <w:rPr>
                <w:rtl/>
              </w:rPr>
            </w:pPr>
          </w:p>
        </w:tc>
      </w:tr>
      <w:tr w:rsidR="0035329C" w:rsidRPr="00D36627" w14:paraId="26037459" w14:textId="77777777" w:rsidTr="00087110">
        <w:tc>
          <w:tcPr>
            <w:tcW w:w="1189" w:type="dxa"/>
            <w:tcBorders>
              <w:top w:val="nil"/>
              <w:bottom w:val="nil"/>
            </w:tcBorders>
          </w:tcPr>
          <w:p w14:paraId="64801541" w14:textId="77777777" w:rsidR="0035329C" w:rsidRPr="00DC27BB" w:rsidRDefault="0035329C" w:rsidP="0010205C">
            <w:pPr>
              <w:bidi/>
              <w:rPr>
                <w:rtl/>
              </w:rPr>
            </w:pPr>
          </w:p>
        </w:tc>
        <w:tc>
          <w:tcPr>
            <w:tcW w:w="1965" w:type="dxa"/>
          </w:tcPr>
          <w:p w14:paraId="20BC506E" w14:textId="77777777" w:rsidR="0035329C" w:rsidRPr="00DC27BB" w:rsidRDefault="00087110" w:rsidP="0010205C">
            <w:pPr>
              <w:bidi/>
            </w:pPr>
            <w:r w:rsidRPr="00DC27BB">
              <w:rPr>
                <w:rFonts w:hint="cs"/>
                <w:rtl/>
              </w:rPr>
              <w:t>קרבת משפחה</w:t>
            </w:r>
          </w:p>
        </w:tc>
        <w:tc>
          <w:tcPr>
            <w:tcW w:w="939" w:type="dxa"/>
          </w:tcPr>
          <w:p w14:paraId="7366626D" w14:textId="77777777" w:rsidR="0035329C" w:rsidRPr="00DC27BB" w:rsidRDefault="0035329C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90%</w:t>
            </w:r>
          </w:p>
        </w:tc>
        <w:tc>
          <w:tcPr>
            <w:tcW w:w="830" w:type="dxa"/>
          </w:tcPr>
          <w:p w14:paraId="39DAE0F7" w14:textId="77777777" w:rsidR="0035329C" w:rsidRPr="00DC27BB" w:rsidRDefault="0035329C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55" w:type="dxa"/>
          </w:tcPr>
          <w:p w14:paraId="1CF536D4" w14:textId="77777777" w:rsidR="0035329C" w:rsidRPr="00DC27BB" w:rsidRDefault="0035329C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010" w:type="dxa"/>
          </w:tcPr>
          <w:p w14:paraId="0645275B" w14:textId="77777777" w:rsidR="0035329C" w:rsidRPr="00DC27BB" w:rsidRDefault="0035329C" w:rsidP="0010205C">
            <w:pPr>
              <w:bidi/>
              <w:rPr>
                <w:rtl/>
              </w:rPr>
            </w:pPr>
          </w:p>
        </w:tc>
      </w:tr>
      <w:tr w:rsidR="0035329C" w:rsidRPr="00D36627" w14:paraId="2E8D098C" w14:textId="77777777" w:rsidTr="006756A0">
        <w:tc>
          <w:tcPr>
            <w:tcW w:w="1189" w:type="dxa"/>
            <w:tcBorders>
              <w:top w:val="nil"/>
              <w:bottom w:val="single" w:sz="4" w:space="0" w:color="auto"/>
            </w:tcBorders>
          </w:tcPr>
          <w:p w14:paraId="6D934D33" w14:textId="77777777" w:rsidR="0035329C" w:rsidRPr="00DC27BB" w:rsidRDefault="0035329C" w:rsidP="0010205C">
            <w:pPr>
              <w:bidi/>
              <w:rPr>
                <w:rtl/>
              </w:rPr>
            </w:pPr>
          </w:p>
        </w:tc>
        <w:tc>
          <w:tcPr>
            <w:tcW w:w="1965" w:type="dxa"/>
            <w:tcBorders>
              <w:bottom w:val="single" w:sz="4" w:space="0" w:color="auto"/>
            </w:tcBorders>
          </w:tcPr>
          <w:p w14:paraId="470599AF" w14:textId="77777777" w:rsidR="0035329C" w:rsidRPr="00DC27BB" w:rsidRDefault="00087110" w:rsidP="0010205C">
            <w:pPr>
              <w:bidi/>
            </w:pPr>
            <w:r w:rsidRPr="00DC27BB">
              <w:rPr>
                <w:rFonts w:hint="cs"/>
                <w:rtl/>
              </w:rPr>
              <w:t>חלק ב%</w:t>
            </w:r>
          </w:p>
        </w:tc>
        <w:tc>
          <w:tcPr>
            <w:tcW w:w="939" w:type="dxa"/>
          </w:tcPr>
          <w:p w14:paraId="3CE5A7AA" w14:textId="77777777" w:rsidR="0035329C" w:rsidRPr="00DC27BB" w:rsidRDefault="00087110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30" w:type="dxa"/>
          </w:tcPr>
          <w:p w14:paraId="515DFD79" w14:textId="77777777" w:rsidR="0035329C" w:rsidRPr="00DC27BB" w:rsidRDefault="0035329C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55" w:type="dxa"/>
          </w:tcPr>
          <w:p w14:paraId="1DD1E732" w14:textId="77777777" w:rsidR="0035329C" w:rsidRPr="00DC27BB" w:rsidRDefault="0035329C" w:rsidP="0010205C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010" w:type="dxa"/>
          </w:tcPr>
          <w:p w14:paraId="189F33A5" w14:textId="77777777" w:rsidR="0035329C" w:rsidRPr="00DC27BB" w:rsidRDefault="0035329C" w:rsidP="0010205C">
            <w:pPr>
              <w:bidi/>
              <w:rPr>
                <w:rtl/>
              </w:rPr>
            </w:pPr>
          </w:p>
        </w:tc>
      </w:tr>
      <w:tr w:rsidR="006756A0" w:rsidRPr="00D36627" w14:paraId="6D3345B6" w14:textId="77777777" w:rsidTr="00B12D36">
        <w:tc>
          <w:tcPr>
            <w:tcW w:w="1189" w:type="dxa"/>
            <w:vMerge w:val="restart"/>
            <w:tcBorders>
              <w:top w:val="single" w:sz="4" w:space="0" w:color="auto"/>
            </w:tcBorders>
          </w:tcPr>
          <w:p w14:paraId="47F6600E" w14:textId="4BD1B322" w:rsidR="006756A0" w:rsidRPr="00BD50E7" w:rsidRDefault="006756A0" w:rsidP="0010205C">
            <w:pPr>
              <w:bidi/>
              <w:rPr>
                <w:u w:val="single"/>
                <w:rtl/>
              </w:rPr>
            </w:pPr>
            <w:r w:rsidRPr="00BD50E7">
              <w:rPr>
                <w:rFonts w:hint="cs"/>
                <w:u w:val="single"/>
                <w:rtl/>
              </w:rPr>
              <w:t>כשאחד מהמוטבים ילך לעולמו</w:t>
            </w:r>
          </w:p>
        </w:tc>
        <w:tc>
          <w:tcPr>
            <w:tcW w:w="1965" w:type="dxa"/>
            <w:tcBorders>
              <w:top w:val="single" w:sz="4" w:space="0" w:color="auto"/>
              <w:bottom w:val="single" w:sz="4" w:space="0" w:color="auto"/>
            </w:tcBorders>
          </w:tcPr>
          <w:p w14:paraId="51CFE6B5" w14:textId="11422383" w:rsidR="006756A0" w:rsidRPr="00BD50E7" w:rsidRDefault="006756A0" w:rsidP="0010205C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>לשאר המוטבים בחלקים שווים</w:t>
            </w:r>
          </w:p>
        </w:tc>
        <w:tc>
          <w:tcPr>
            <w:tcW w:w="939" w:type="dxa"/>
          </w:tcPr>
          <w:p w14:paraId="2FD27DA1" w14:textId="53B7FB8E" w:rsidR="006756A0" w:rsidRPr="00BD50E7" w:rsidRDefault="006756A0" w:rsidP="0010205C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>100%</w:t>
            </w:r>
          </w:p>
        </w:tc>
        <w:tc>
          <w:tcPr>
            <w:tcW w:w="830" w:type="dxa"/>
          </w:tcPr>
          <w:p w14:paraId="2B76B104" w14:textId="77777777" w:rsidR="006756A0" w:rsidRPr="00BD50E7" w:rsidRDefault="006756A0" w:rsidP="0010205C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>צ'ק</w:t>
            </w:r>
          </w:p>
          <w:p w14:paraId="392A5517" w14:textId="5D8D13F5" w:rsidR="006756A0" w:rsidRPr="00BD50E7" w:rsidRDefault="006756A0" w:rsidP="006756A0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>בוקס</w:t>
            </w:r>
          </w:p>
        </w:tc>
        <w:tc>
          <w:tcPr>
            <w:tcW w:w="855" w:type="dxa"/>
          </w:tcPr>
          <w:p w14:paraId="280F37C3" w14:textId="158EB26B" w:rsidR="006756A0" w:rsidRPr="00BD50E7" w:rsidRDefault="006756A0" w:rsidP="0010205C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>לא</w:t>
            </w:r>
          </w:p>
        </w:tc>
        <w:tc>
          <w:tcPr>
            <w:tcW w:w="3010" w:type="dxa"/>
          </w:tcPr>
          <w:p w14:paraId="6ADAF699" w14:textId="7039D966" w:rsidR="006756A0" w:rsidRPr="00BD50E7" w:rsidRDefault="006756A0" w:rsidP="0010205C">
            <w:pPr>
              <w:bidi/>
              <w:rPr>
                <w:rtl/>
              </w:rPr>
            </w:pPr>
          </w:p>
        </w:tc>
      </w:tr>
      <w:tr w:rsidR="006756A0" w:rsidRPr="00D36627" w14:paraId="5BE1DC89" w14:textId="77777777" w:rsidTr="00B12D36">
        <w:tc>
          <w:tcPr>
            <w:tcW w:w="1189" w:type="dxa"/>
            <w:vMerge/>
          </w:tcPr>
          <w:p w14:paraId="52E019A6" w14:textId="77777777" w:rsidR="006756A0" w:rsidRPr="00BD50E7" w:rsidRDefault="006756A0" w:rsidP="0010205C">
            <w:pPr>
              <w:bidi/>
              <w:rPr>
                <w:u w:val="single"/>
                <w:rtl/>
              </w:rPr>
            </w:pPr>
          </w:p>
        </w:tc>
        <w:tc>
          <w:tcPr>
            <w:tcW w:w="1965" w:type="dxa"/>
            <w:tcBorders>
              <w:top w:val="single" w:sz="4" w:space="0" w:color="auto"/>
              <w:bottom w:val="single" w:sz="4" w:space="0" w:color="auto"/>
            </w:tcBorders>
          </w:tcPr>
          <w:p w14:paraId="7A44C7DF" w14:textId="174F2E82" w:rsidR="006756A0" w:rsidRPr="00BD50E7" w:rsidRDefault="006756A0" w:rsidP="0010205C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>לשאר המוטבים באופן יחסי לחלקים</w:t>
            </w:r>
          </w:p>
        </w:tc>
        <w:tc>
          <w:tcPr>
            <w:tcW w:w="939" w:type="dxa"/>
          </w:tcPr>
          <w:p w14:paraId="3BB4BCA9" w14:textId="2C9B0932" w:rsidR="006756A0" w:rsidRPr="00BD50E7" w:rsidRDefault="006756A0" w:rsidP="0010205C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>100%</w:t>
            </w:r>
          </w:p>
        </w:tc>
        <w:tc>
          <w:tcPr>
            <w:tcW w:w="830" w:type="dxa"/>
          </w:tcPr>
          <w:p w14:paraId="1FB6629C" w14:textId="219CA7FC" w:rsidR="006756A0" w:rsidRPr="00BD50E7" w:rsidRDefault="006756A0" w:rsidP="0010205C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>צ'ק בוקס</w:t>
            </w:r>
          </w:p>
        </w:tc>
        <w:tc>
          <w:tcPr>
            <w:tcW w:w="855" w:type="dxa"/>
          </w:tcPr>
          <w:p w14:paraId="32F1AB87" w14:textId="1EA78E3C" w:rsidR="006756A0" w:rsidRPr="00BD50E7" w:rsidRDefault="006756A0" w:rsidP="0010205C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>לא</w:t>
            </w:r>
          </w:p>
        </w:tc>
        <w:tc>
          <w:tcPr>
            <w:tcW w:w="3010" w:type="dxa"/>
          </w:tcPr>
          <w:p w14:paraId="7C4E1E00" w14:textId="77777777" w:rsidR="006756A0" w:rsidRPr="00BD50E7" w:rsidRDefault="006756A0" w:rsidP="0010205C">
            <w:pPr>
              <w:bidi/>
              <w:rPr>
                <w:rtl/>
              </w:rPr>
            </w:pPr>
          </w:p>
        </w:tc>
      </w:tr>
      <w:tr w:rsidR="006756A0" w:rsidRPr="00D36627" w14:paraId="0FD645B1" w14:textId="77777777" w:rsidTr="00B12D36">
        <w:tc>
          <w:tcPr>
            <w:tcW w:w="1189" w:type="dxa"/>
            <w:vMerge/>
          </w:tcPr>
          <w:p w14:paraId="18A63053" w14:textId="77777777" w:rsidR="006756A0" w:rsidRPr="00BD50E7" w:rsidRDefault="006756A0" w:rsidP="0010205C">
            <w:pPr>
              <w:bidi/>
              <w:rPr>
                <w:u w:val="single"/>
                <w:rtl/>
              </w:rPr>
            </w:pPr>
          </w:p>
        </w:tc>
        <w:tc>
          <w:tcPr>
            <w:tcW w:w="1965" w:type="dxa"/>
            <w:tcBorders>
              <w:top w:val="single" w:sz="4" w:space="0" w:color="auto"/>
              <w:bottom w:val="single" w:sz="4" w:space="0" w:color="auto"/>
            </w:tcBorders>
          </w:tcPr>
          <w:p w14:paraId="3A989653" w14:textId="1873EE07" w:rsidR="006756A0" w:rsidRPr="00BD50E7" w:rsidRDefault="006756A0" w:rsidP="0010205C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>ליורשי החוקיים (ע"פ צו ירושה או צו קיום צוואה)</w:t>
            </w:r>
          </w:p>
        </w:tc>
        <w:tc>
          <w:tcPr>
            <w:tcW w:w="939" w:type="dxa"/>
          </w:tcPr>
          <w:p w14:paraId="0ACBD482" w14:textId="50A8DF14" w:rsidR="006756A0" w:rsidRPr="00BD50E7" w:rsidRDefault="006756A0" w:rsidP="0010205C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>100%</w:t>
            </w:r>
          </w:p>
        </w:tc>
        <w:tc>
          <w:tcPr>
            <w:tcW w:w="830" w:type="dxa"/>
          </w:tcPr>
          <w:p w14:paraId="48A43759" w14:textId="4BAEA0D2" w:rsidR="006756A0" w:rsidRPr="00BD50E7" w:rsidRDefault="006756A0" w:rsidP="0010205C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>צ'ק בוקס</w:t>
            </w:r>
          </w:p>
        </w:tc>
        <w:tc>
          <w:tcPr>
            <w:tcW w:w="855" w:type="dxa"/>
          </w:tcPr>
          <w:p w14:paraId="5EEC2D0B" w14:textId="49EBC71F" w:rsidR="006756A0" w:rsidRPr="00BD50E7" w:rsidRDefault="006756A0" w:rsidP="0010205C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>לא</w:t>
            </w:r>
          </w:p>
        </w:tc>
        <w:tc>
          <w:tcPr>
            <w:tcW w:w="3010" w:type="dxa"/>
          </w:tcPr>
          <w:p w14:paraId="2588E56D" w14:textId="77777777" w:rsidR="006756A0" w:rsidRPr="00BD50E7" w:rsidRDefault="006756A0" w:rsidP="0010205C">
            <w:pPr>
              <w:bidi/>
              <w:rPr>
                <w:rtl/>
              </w:rPr>
            </w:pPr>
          </w:p>
        </w:tc>
      </w:tr>
      <w:tr w:rsidR="006756A0" w:rsidRPr="00D36627" w14:paraId="1A96D28C" w14:textId="77777777" w:rsidTr="00B12D36">
        <w:tc>
          <w:tcPr>
            <w:tcW w:w="1189" w:type="dxa"/>
            <w:vMerge/>
          </w:tcPr>
          <w:p w14:paraId="635B718A" w14:textId="77777777" w:rsidR="006756A0" w:rsidRPr="00BD50E7" w:rsidRDefault="006756A0" w:rsidP="0010205C">
            <w:pPr>
              <w:bidi/>
              <w:rPr>
                <w:u w:val="single"/>
                <w:rtl/>
              </w:rPr>
            </w:pPr>
          </w:p>
        </w:tc>
        <w:tc>
          <w:tcPr>
            <w:tcW w:w="1965" w:type="dxa"/>
            <w:tcBorders>
              <w:top w:val="single" w:sz="4" w:space="0" w:color="auto"/>
              <w:bottom w:val="single" w:sz="4" w:space="0" w:color="auto"/>
            </w:tcBorders>
          </w:tcPr>
          <w:p w14:paraId="461F9C2A" w14:textId="4200B99D" w:rsidR="006756A0" w:rsidRPr="00BD50E7" w:rsidRDefault="006756A0" w:rsidP="0010205C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>אחר</w:t>
            </w:r>
          </w:p>
        </w:tc>
        <w:tc>
          <w:tcPr>
            <w:tcW w:w="939" w:type="dxa"/>
          </w:tcPr>
          <w:p w14:paraId="45B6D9B7" w14:textId="7804D5B4" w:rsidR="006756A0" w:rsidRPr="00BD50E7" w:rsidRDefault="006756A0" w:rsidP="0010205C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>100%</w:t>
            </w:r>
          </w:p>
        </w:tc>
        <w:tc>
          <w:tcPr>
            <w:tcW w:w="830" w:type="dxa"/>
          </w:tcPr>
          <w:p w14:paraId="12CB0EE2" w14:textId="7CBEC6DE" w:rsidR="006756A0" w:rsidRPr="00BD50E7" w:rsidRDefault="006756A0" w:rsidP="0010205C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>צ'ק בוקס</w:t>
            </w:r>
          </w:p>
        </w:tc>
        <w:tc>
          <w:tcPr>
            <w:tcW w:w="855" w:type="dxa"/>
          </w:tcPr>
          <w:p w14:paraId="1306BFEF" w14:textId="5DF19C98" w:rsidR="006756A0" w:rsidRPr="00BD50E7" w:rsidRDefault="006756A0" w:rsidP="0010205C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>לא</w:t>
            </w:r>
          </w:p>
        </w:tc>
        <w:tc>
          <w:tcPr>
            <w:tcW w:w="3010" w:type="dxa"/>
          </w:tcPr>
          <w:p w14:paraId="04FDE069" w14:textId="77777777" w:rsidR="006756A0" w:rsidRPr="00BD50E7" w:rsidRDefault="006756A0" w:rsidP="0010205C">
            <w:pPr>
              <w:bidi/>
              <w:rPr>
                <w:rtl/>
              </w:rPr>
            </w:pPr>
          </w:p>
        </w:tc>
      </w:tr>
      <w:tr w:rsidR="006756A0" w:rsidRPr="00D36627" w14:paraId="2FE2F0D3" w14:textId="77777777" w:rsidTr="00B81F13">
        <w:tc>
          <w:tcPr>
            <w:tcW w:w="1189" w:type="dxa"/>
            <w:vMerge/>
            <w:tcBorders>
              <w:bottom w:val="single" w:sz="4" w:space="0" w:color="auto"/>
            </w:tcBorders>
          </w:tcPr>
          <w:p w14:paraId="7ED42C46" w14:textId="77777777" w:rsidR="006756A0" w:rsidRPr="00BD50E7" w:rsidRDefault="006756A0" w:rsidP="0010205C">
            <w:pPr>
              <w:bidi/>
              <w:rPr>
                <w:u w:val="single"/>
                <w:rtl/>
              </w:rPr>
            </w:pPr>
          </w:p>
        </w:tc>
        <w:tc>
          <w:tcPr>
            <w:tcW w:w="1965" w:type="dxa"/>
            <w:tcBorders>
              <w:top w:val="single" w:sz="4" w:space="0" w:color="auto"/>
              <w:bottom w:val="single" w:sz="4" w:space="0" w:color="auto"/>
            </w:tcBorders>
          </w:tcPr>
          <w:p w14:paraId="2CB364F4" w14:textId="45631E94" w:rsidR="006756A0" w:rsidRPr="00BD50E7" w:rsidRDefault="006756A0" w:rsidP="0010205C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 xml:space="preserve">אחר </w:t>
            </w:r>
          </w:p>
        </w:tc>
        <w:tc>
          <w:tcPr>
            <w:tcW w:w="939" w:type="dxa"/>
          </w:tcPr>
          <w:p w14:paraId="7934B14A" w14:textId="5F72D8CE" w:rsidR="006756A0" w:rsidRPr="00BD50E7" w:rsidRDefault="006756A0" w:rsidP="0010205C">
            <w:pPr>
              <w:bidi/>
              <w:rPr>
                <w:rtl/>
              </w:rPr>
            </w:pPr>
          </w:p>
        </w:tc>
        <w:tc>
          <w:tcPr>
            <w:tcW w:w="830" w:type="dxa"/>
          </w:tcPr>
          <w:p w14:paraId="75825D1D" w14:textId="78C43FEC" w:rsidR="006756A0" w:rsidRPr="00BD50E7" w:rsidRDefault="006756A0" w:rsidP="0010205C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>שדה</w:t>
            </w:r>
          </w:p>
        </w:tc>
        <w:tc>
          <w:tcPr>
            <w:tcW w:w="855" w:type="dxa"/>
          </w:tcPr>
          <w:p w14:paraId="253B1DD8" w14:textId="40098D53" w:rsidR="006756A0" w:rsidRPr="00BD50E7" w:rsidRDefault="006756A0" w:rsidP="0010205C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>לא</w:t>
            </w:r>
          </w:p>
        </w:tc>
        <w:tc>
          <w:tcPr>
            <w:tcW w:w="3010" w:type="dxa"/>
          </w:tcPr>
          <w:p w14:paraId="67F4A821" w14:textId="77777777" w:rsidR="006756A0" w:rsidRPr="00BD50E7" w:rsidRDefault="006756A0" w:rsidP="0010205C">
            <w:pPr>
              <w:bidi/>
              <w:rPr>
                <w:rtl/>
              </w:rPr>
            </w:pPr>
          </w:p>
        </w:tc>
      </w:tr>
      <w:tr w:rsidR="00AA6E37" w:rsidRPr="00D36627" w14:paraId="5719EFE7" w14:textId="77777777" w:rsidTr="00347198">
        <w:tc>
          <w:tcPr>
            <w:tcW w:w="1189" w:type="dxa"/>
            <w:vMerge w:val="restart"/>
          </w:tcPr>
          <w:p w14:paraId="393662CA" w14:textId="27A12B63" w:rsidR="00AA6E37" w:rsidRPr="00BD50E7" w:rsidRDefault="00AA6E37" w:rsidP="0010205C">
            <w:pPr>
              <w:bidi/>
              <w:rPr>
                <w:u w:val="single"/>
                <w:rtl/>
              </w:rPr>
            </w:pPr>
            <w:r w:rsidRPr="00BD50E7">
              <w:rPr>
                <w:rFonts w:hint="cs"/>
                <w:u w:val="single"/>
                <w:rtl/>
              </w:rPr>
              <w:t>אישורים</w:t>
            </w:r>
          </w:p>
        </w:tc>
        <w:tc>
          <w:tcPr>
            <w:tcW w:w="1965" w:type="dxa"/>
            <w:tcBorders>
              <w:top w:val="single" w:sz="4" w:space="0" w:color="auto"/>
              <w:bottom w:val="single" w:sz="4" w:space="0" w:color="auto"/>
            </w:tcBorders>
          </w:tcPr>
          <w:p w14:paraId="7678A942" w14:textId="4A29BACA" w:rsidR="00AA6E37" w:rsidRPr="00BD50E7" w:rsidRDefault="00AA6E37" w:rsidP="0010205C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>חתימה</w:t>
            </w:r>
          </w:p>
        </w:tc>
        <w:tc>
          <w:tcPr>
            <w:tcW w:w="939" w:type="dxa"/>
          </w:tcPr>
          <w:p w14:paraId="0E024CEE" w14:textId="077B5A34" w:rsidR="00AA6E37" w:rsidRPr="00BD50E7" w:rsidRDefault="00AA6E37" w:rsidP="0010205C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>5%</w:t>
            </w:r>
          </w:p>
        </w:tc>
        <w:tc>
          <w:tcPr>
            <w:tcW w:w="830" w:type="dxa"/>
          </w:tcPr>
          <w:p w14:paraId="094DF4FF" w14:textId="60A99C1E" w:rsidR="00AA6E37" w:rsidRPr="00BD50E7" w:rsidRDefault="00AA6E37" w:rsidP="0010205C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>שדה</w:t>
            </w:r>
          </w:p>
        </w:tc>
        <w:tc>
          <w:tcPr>
            <w:tcW w:w="855" w:type="dxa"/>
          </w:tcPr>
          <w:p w14:paraId="0EBC8666" w14:textId="276F092E" w:rsidR="00AA6E37" w:rsidRPr="00BD50E7" w:rsidRDefault="00AA6E37" w:rsidP="0010205C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>לא</w:t>
            </w:r>
          </w:p>
        </w:tc>
        <w:tc>
          <w:tcPr>
            <w:tcW w:w="3010" w:type="dxa"/>
          </w:tcPr>
          <w:p w14:paraId="717CAD86" w14:textId="7EBA5240" w:rsidR="00AA6E37" w:rsidRPr="00BD50E7" w:rsidRDefault="00AA6E37" w:rsidP="0010205C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>חובה אם סומן</w:t>
            </w:r>
          </w:p>
        </w:tc>
      </w:tr>
      <w:tr w:rsidR="00AA6E37" w:rsidRPr="00D36627" w14:paraId="59D836F4" w14:textId="77777777" w:rsidTr="00AA6E37">
        <w:tc>
          <w:tcPr>
            <w:tcW w:w="1189" w:type="dxa"/>
            <w:vMerge/>
            <w:tcBorders>
              <w:bottom w:val="single" w:sz="4" w:space="0" w:color="auto"/>
            </w:tcBorders>
          </w:tcPr>
          <w:p w14:paraId="47CBA91F" w14:textId="77777777" w:rsidR="00AA6E37" w:rsidRPr="00BD50E7" w:rsidRDefault="00AA6E37" w:rsidP="0010205C">
            <w:pPr>
              <w:bidi/>
              <w:rPr>
                <w:u w:val="single"/>
                <w:rtl/>
              </w:rPr>
            </w:pPr>
          </w:p>
        </w:tc>
        <w:tc>
          <w:tcPr>
            <w:tcW w:w="1965" w:type="dxa"/>
            <w:tcBorders>
              <w:top w:val="single" w:sz="4" w:space="0" w:color="auto"/>
              <w:bottom w:val="single" w:sz="4" w:space="0" w:color="auto"/>
            </w:tcBorders>
          </w:tcPr>
          <w:p w14:paraId="6B23D94F" w14:textId="2E060DEF" w:rsidR="00AA6E37" w:rsidRPr="00BD50E7" w:rsidRDefault="00AA6E37" w:rsidP="0010205C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>תאריך חתימה</w:t>
            </w:r>
          </w:p>
        </w:tc>
        <w:tc>
          <w:tcPr>
            <w:tcW w:w="939" w:type="dxa"/>
          </w:tcPr>
          <w:p w14:paraId="59549DBD" w14:textId="7E4A93C3" w:rsidR="00AA6E37" w:rsidRPr="00BD50E7" w:rsidRDefault="00AA6E37" w:rsidP="0010205C">
            <w:pPr>
              <w:bidi/>
            </w:pPr>
            <w:r w:rsidRPr="00BD50E7">
              <w:rPr>
                <w:rFonts w:hint="cs"/>
                <w:rtl/>
              </w:rPr>
              <w:t>100%</w:t>
            </w:r>
          </w:p>
        </w:tc>
        <w:tc>
          <w:tcPr>
            <w:tcW w:w="830" w:type="dxa"/>
          </w:tcPr>
          <w:p w14:paraId="1E34472F" w14:textId="48E905BA" w:rsidR="00AA6E37" w:rsidRPr="00BD50E7" w:rsidRDefault="00AA6E37" w:rsidP="0010205C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>שדה</w:t>
            </w:r>
          </w:p>
        </w:tc>
        <w:tc>
          <w:tcPr>
            <w:tcW w:w="855" w:type="dxa"/>
          </w:tcPr>
          <w:p w14:paraId="569BA2A6" w14:textId="0634B922" w:rsidR="00AA6E37" w:rsidRPr="00BD50E7" w:rsidRDefault="00AA6E37" w:rsidP="0010205C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>לא</w:t>
            </w:r>
          </w:p>
        </w:tc>
        <w:tc>
          <w:tcPr>
            <w:tcW w:w="3010" w:type="dxa"/>
          </w:tcPr>
          <w:p w14:paraId="2BBBAC92" w14:textId="67903CD4" w:rsidR="00AA6E37" w:rsidRPr="00BD50E7" w:rsidRDefault="00AA6E37" w:rsidP="0010205C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>חובה אם סומן</w:t>
            </w:r>
          </w:p>
        </w:tc>
      </w:tr>
      <w:tr w:rsidR="00AA6E37" w:rsidRPr="00D36627" w14:paraId="29A268AC" w14:textId="77777777" w:rsidTr="00AA6E37">
        <w:tc>
          <w:tcPr>
            <w:tcW w:w="1189" w:type="dxa"/>
            <w:vMerge w:val="restart"/>
          </w:tcPr>
          <w:p w14:paraId="595C76B1" w14:textId="7F8481F8" w:rsidR="00AA6E37" w:rsidRPr="00BD50E7" w:rsidRDefault="00AA6E37" w:rsidP="0010205C">
            <w:pPr>
              <w:bidi/>
              <w:rPr>
                <w:u w:val="single"/>
                <w:rtl/>
              </w:rPr>
            </w:pPr>
            <w:r w:rsidRPr="00BD50E7">
              <w:rPr>
                <w:rFonts w:hint="cs"/>
                <w:u w:val="single"/>
                <w:rtl/>
              </w:rPr>
              <w:t xml:space="preserve">באפשרותך לבחור  לקבל מסמכים והודעות מטעם החברה באחד האמצעים שמולאו </w:t>
            </w:r>
            <w:r w:rsidRPr="00BD50E7">
              <w:rPr>
                <w:rFonts w:hint="cs"/>
                <w:u w:val="single"/>
                <w:rtl/>
              </w:rPr>
              <w:lastRenderedPageBreak/>
              <w:t>בפרטי העמית</w:t>
            </w:r>
          </w:p>
        </w:tc>
        <w:tc>
          <w:tcPr>
            <w:tcW w:w="1965" w:type="dxa"/>
            <w:tcBorders>
              <w:top w:val="single" w:sz="4" w:space="0" w:color="auto"/>
              <w:bottom w:val="single" w:sz="4" w:space="0" w:color="auto"/>
            </w:tcBorders>
          </w:tcPr>
          <w:p w14:paraId="4B42537E" w14:textId="3246054B" w:rsidR="00AA6E37" w:rsidRPr="00BD50E7" w:rsidRDefault="00AA6E37" w:rsidP="0010205C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lastRenderedPageBreak/>
              <w:t>הודעת טקסט (מסרון)</w:t>
            </w:r>
          </w:p>
        </w:tc>
        <w:tc>
          <w:tcPr>
            <w:tcW w:w="939" w:type="dxa"/>
          </w:tcPr>
          <w:p w14:paraId="4A89F7E4" w14:textId="2710898E" w:rsidR="00AA6E37" w:rsidRPr="00BD50E7" w:rsidRDefault="002F4DDE" w:rsidP="0010205C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>100%</w:t>
            </w:r>
          </w:p>
        </w:tc>
        <w:tc>
          <w:tcPr>
            <w:tcW w:w="830" w:type="dxa"/>
          </w:tcPr>
          <w:p w14:paraId="29F7CDFB" w14:textId="5A761B84" w:rsidR="00AA6E37" w:rsidRPr="00BD50E7" w:rsidRDefault="00AA6E37" w:rsidP="0010205C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>צ'ק בוקס</w:t>
            </w:r>
          </w:p>
        </w:tc>
        <w:tc>
          <w:tcPr>
            <w:tcW w:w="855" w:type="dxa"/>
          </w:tcPr>
          <w:p w14:paraId="22A5DC18" w14:textId="2CB5607D" w:rsidR="00AA6E37" w:rsidRPr="00BD50E7" w:rsidRDefault="00AA6E37" w:rsidP="0010205C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>לא</w:t>
            </w:r>
          </w:p>
        </w:tc>
        <w:tc>
          <w:tcPr>
            <w:tcW w:w="3010" w:type="dxa"/>
          </w:tcPr>
          <w:p w14:paraId="4FF94A40" w14:textId="77777777" w:rsidR="00AA6E37" w:rsidRPr="00BD50E7" w:rsidRDefault="00AA6E37" w:rsidP="0010205C">
            <w:pPr>
              <w:bidi/>
              <w:rPr>
                <w:rtl/>
              </w:rPr>
            </w:pPr>
          </w:p>
        </w:tc>
      </w:tr>
      <w:tr w:rsidR="00AA6E37" w:rsidRPr="00D36627" w14:paraId="20DBA46F" w14:textId="77777777" w:rsidTr="00AA6E37">
        <w:tc>
          <w:tcPr>
            <w:tcW w:w="1189" w:type="dxa"/>
            <w:vMerge/>
          </w:tcPr>
          <w:p w14:paraId="0C5A30CC" w14:textId="77777777" w:rsidR="00AA6E37" w:rsidRPr="00BD50E7" w:rsidRDefault="00AA6E37" w:rsidP="0010205C">
            <w:pPr>
              <w:bidi/>
              <w:rPr>
                <w:u w:val="single"/>
                <w:rtl/>
              </w:rPr>
            </w:pPr>
          </w:p>
        </w:tc>
        <w:tc>
          <w:tcPr>
            <w:tcW w:w="1965" w:type="dxa"/>
            <w:tcBorders>
              <w:top w:val="single" w:sz="4" w:space="0" w:color="auto"/>
              <w:bottom w:val="single" w:sz="4" w:space="0" w:color="auto"/>
            </w:tcBorders>
          </w:tcPr>
          <w:p w14:paraId="7B0EB535" w14:textId="651C3C7E" w:rsidR="00AA6E37" w:rsidRPr="00BD50E7" w:rsidRDefault="00AA6E37" w:rsidP="0010205C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>דואר אלקטרוני</w:t>
            </w:r>
          </w:p>
        </w:tc>
        <w:tc>
          <w:tcPr>
            <w:tcW w:w="939" w:type="dxa"/>
          </w:tcPr>
          <w:p w14:paraId="7E4AADCF" w14:textId="42D3D2AE" w:rsidR="00AA6E37" w:rsidRPr="00BD50E7" w:rsidRDefault="002F4DDE" w:rsidP="0010205C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>100%</w:t>
            </w:r>
          </w:p>
        </w:tc>
        <w:tc>
          <w:tcPr>
            <w:tcW w:w="830" w:type="dxa"/>
          </w:tcPr>
          <w:p w14:paraId="11FACC46" w14:textId="3CB55BF7" w:rsidR="00AA6E37" w:rsidRPr="00BD50E7" w:rsidRDefault="00AA6E37" w:rsidP="0010205C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>צ'ק בוקס</w:t>
            </w:r>
          </w:p>
        </w:tc>
        <w:tc>
          <w:tcPr>
            <w:tcW w:w="855" w:type="dxa"/>
          </w:tcPr>
          <w:p w14:paraId="5D7B4676" w14:textId="53B8F035" w:rsidR="00AA6E37" w:rsidRPr="00BD50E7" w:rsidRDefault="00AA6E37" w:rsidP="0010205C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>לא</w:t>
            </w:r>
          </w:p>
        </w:tc>
        <w:tc>
          <w:tcPr>
            <w:tcW w:w="3010" w:type="dxa"/>
          </w:tcPr>
          <w:p w14:paraId="5D4AFD13" w14:textId="77777777" w:rsidR="00AA6E37" w:rsidRPr="00BD50E7" w:rsidRDefault="00AA6E37" w:rsidP="0010205C">
            <w:pPr>
              <w:bidi/>
              <w:rPr>
                <w:rtl/>
              </w:rPr>
            </w:pPr>
          </w:p>
        </w:tc>
      </w:tr>
      <w:tr w:rsidR="00AA6E37" w:rsidRPr="00D36627" w14:paraId="29F424DB" w14:textId="77777777" w:rsidTr="00AA6E37">
        <w:tc>
          <w:tcPr>
            <w:tcW w:w="1189" w:type="dxa"/>
            <w:vMerge/>
            <w:tcBorders>
              <w:bottom w:val="single" w:sz="4" w:space="0" w:color="auto"/>
            </w:tcBorders>
          </w:tcPr>
          <w:p w14:paraId="2D5615FA" w14:textId="77777777" w:rsidR="00AA6E37" w:rsidRPr="00BD50E7" w:rsidRDefault="00AA6E37" w:rsidP="0010205C">
            <w:pPr>
              <w:bidi/>
              <w:rPr>
                <w:u w:val="single"/>
                <w:rtl/>
              </w:rPr>
            </w:pPr>
          </w:p>
        </w:tc>
        <w:tc>
          <w:tcPr>
            <w:tcW w:w="1965" w:type="dxa"/>
            <w:tcBorders>
              <w:top w:val="single" w:sz="4" w:space="0" w:color="auto"/>
              <w:bottom w:val="single" w:sz="4" w:space="0" w:color="auto"/>
            </w:tcBorders>
          </w:tcPr>
          <w:p w14:paraId="5A95EBBD" w14:textId="220092A4" w:rsidR="00AA6E37" w:rsidRPr="00BD50E7" w:rsidRDefault="00AA6E37" w:rsidP="0010205C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>דואר</w:t>
            </w:r>
          </w:p>
        </w:tc>
        <w:tc>
          <w:tcPr>
            <w:tcW w:w="939" w:type="dxa"/>
          </w:tcPr>
          <w:p w14:paraId="44819C48" w14:textId="22909CE2" w:rsidR="00AA6E37" w:rsidRPr="00BD50E7" w:rsidRDefault="002F4DDE" w:rsidP="0010205C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>100%</w:t>
            </w:r>
          </w:p>
        </w:tc>
        <w:tc>
          <w:tcPr>
            <w:tcW w:w="830" w:type="dxa"/>
          </w:tcPr>
          <w:p w14:paraId="3B556234" w14:textId="2BB5A3EC" w:rsidR="00AA6E37" w:rsidRPr="00BD50E7" w:rsidRDefault="00AA6E37" w:rsidP="0010205C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>צ'ק בוקס</w:t>
            </w:r>
          </w:p>
        </w:tc>
        <w:tc>
          <w:tcPr>
            <w:tcW w:w="855" w:type="dxa"/>
          </w:tcPr>
          <w:p w14:paraId="55A53BE2" w14:textId="3129C99D" w:rsidR="00AA6E37" w:rsidRPr="00BD50E7" w:rsidRDefault="00AA6E37" w:rsidP="0010205C">
            <w:pPr>
              <w:bidi/>
              <w:rPr>
                <w:rtl/>
              </w:rPr>
            </w:pPr>
            <w:r w:rsidRPr="00BD50E7">
              <w:rPr>
                <w:rFonts w:hint="cs"/>
                <w:rtl/>
              </w:rPr>
              <w:t>לא</w:t>
            </w:r>
          </w:p>
        </w:tc>
        <w:tc>
          <w:tcPr>
            <w:tcW w:w="3010" w:type="dxa"/>
          </w:tcPr>
          <w:p w14:paraId="3EF72285" w14:textId="77777777" w:rsidR="00AA6E37" w:rsidRPr="00BD50E7" w:rsidRDefault="00AA6E37" w:rsidP="0010205C">
            <w:pPr>
              <w:bidi/>
              <w:rPr>
                <w:rtl/>
              </w:rPr>
            </w:pPr>
          </w:p>
        </w:tc>
      </w:tr>
      <w:tr w:rsidR="00790374" w:rsidRPr="00D36627" w14:paraId="621551E3" w14:textId="77777777" w:rsidTr="00AA6E37">
        <w:tc>
          <w:tcPr>
            <w:tcW w:w="1189" w:type="dxa"/>
            <w:vMerge w:val="restart"/>
          </w:tcPr>
          <w:p w14:paraId="2142891A" w14:textId="57AA137B" w:rsidR="00790374" w:rsidRPr="00AF007F" w:rsidRDefault="00790374" w:rsidP="00790374">
            <w:pPr>
              <w:bidi/>
              <w:rPr>
                <w:u w:val="single"/>
                <w:rtl/>
              </w:rPr>
            </w:pPr>
            <w:r w:rsidRPr="00AF007F">
              <w:rPr>
                <w:rFonts w:hint="cs"/>
                <w:u w:val="single"/>
                <w:rtl/>
              </w:rPr>
              <w:t xml:space="preserve">פרטי בעל </w:t>
            </w:r>
            <w:proofErr w:type="spellStart"/>
            <w:r w:rsidRPr="00AF007F">
              <w:rPr>
                <w:rFonts w:hint="cs"/>
                <w:u w:val="single"/>
                <w:rtl/>
              </w:rPr>
              <w:t>רשיון</w:t>
            </w:r>
            <w:proofErr w:type="spellEnd"/>
          </w:p>
        </w:tc>
        <w:tc>
          <w:tcPr>
            <w:tcW w:w="1965" w:type="dxa"/>
            <w:tcBorders>
              <w:top w:val="single" w:sz="4" w:space="0" w:color="auto"/>
              <w:bottom w:val="single" w:sz="4" w:space="0" w:color="auto"/>
            </w:tcBorders>
          </w:tcPr>
          <w:p w14:paraId="10927407" w14:textId="73E12FDB" w:rsidR="00790374" w:rsidRPr="00AF007F" w:rsidRDefault="00790374" w:rsidP="00790374">
            <w:pPr>
              <w:bidi/>
              <w:rPr>
                <w:rtl/>
              </w:rPr>
            </w:pPr>
            <w:r w:rsidRPr="00AF007F">
              <w:rPr>
                <w:rFonts w:hint="cs"/>
                <w:rtl/>
              </w:rPr>
              <w:t>שם פרטי</w:t>
            </w:r>
          </w:p>
        </w:tc>
        <w:tc>
          <w:tcPr>
            <w:tcW w:w="939" w:type="dxa"/>
          </w:tcPr>
          <w:p w14:paraId="5D79F241" w14:textId="4382E164" w:rsidR="00790374" w:rsidRPr="00AF007F" w:rsidRDefault="00790374" w:rsidP="00790374">
            <w:pPr>
              <w:bidi/>
              <w:rPr>
                <w:rtl/>
              </w:rPr>
            </w:pPr>
            <w:r w:rsidRPr="00AF007F">
              <w:rPr>
                <w:rFonts w:hint="cs"/>
                <w:rtl/>
              </w:rPr>
              <w:t>100%</w:t>
            </w:r>
          </w:p>
        </w:tc>
        <w:tc>
          <w:tcPr>
            <w:tcW w:w="830" w:type="dxa"/>
          </w:tcPr>
          <w:p w14:paraId="2A4F8CEB" w14:textId="2B1E6AD7" w:rsidR="00790374" w:rsidRPr="00AF007F" w:rsidRDefault="00790374" w:rsidP="00790374">
            <w:pPr>
              <w:bidi/>
              <w:rPr>
                <w:rtl/>
              </w:rPr>
            </w:pPr>
            <w:r w:rsidRPr="00AF007F">
              <w:rPr>
                <w:rFonts w:hint="cs"/>
                <w:rtl/>
              </w:rPr>
              <w:t>שדה</w:t>
            </w:r>
          </w:p>
        </w:tc>
        <w:tc>
          <w:tcPr>
            <w:tcW w:w="855" w:type="dxa"/>
          </w:tcPr>
          <w:p w14:paraId="48DDDD07" w14:textId="58FF2691" w:rsidR="00790374" w:rsidRPr="00AF007F" w:rsidRDefault="00790374" w:rsidP="00790374">
            <w:pPr>
              <w:bidi/>
              <w:rPr>
                <w:rtl/>
              </w:rPr>
            </w:pPr>
            <w:r w:rsidRPr="00AF007F">
              <w:rPr>
                <w:rFonts w:hint="cs"/>
                <w:rtl/>
              </w:rPr>
              <w:t>כן</w:t>
            </w:r>
          </w:p>
        </w:tc>
        <w:tc>
          <w:tcPr>
            <w:tcW w:w="3010" w:type="dxa"/>
          </w:tcPr>
          <w:p w14:paraId="02751E3A" w14:textId="22197DD0" w:rsidR="00790374" w:rsidRPr="00AF007F" w:rsidRDefault="00790374" w:rsidP="00790374">
            <w:pPr>
              <w:bidi/>
              <w:rPr>
                <w:rtl/>
              </w:rPr>
            </w:pPr>
            <w:r w:rsidRPr="00AF007F">
              <w:rPr>
                <w:rFonts w:hint="cs"/>
                <w:rtl/>
              </w:rPr>
              <w:t>רק במידה ומולא על ידי סוכן</w:t>
            </w:r>
          </w:p>
        </w:tc>
      </w:tr>
      <w:tr w:rsidR="00790374" w:rsidRPr="00D36627" w14:paraId="6533F53A" w14:textId="77777777" w:rsidTr="00AA6E37">
        <w:tc>
          <w:tcPr>
            <w:tcW w:w="1189" w:type="dxa"/>
            <w:vMerge/>
          </w:tcPr>
          <w:p w14:paraId="1E3BDAAB" w14:textId="77777777" w:rsidR="00790374" w:rsidRPr="00AF007F" w:rsidRDefault="00790374" w:rsidP="00790374">
            <w:pPr>
              <w:bidi/>
              <w:rPr>
                <w:u w:val="single"/>
                <w:rtl/>
              </w:rPr>
            </w:pPr>
          </w:p>
        </w:tc>
        <w:tc>
          <w:tcPr>
            <w:tcW w:w="1965" w:type="dxa"/>
            <w:tcBorders>
              <w:top w:val="single" w:sz="4" w:space="0" w:color="auto"/>
              <w:bottom w:val="single" w:sz="4" w:space="0" w:color="auto"/>
            </w:tcBorders>
          </w:tcPr>
          <w:p w14:paraId="7940921B" w14:textId="1FC74B3D" w:rsidR="00790374" w:rsidRPr="00AF007F" w:rsidRDefault="00790374" w:rsidP="00790374">
            <w:pPr>
              <w:bidi/>
              <w:rPr>
                <w:rtl/>
              </w:rPr>
            </w:pPr>
            <w:r w:rsidRPr="00AF007F">
              <w:rPr>
                <w:rFonts w:hint="cs"/>
                <w:rtl/>
              </w:rPr>
              <w:t>שם משפחה</w:t>
            </w:r>
          </w:p>
        </w:tc>
        <w:tc>
          <w:tcPr>
            <w:tcW w:w="939" w:type="dxa"/>
          </w:tcPr>
          <w:p w14:paraId="3D321AA8" w14:textId="39276E8E" w:rsidR="00790374" w:rsidRPr="00AF007F" w:rsidRDefault="00790374" w:rsidP="00790374">
            <w:pPr>
              <w:bidi/>
              <w:rPr>
                <w:rtl/>
              </w:rPr>
            </w:pPr>
            <w:r w:rsidRPr="00AF007F">
              <w:rPr>
                <w:rFonts w:hint="cs"/>
                <w:rtl/>
              </w:rPr>
              <w:t>100%</w:t>
            </w:r>
          </w:p>
        </w:tc>
        <w:tc>
          <w:tcPr>
            <w:tcW w:w="830" w:type="dxa"/>
          </w:tcPr>
          <w:p w14:paraId="46357AD1" w14:textId="377B7380" w:rsidR="00790374" w:rsidRPr="00AF007F" w:rsidRDefault="00790374" w:rsidP="00790374">
            <w:pPr>
              <w:bidi/>
              <w:rPr>
                <w:rtl/>
              </w:rPr>
            </w:pPr>
            <w:r w:rsidRPr="00AF007F">
              <w:rPr>
                <w:rFonts w:hint="cs"/>
                <w:rtl/>
              </w:rPr>
              <w:t>שדה</w:t>
            </w:r>
          </w:p>
        </w:tc>
        <w:tc>
          <w:tcPr>
            <w:tcW w:w="855" w:type="dxa"/>
          </w:tcPr>
          <w:p w14:paraId="0CB59153" w14:textId="11B30FF8" w:rsidR="00790374" w:rsidRPr="00AF007F" w:rsidRDefault="00790374" w:rsidP="00790374">
            <w:pPr>
              <w:bidi/>
              <w:rPr>
                <w:rtl/>
              </w:rPr>
            </w:pPr>
            <w:r w:rsidRPr="00AF007F">
              <w:rPr>
                <w:rFonts w:hint="cs"/>
                <w:rtl/>
              </w:rPr>
              <w:t>כן</w:t>
            </w:r>
          </w:p>
        </w:tc>
        <w:tc>
          <w:tcPr>
            <w:tcW w:w="3010" w:type="dxa"/>
          </w:tcPr>
          <w:p w14:paraId="2C94D81F" w14:textId="3DC03A0B" w:rsidR="00790374" w:rsidRPr="00AF007F" w:rsidRDefault="00790374" w:rsidP="00790374">
            <w:pPr>
              <w:bidi/>
              <w:rPr>
                <w:rtl/>
              </w:rPr>
            </w:pPr>
            <w:r w:rsidRPr="00AF007F">
              <w:rPr>
                <w:rFonts w:hint="cs"/>
                <w:rtl/>
              </w:rPr>
              <w:t>רק במידה ומולא על ידי סוכן</w:t>
            </w:r>
          </w:p>
        </w:tc>
      </w:tr>
      <w:tr w:rsidR="00790374" w:rsidRPr="00D36627" w14:paraId="68550B63" w14:textId="77777777" w:rsidTr="00AA6E37">
        <w:tc>
          <w:tcPr>
            <w:tcW w:w="1189" w:type="dxa"/>
            <w:vMerge/>
          </w:tcPr>
          <w:p w14:paraId="5CF7A7FB" w14:textId="77777777" w:rsidR="00790374" w:rsidRPr="00AF007F" w:rsidRDefault="00790374" w:rsidP="00790374">
            <w:pPr>
              <w:bidi/>
              <w:rPr>
                <w:u w:val="single"/>
                <w:rtl/>
              </w:rPr>
            </w:pPr>
          </w:p>
        </w:tc>
        <w:tc>
          <w:tcPr>
            <w:tcW w:w="1965" w:type="dxa"/>
            <w:tcBorders>
              <w:top w:val="single" w:sz="4" w:space="0" w:color="auto"/>
              <w:bottom w:val="single" w:sz="4" w:space="0" w:color="auto"/>
            </w:tcBorders>
          </w:tcPr>
          <w:p w14:paraId="23F43AE7" w14:textId="37F02EA5" w:rsidR="00790374" w:rsidRPr="00AF007F" w:rsidRDefault="00790374" w:rsidP="00790374">
            <w:pPr>
              <w:bidi/>
              <w:rPr>
                <w:rtl/>
              </w:rPr>
            </w:pPr>
            <w:r w:rsidRPr="00AF007F">
              <w:rPr>
                <w:rFonts w:hint="cs"/>
                <w:rtl/>
              </w:rPr>
              <w:t>מס' בעל רישיון</w:t>
            </w:r>
          </w:p>
        </w:tc>
        <w:tc>
          <w:tcPr>
            <w:tcW w:w="939" w:type="dxa"/>
          </w:tcPr>
          <w:p w14:paraId="6B8466EA" w14:textId="0EF5420F" w:rsidR="00790374" w:rsidRPr="00AF007F" w:rsidRDefault="00790374" w:rsidP="00790374">
            <w:pPr>
              <w:bidi/>
              <w:rPr>
                <w:rtl/>
              </w:rPr>
            </w:pPr>
            <w:r w:rsidRPr="00AF007F">
              <w:rPr>
                <w:rFonts w:hint="cs"/>
                <w:rtl/>
              </w:rPr>
              <w:t>100%</w:t>
            </w:r>
          </w:p>
        </w:tc>
        <w:tc>
          <w:tcPr>
            <w:tcW w:w="830" w:type="dxa"/>
          </w:tcPr>
          <w:p w14:paraId="516D0549" w14:textId="3EC2DA48" w:rsidR="00790374" w:rsidRPr="00AF007F" w:rsidRDefault="00790374" w:rsidP="00790374">
            <w:pPr>
              <w:bidi/>
              <w:rPr>
                <w:rtl/>
              </w:rPr>
            </w:pPr>
            <w:r w:rsidRPr="00AF007F">
              <w:rPr>
                <w:rFonts w:hint="cs"/>
                <w:rtl/>
              </w:rPr>
              <w:t>שדה</w:t>
            </w:r>
          </w:p>
        </w:tc>
        <w:tc>
          <w:tcPr>
            <w:tcW w:w="855" w:type="dxa"/>
          </w:tcPr>
          <w:p w14:paraId="5E70991C" w14:textId="2A78B111" w:rsidR="00790374" w:rsidRPr="00AF007F" w:rsidRDefault="00790374" w:rsidP="00790374">
            <w:pPr>
              <w:bidi/>
              <w:rPr>
                <w:rtl/>
              </w:rPr>
            </w:pPr>
            <w:r w:rsidRPr="00AF007F">
              <w:rPr>
                <w:rFonts w:hint="cs"/>
                <w:rtl/>
              </w:rPr>
              <w:t>כן</w:t>
            </w:r>
          </w:p>
        </w:tc>
        <w:tc>
          <w:tcPr>
            <w:tcW w:w="3010" w:type="dxa"/>
          </w:tcPr>
          <w:p w14:paraId="20AEADFA" w14:textId="53860184" w:rsidR="00790374" w:rsidRPr="00AF007F" w:rsidRDefault="00790374" w:rsidP="00790374">
            <w:pPr>
              <w:bidi/>
              <w:rPr>
                <w:rtl/>
              </w:rPr>
            </w:pPr>
            <w:r w:rsidRPr="00AF007F">
              <w:rPr>
                <w:rFonts w:hint="cs"/>
                <w:rtl/>
              </w:rPr>
              <w:t>רק במידה ומולא על ידי סוכן</w:t>
            </w:r>
          </w:p>
        </w:tc>
      </w:tr>
      <w:tr w:rsidR="00790374" w:rsidRPr="00D36627" w14:paraId="1F70EE72" w14:textId="77777777" w:rsidTr="00AA6E37">
        <w:tc>
          <w:tcPr>
            <w:tcW w:w="1189" w:type="dxa"/>
            <w:vMerge/>
          </w:tcPr>
          <w:p w14:paraId="08A0B69F" w14:textId="77777777" w:rsidR="00790374" w:rsidRPr="00AF007F" w:rsidRDefault="00790374" w:rsidP="00790374">
            <w:pPr>
              <w:bidi/>
              <w:rPr>
                <w:u w:val="single"/>
                <w:rtl/>
              </w:rPr>
            </w:pPr>
          </w:p>
        </w:tc>
        <w:tc>
          <w:tcPr>
            <w:tcW w:w="1965" w:type="dxa"/>
            <w:tcBorders>
              <w:top w:val="single" w:sz="4" w:space="0" w:color="auto"/>
              <w:bottom w:val="single" w:sz="4" w:space="0" w:color="auto"/>
            </w:tcBorders>
          </w:tcPr>
          <w:p w14:paraId="188AB07B" w14:textId="2E7ADF32" w:rsidR="00790374" w:rsidRPr="00AF007F" w:rsidRDefault="00790374" w:rsidP="00790374">
            <w:pPr>
              <w:bidi/>
              <w:rPr>
                <w:rtl/>
              </w:rPr>
            </w:pPr>
            <w:r w:rsidRPr="00AF007F">
              <w:rPr>
                <w:rFonts w:hint="cs"/>
                <w:rtl/>
              </w:rPr>
              <w:t>מס' סוכן בחברה</w:t>
            </w:r>
          </w:p>
        </w:tc>
        <w:tc>
          <w:tcPr>
            <w:tcW w:w="939" w:type="dxa"/>
          </w:tcPr>
          <w:p w14:paraId="1BA11370" w14:textId="058D48CF" w:rsidR="00790374" w:rsidRPr="00AF007F" w:rsidRDefault="00790374" w:rsidP="00790374">
            <w:pPr>
              <w:bidi/>
              <w:rPr>
                <w:rtl/>
              </w:rPr>
            </w:pPr>
            <w:r w:rsidRPr="00AF007F">
              <w:rPr>
                <w:rFonts w:hint="cs"/>
                <w:rtl/>
              </w:rPr>
              <w:t>100%</w:t>
            </w:r>
          </w:p>
        </w:tc>
        <w:tc>
          <w:tcPr>
            <w:tcW w:w="830" w:type="dxa"/>
          </w:tcPr>
          <w:p w14:paraId="0D735E5F" w14:textId="2B172B10" w:rsidR="00790374" w:rsidRPr="00AF007F" w:rsidRDefault="00790374" w:rsidP="00790374">
            <w:pPr>
              <w:bidi/>
              <w:rPr>
                <w:rtl/>
              </w:rPr>
            </w:pPr>
            <w:r w:rsidRPr="00AF007F">
              <w:rPr>
                <w:rFonts w:hint="cs"/>
                <w:rtl/>
              </w:rPr>
              <w:t>שדה</w:t>
            </w:r>
          </w:p>
        </w:tc>
        <w:tc>
          <w:tcPr>
            <w:tcW w:w="855" w:type="dxa"/>
          </w:tcPr>
          <w:p w14:paraId="1DF81C35" w14:textId="71D1A16C" w:rsidR="00790374" w:rsidRPr="00AF007F" w:rsidRDefault="00790374" w:rsidP="00790374">
            <w:pPr>
              <w:bidi/>
              <w:rPr>
                <w:rtl/>
              </w:rPr>
            </w:pPr>
            <w:r w:rsidRPr="00AF007F">
              <w:rPr>
                <w:rFonts w:hint="cs"/>
                <w:rtl/>
              </w:rPr>
              <w:t>לא</w:t>
            </w:r>
          </w:p>
        </w:tc>
        <w:tc>
          <w:tcPr>
            <w:tcW w:w="3010" w:type="dxa"/>
          </w:tcPr>
          <w:p w14:paraId="525EF1D9" w14:textId="77777777" w:rsidR="00790374" w:rsidRPr="00AF007F" w:rsidRDefault="00790374" w:rsidP="00790374">
            <w:pPr>
              <w:bidi/>
              <w:rPr>
                <w:rtl/>
              </w:rPr>
            </w:pPr>
          </w:p>
        </w:tc>
      </w:tr>
      <w:tr w:rsidR="00790374" w:rsidRPr="00D36627" w14:paraId="1F403CF6" w14:textId="77777777" w:rsidTr="00AA6E37">
        <w:tc>
          <w:tcPr>
            <w:tcW w:w="1189" w:type="dxa"/>
            <w:vMerge/>
          </w:tcPr>
          <w:p w14:paraId="47BC8DA0" w14:textId="77777777" w:rsidR="00790374" w:rsidRPr="00AF007F" w:rsidRDefault="00790374" w:rsidP="00790374">
            <w:pPr>
              <w:bidi/>
              <w:rPr>
                <w:u w:val="single"/>
                <w:rtl/>
              </w:rPr>
            </w:pPr>
          </w:p>
        </w:tc>
        <w:tc>
          <w:tcPr>
            <w:tcW w:w="1965" w:type="dxa"/>
            <w:tcBorders>
              <w:top w:val="single" w:sz="4" w:space="0" w:color="auto"/>
              <w:bottom w:val="single" w:sz="4" w:space="0" w:color="auto"/>
            </w:tcBorders>
          </w:tcPr>
          <w:p w14:paraId="27920253" w14:textId="58F0A7F0" w:rsidR="00790374" w:rsidRPr="00AF007F" w:rsidRDefault="00790374" w:rsidP="00790374">
            <w:pPr>
              <w:bidi/>
              <w:rPr>
                <w:rtl/>
              </w:rPr>
            </w:pPr>
            <w:r w:rsidRPr="00AF007F">
              <w:rPr>
                <w:rFonts w:hint="cs"/>
                <w:rtl/>
              </w:rPr>
              <w:t>שם סוכנות</w:t>
            </w:r>
          </w:p>
        </w:tc>
        <w:tc>
          <w:tcPr>
            <w:tcW w:w="939" w:type="dxa"/>
          </w:tcPr>
          <w:p w14:paraId="277003C5" w14:textId="2F831E91" w:rsidR="00790374" w:rsidRPr="00AF007F" w:rsidRDefault="00790374" w:rsidP="00790374">
            <w:pPr>
              <w:bidi/>
              <w:rPr>
                <w:rtl/>
              </w:rPr>
            </w:pPr>
            <w:r w:rsidRPr="00AF007F">
              <w:rPr>
                <w:rFonts w:hint="cs"/>
                <w:rtl/>
              </w:rPr>
              <w:t>90%</w:t>
            </w:r>
          </w:p>
        </w:tc>
        <w:tc>
          <w:tcPr>
            <w:tcW w:w="830" w:type="dxa"/>
          </w:tcPr>
          <w:p w14:paraId="0F4D5956" w14:textId="671209D1" w:rsidR="00790374" w:rsidRPr="00AF007F" w:rsidRDefault="00790374" w:rsidP="00790374">
            <w:pPr>
              <w:bidi/>
              <w:rPr>
                <w:rtl/>
              </w:rPr>
            </w:pPr>
            <w:r w:rsidRPr="00AF007F">
              <w:rPr>
                <w:rFonts w:hint="cs"/>
                <w:rtl/>
              </w:rPr>
              <w:t>שדה</w:t>
            </w:r>
          </w:p>
        </w:tc>
        <w:tc>
          <w:tcPr>
            <w:tcW w:w="855" w:type="dxa"/>
          </w:tcPr>
          <w:p w14:paraId="2568F7A2" w14:textId="082C2D33" w:rsidR="00790374" w:rsidRPr="00AF007F" w:rsidRDefault="00790374" w:rsidP="00790374">
            <w:pPr>
              <w:bidi/>
              <w:rPr>
                <w:rtl/>
              </w:rPr>
            </w:pPr>
            <w:r w:rsidRPr="00AF007F">
              <w:rPr>
                <w:rFonts w:hint="cs"/>
                <w:rtl/>
              </w:rPr>
              <w:t>לא</w:t>
            </w:r>
          </w:p>
        </w:tc>
        <w:tc>
          <w:tcPr>
            <w:tcW w:w="3010" w:type="dxa"/>
          </w:tcPr>
          <w:p w14:paraId="46F0CEF4" w14:textId="77777777" w:rsidR="00790374" w:rsidRPr="00AF007F" w:rsidRDefault="00790374" w:rsidP="00790374">
            <w:pPr>
              <w:bidi/>
              <w:rPr>
                <w:rtl/>
              </w:rPr>
            </w:pPr>
          </w:p>
        </w:tc>
      </w:tr>
      <w:tr w:rsidR="00790374" w:rsidRPr="00D36627" w14:paraId="26BCCD72" w14:textId="77777777" w:rsidTr="00AA6E37">
        <w:tc>
          <w:tcPr>
            <w:tcW w:w="1189" w:type="dxa"/>
            <w:vMerge w:val="restart"/>
          </w:tcPr>
          <w:p w14:paraId="47363409" w14:textId="6DCB0413" w:rsidR="00790374" w:rsidRPr="00AF007F" w:rsidRDefault="00790374" w:rsidP="00790374">
            <w:pPr>
              <w:bidi/>
              <w:rPr>
                <w:u w:val="single"/>
                <w:rtl/>
              </w:rPr>
            </w:pPr>
            <w:r w:rsidRPr="00AF007F">
              <w:rPr>
                <w:rFonts w:hint="cs"/>
                <w:u w:val="single"/>
                <w:rtl/>
              </w:rPr>
              <w:t>הצהרת בעל רישיון</w:t>
            </w:r>
          </w:p>
        </w:tc>
        <w:tc>
          <w:tcPr>
            <w:tcW w:w="1965" w:type="dxa"/>
            <w:tcBorders>
              <w:top w:val="single" w:sz="4" w:space="0" w:color="auto"/>
              <w:bottom w:val="single" w:sz="4" w:space="0" w:color="auto"/>
            </w:tcBorders>
          </w:tcPr>
          <w:p w14:paraId="057705E1" w14:textId="74DC4BEB" w:rsidR="00790374" w:rsidRPr="00AF007F" w:rsidRDefault="00790374" w:rsidP="00790374">
            <w:pPr>
              <w:bidi/>
              <w:rPr>
                <w:rtl/>
              </w:rPr>
            </w:pPr>
            <w:r w:rsidRPr="00AF007F">
              <w:rPr>
                <w:rFonts w:hint="cs"/>
                <w:rtl/>
              </w:rPr>
              <w:t xml:space="preserve">אני </w:t>
            </w:r>
          </w:p>
        </w:tc>
        <w:tc>
          <w:tcPr>
            <w:tcW w:w="939" w:type="dxa"/>
          </w:tcPr>
          <w:p w14:paraId="42293C97" w14:textId="77777777" w:rsidR="00790374" w:rsidRPr="00AF007F" w:rsidRDefault="00790374" w:rsidP="00790374">
            <w:pPr>
              <w:bidi/>
            </w:pPr>
          </w:p>
        </w:tc>
        <w:tc>
          <w:tcPr>
            <w:tcW w:w="830" w:type="dxa"/>
          </w:tcPr>
          <w:p w14:paraId="43063B01" w14:textId="47A89BDE" w:rsidR="00790374" w:rsidRPr="00AF007F" w:rsidRDefault="00790374" w:rsidP="00790374">
            <w:pPr>
              <w:bidi/>
              <w:rPr>
                <w:rtl/>
              </w:rPr>
            </w:pPr>
            <w:r w:rsidRPr="00AF007F">
              <w:rPr>
                <w:rFonts w:hint="cs"/>
                <w:rtl/>
              </w:rPr>
              <w:t>שדה</w:t>
            </w:r>
          </w:p>
        </w:tc>
        <w:tc>
          <w:tcPr>
            <w:tcW w:w="855" w:type="dxa"/>
          </w:tcPr>
          <w:p w14:paraId="61128082" w14:textId="3AEFD421" w:rsidR="00790374" w:rsidRPr="00AF007F" w:rsidRDefault="00790374" w:rsidP="00790374">
            <w:pPr>
              <w:bidi/>
              <w:rPr>
                <w:rtl/>
              </w:rPr>
            </w:pPr>
            <w:r w:rsidRPr="00AF007F">
              <w:rPr>
                <w:rFonts w:hint="cs"/>
                <w:rtl/>
              </w:rPr>
              <w:t>כן</w:t>
            </w:r>
          </w:p>
        </w:tc>
        <w:tc>
          <w:tcPr>
            <w:tcW w:w="3010" w:type="dxa"/>
          </w:tcPr>
          <w:p w14:paraId="1DD8F1B1" w14:textId="011BA2B2" w:rsidR="00790374" w:rsidRPr="00AF007F" w:rsidRDefault="00790374" w:rsidP="00790374">
            <w:pPr>
              <w:bidi/>
              <w:rPr>
                <w:rtl/>
              </w:rPr>
            </w:pPr>
            <w:r w:rsidRPr="00AF007F">
              <w:rPr>
                <w:rFonts w:hint="cs"/>
                <w:rtl/>
              </w:rPr>
              <w:t>רק במידה ומולא על ידי סוכן</w:t>
            </w:r>
          </w:p>
        </w:tc>
      </w:tr>
      <w:tr w:rsidR="00790374" w:rsidRPr="00D36627" w14:paraId="567BB267" w14:textId="77777777" w:rsidTr="00AA6E37">
        <w:tc>
          <w:tcPr>
            <w:tcW w:w="1189" w:type="dxa"/>
            <w:vMerge/>
          </w:tcPr>
          <w:p w14:paraId="4E322817" w14:textId="77777777" w:rsidR="00790374" w:rsidRPr="00AF007F" w:rsidRDefault="00790374" w:rsidP="00790374">
            <w:pPr>
              <w:bidi/>
              <w:rPr>
                <w:u w:val="single"/>
                <w:rtl/>
              </w:rPr>
            </w:pPr>
          </w:p>
        </w:tc>
        <w:tc>
          <w:tcPr>
            <w:tcW w:w="1965" w:type="dxa"/>
            <w:tcBorders>
              <w:top w:val="single" w:sz="4" w:space="0" w:color="auto"/>
              <w:bottom w:val="single" w:sz="4" w:space="0" w:color="auto"/>
            </w:tcBorders>
          </w:tcPr>
          <w:p w14:paraId="7538D444" w14:textId="4ACD5602" w:rsidR="00790374" w:rsidRPr="00AF007F" w:rsidRDefault="00790374" w:rsidP="00790374">
            <w:pPr>
              <w:bidi/>
              <w:rPr>
                <w:rtl/>
              </w:rPr>
            </w:pPr>
            <w:r w:rsidRPr="00AF007F">
              <w:rPr>
                <w:rFonts w:hint="cs"/>
                <w:rtl/>
              </w:rPr>
              <w:t>חתימת בעל רישיון</w:t>
            </w:r>
          </w:p>
        </w:tc>
        <w:tc>
          <w:tcPr>
            <w:tcW w:w="939" w:type="dxa"/>
          </w:tcPr>
          <w:p w14:paraId="203433B5" w14:textId="6004A331" w:rsidR="00790374" w:rsidRPr="00AF007F" w:rsidRDefault="00790374" w:rsidP="00790374">
            <w:pPr>
              <w:bidi/>
              <w:rPr>
                <w:rtl/>
              </w:rPr>
            </w:pPr>
            <w:r w:rsidRPr="00AF007F">
              <w:rPr>
                <w:rFonts w:hint="cs"/>
                <w:rtl/>
              </w:rPr>
              <w:t>5%</w:t>
            </w:r>
          </w:p>
        </w:tc>
        <w:tc>
          <w:tcPr>
            <w:tcW w:w="830" w:type="dxa"/>
          </w:tcPr>
          <w:p w14:paraId="0DB07C1A" w14:textId="20A33DF6" w:rsidR="00790374" w:rsidRPr="00AF007F" w:rsidRDefault="00790374" w:rsidP="00790374">
            <w:pPr>
              <w:bidi/>
              <w:rPr>
                <w:rtl/>
              </w:rPr>
            </w:pPr>
            <w:r w:rsidRPr="00AF007F">
              <w:rPr>
                <w:rFonts w:hint="cs"/>
                <w:rtl/>
              </w:rPr>
              <w:t>שדה</w:t>
            </w:r>
          </w:p>
        </w:tc>
        <w:tc>
          <w:tcPr>
            <w:tcW w:w="855" w:type="dxa"/>
          </w:tcPr>
          <w:p w14:paraId="4695A0A6" w14:textId="08208618" w:rsidR="00790374" w:rsidRPr="00AF007F" w:rsidRDefault="00790374" w:rsidP="00790374">
            <w:pPr>
              <w:bidi/>
              <w:rPr>
                <w:rtl/>
              </w:rPr>
            </w:pPr>
            <w:r w:rsidRPr="00AF007F">
              <w:rPr>
                <w:rFonts w:hint="cs"/>
                <w:rtl/>
              </w:rPr>
              <w:t>כן</w:t>
            </w:r>
          </w:p>
        </w:tc>
        <w:tc>
          <w:tcPr>
            <w:tcW w:w="3010" w:type="dxa"/>
          </w:tcPr>
          <w:p w14:paraId="7540EAC6" w14:textId="48359397" w:rsidR="00790374" w:rsidRPr="00AF007F" w:rsidRDefault="00790374" w:rsidP="00790374">
            <w:pPr>
              <w:bidi/>
              <w:rPr>
                <w:rtl/>
              </w:rPr>
            </w:pPr>
            <w:r w:rsidRPr="00AF007F">
              <w:rPr>
                <w:rFonts w:hint="cs"/>
                <w:rtl/>
              </w:rPr>
              <w:t>רק במידה ומולא על ידי סוכן</w:t>
            </w:r>
          </w:p>
        </w:tc>
      </w:tr>
      <w:tr w:rsidR="00790374" w:rsidRPr="00D36627" w14:paraId="54A71AFC" w14:textId="77777777" w:rsidTr="00B12D36">
        <w:tc>
          <w:tcPr>
            <w:tcW w:w="1189" w:type="dxa"/>
            <w:vMerge/>
            <w:tcBorders>
              <w:bottom w:val="single" w:sz="4" w:space="0" w:color="auto"/>
            </w:tcBorders>
          </w:tcPr>
          <w:p w14:paraId="74C0DB99" w14:textId="77777777" w:rsidR="00790374" w:rsidRPr="00AF007F" w:rsidRDefault="00790374" w:rsidP="00790374">
            <w:pPr>
              <w:bidi/>
              <w:rPr>
                <w:u w:val="single"/>
                <w:rtl/>
              </w:rPr>
            </w:pPr>
          </w:p>
        </w:tc>
        <w:tc>
          <w:tcPr>
            <w:tcW w:w="1965" w:type="dxa"/>
            <w:tcBorders>
              <w:top w:val="single" w:sz="4" w:space="0" w:color="auto"/>
            </w:tcBorders>
          </w:tcPr>
          <w:p w14:paraId="25B5663C" w14:textId="038D48C0" w:rsidR="00790374" w:rsidRPr="00AF007F" w:rsidRDefault="00790374" w:rsidP="00790374">
            <w:pPr>
              <w:bidi/>
              <w:rPr>
                <w:rtl/>
              </w:rPr>
            </w:pPr>
            <w:r w:rsidRPr="00AF007F">
              <w:rPr>
                <w:rFonts w:hint="cs"/>
                <w:rtl/>
              </w:rPr>
              <w:t>תאריך חתימה</w:t>
            </w:r>
          </w:p>
        </w:tc>
        <w:tc>
          <w:tcPr>
            <w:tcW w:w="939" w:type="dxa"/>
          </w:tcPr>
          <w:p w14:paraId="3B1FC3C5" w14:textId="212F9ACF" w:rsidR="00790374" w:rsidRPr="00AF007F" w:rsidRDefault="00790374" w:rsidP="00790374">
            <w:pPr>
              <w:bidi/>
              <w:rPr>
                <w:rtl/>
              </w:rPr>
            </w:pPr>
            <w:r w:rsidRPr="00AF007F">
              <w:rPr>
                <w:rFonts w:hint="cs"/>
                <w:rtl/>
              </w:rPr>
              <w:t>100%</w:t>
            </w:r>
          </w:p>
        </w:tc>
        <w:tc>
          <w:tcPr>
            <w:tcW w:w="830" w:type="dxa"/>
          </w:tcPr>
          <w:p w14:paraId="4CA62A57" w14:textId="69A2DD0A" w:rsidR="00790374" w:rsidRPr="00AF007F" w:rsidRDefault="00790374" w:rsidP="00790374">
            <w:pPr>
              <w:bidi/>
              <w:rPr>
                <w:rtl/>
              </w:rPr>
            </w:pPr>
            <w:r w:rsidRPr="00AF007F">
              <w:rPr>
                <w:rFonts w:hint="cs"/>
                <w:rtl/>
              </w:rPr>
              <w:t>שדה</w:t>
            </w:r>
          </w:p>
        </w:tc>
        <w:tc>
          <w:tcPr>
            <w:tcW w:w="855" w:type="dxa"/>
          </w:tcPr>
          <w:p w14:paraId="1DB33A47" w14:textId="3DBCB88B" w:rsidR="00790374" w:rsidRPr="00AF007F" w:rsidRDefault="00790374" w:rsidP="00790374">
            <w:pPr>
              <w:bidi/>
              <w:rPr>
                <w:rtl/>
              </w:rPr>
            </w:pPr>
            <w:r w:rsidRPr="00AF007F">
              <w:rPr>
                <w:rFonts w:hint="cs"/>
                <w:rtl/>
              </w:rPr>
              <w:t>כן</w:t>
            </w:r>
          </w:p>
        </w:tc>
        <w:tc>
          <w:tcPr>
            <w:tcW w:w="3010" w:type="dxa"/>
          </w:tcPr>
          <w:p w14:paraId="7FCF7421" w14:textId="44D0EAF5" w:rsidR="00790374" w:rsidRPr="00AF007F" w:rsidRDefault="00790374" w:rsidP="00790374">
            <w:pPr>
              <w:bidi/>
              <w:rPr>
                <w:rtl/>
              </w:rPr>
            </w:pPr>
            <w:r w:rsidRPr="00AF007F">
              <w:rPr>
                <w:rFonts w:hint="cs"/>
                <w:rtl/>
              </w:rPr>
              <w:t>רק במידה ומולא על ידי סוכן</w:t>
            </w:r>
          </w:p>
        </w:tc>
      </w:tr>
    </w:tbl>
    <w:p w14:paraId="520A66EC" w14:textId="77777777" w:rsidR="00CB4482" w:rsidRDefault="00CB4482" w:rsidP="00355694">
      <w:pPr>
        <w:bidi/>
        <w:spacing w:line="360" w:lineRule="auto"/>
        <w:jc w:val="center"/>
        <w:rPr>
          <w:b/>
          <w:bCs/>
          <w:i/>
          <w:iCs/>
          <w:color w:val="7B7B7B" w:themeColor="accent3" w:themeShade="BF"/>
          <w:sz w:val="36"/>
          <w:szCs w:val="36"/>
          <w:u w:val="single"/>
        </w:rPr>
      </w:pPr>
    </w:p>
    <w:p w14:paraId="5714D562" w14:textId="77777777" w:rsidR="00CB4482" w:rsidRDefault="00CB4482" w:rsidP="00CB4482">
      <w:pPr>
        <w:bidi/>
        <w:spacing w:line="360" w:lineRule="auto"/>
        <w:jc w:val="center"/>
        <w:rPr>
          <w:b/>
          <w:bCs/>
          <w:i/>
          <w:iCs/>
          <w:color w:val="7B7B7B" w:themeColor="accent3" w:themeShade="BF"/>
          <w:sz w:val="36"/>
          <w:szCs w:val="36"/>
          <w:u w:val="single"/>
        </w:rPr>
      </w:pPr>
    </w:p>
    <w:p w14:paraId="34F14FA8" w14:textId="77777777" w:rsidR="00CB4482" w:rsidRDefault="00CB4482" w:rsidP="00CB4482">
      <w:pPr>
        <w:bidi/>
        <w:spacing w:line="360" w:lineRule="auto"/>
        <w:jc w:val="center"/>
        <w:rPr>
          <w:b/>
          <w:bCs/>
          <w:i/>
          <w:iCs/>
          <w:color w:val="7B7B7B" w:themeColor="accent3" w:themeShade="BF"/>
          <w:sz w:val="36"/>
          <w:szCs w:val="36"/>
          <w:u w:val="single"/>
        </w:rPr>
      </w:pPr>
    </w:p>
    <w:p w14:paraId="451FC388" w14:textId="77777777" w:rsidR="00CB4482" w:rsidRDefault="00CB4482" w:rsidP="00CB4482">
      <w:pPr>
        <w:bidi/>
        <w:spacing w:line="360" w:lineRule="auto"/>
        <w:jc w:val="center"/>
        <w:rPr>
          <w:b/>
          <w:bCs/>
          <w:i/>
          <w:iCs/>
          <w:color w:val="7B7B7B" w:themeColor="accent3" w:themeShade="BF"/>
          <w:sz w:val="36"/>
          <w:szCs w:val="36"/>
          <w:u w:val="single"/>
        </w:rPr>
      </w:pPr>
    </w:p>
    <w:p w14:paraId="19BDD8FA" w14:textId="77777777" w:rsidR="00CB4482" w:rsidRDefault="00CB4482" w:rsidP="00CB4482">
      <w:pPr>
        <w:bidi/>
        <w:spacing w:line="360" w:lineRule="auto"/>
        <w:jc w:val="center"/>
        <w:rPr>
          <w:b/>
          <w:bCs/>
          <w:i/>
          <w:iCs/>
          <w:color w:val="7B7B7B" w:themeColor="accent3" w:themeShade="BF"/>
          <w:sz w:val="36"/>
          <w:szCs w:val="36"/>
          <w:u w:val="single"/>
        </w:rPr>
      </w:pPr>
    </w:p>
    <w:p w14:paraId="76D47B1A" w14:textId="77777777" w:rsidR="00CB4482" w:rsidRDefault="00CB4482" w:rsidP="00CB4482">
      <w:pPr>
        <w:bidi/>
        <w:spacing w:line="360" w:lineRule="auto"/>
        <w:jc w:val="center"/>
        <w:rPr>
          <w:b/>
          <w:bCs/>
          <w:i/>
          <w:iCs/>
          <w:color w:val="7B7B7B" w:themeColor="accent3" w:themeShade="BF"/>
          <w:sz w:val="36"/>
          <w:szCs w:val="36"/>
          <w:u w:val="single"/>
        </w:rPr>
      </w:pPr>
    </w:p>
    <w:p w14:paraId="643DA6CA" w14:textId="77777777" w:rsidR="00CB4482" w:rsidRDefault="00CB4482" w:rsidP="00CB4482">
      <w:pPr>
        <w:bidi/>
        <w:spacing w:line="360" w:lineRule="auto"/>
        <w:jc w:val="center"/>
        <w:rPr>
          <w:b/>
          <w:bCs/>
          <w:i/>
          <w:iCs/>
          <w:color w:val="7B7B7B" w:themeColor="accent3" w:themeShade="BF"/>
          <w:sz w:val="36"/>
          <w:szCs w:val="36"/>
          <w:u w:val="single"/>
        </w:rPr>
      </w:pPr>
    </w:p>
    <w:p w14:paraId="752634A8" w14:textId="77777777" w:rsidR="00CB4482" w:rsidRDefault="00CB4482" w:rsidP="00CB4482">
      <w:pPr>
        <w:bidi/>
        <w:spacing w:line="360" w:lineRule="auto"/>
        <w:jc w:val="center"/>
        <w:rPr>
          <w:b/>
          <w:bCs/>
          <w:i/>
          <w:iCs/>
          <w:color w:val="7B7B7B" w:themeColor="accent3" w:themeShade="BF"/>
          <w:sz w:val="36"/>
          <w:szCs w:val="36"/>
          <w:u w:val="single"/>
        </w:rPr>
      </w:pPr>
    </w:p>
    <w:p w14:paraId="1CEE292A" w14:textId="77777777" w:rsidR="00CB4482" w:rsidRDefault="00CB4482" w:rsidP="00CB4482">
      <w:pPr>
        <w:bidi/>
        <w:spacing w:line="360" w:lineRule="auto"/>
        <w:jc w:val="center"/>
        <w:rPr>
          <w:b/>
          <w:bCs/>
          <w:i/>
          <w:iCs/>
          <w:color w:val="7B7B7B" w:themeColor="accent3" w:themeShade="BF"/>
          <w:sz w:val="36"/>
          <w:szCs w:val="36"/>
          <w:u w:val="single"/>
        </w:rPr>
      </w:pPr>
    </w:p>
    <w:p w14:paraId="6975E1E2" w14:textId="77777777" w:rsidR="00CB4482" w:rsidRDefault="00CB4482" w:rsidP="00CB4482">
      <w:pPr>
        <w:bidi/>
        <w:spacing w:line="360" w:lineRule="auto"/>
        <w:jc w:val="center"/>
        <w:rPr>
          <w:b/>
          <w:bCs/>
          <w:i/>
          <w:iCs/>
          <w:color w:val="7B7B7B" w:themeColor="accent3" w:themeShade="BF"/>
          <w:sz w:val="36"/>
          <w:szCs w:val="36"/>
          <w:u w:val="single"/>
        </w:rPr>
      </w:pPr>
    </w:p>
    <w:p w14:paraId="1B73664D" w14:textId="46A90D88" w:rsidR="00CB4482" w:rsidRDefault="00CB4482" w:rsidP="00CB4482">
      <w:pPr>
        <w:bidi/>
        <w:spacing w:line="360" w:lineRule="auto"/>
        <w:rPr>
          <w:b/>
          <w:bCs/>
          <w:i/>
          <w:iCs/>
          <w:color w:val="7B7B7B" w:themeColor="accent3" w:themeShade="BF"/>
          <w:sz w:val="36"/>
          <w:szCs w:val="36"/>
          <w:u w:val="single"/>
        </w:rPr>
      </w:pPr>
    </w:p>
    <w:p w14:paraId="5E78E568" w14:textId="77777777" w:rsidR="008A682F" w:rsidRDefault="008A682F" w:rsidP="008A682F">
      <w:pPr>
        <w:bidi/>
        <w:spacing w:line="360" w:lineRule="auto"/>
        <w:rPr>
          <w:b/>
          <w:bCs/>
          <w:i/>
          <w:iCs/>
          <w:color w:val="7B7B7B" w:themeColor="accent3" w:themeShade="BF"/>
          <w:sz w:val="36"/>
          <w:szCs w:val="36"/>
          <w:u w:val="single"/>
        </w:rPr>
      </w:pPr>
    </w:p>
    <w:p w14:paraId="0F9B6D26" w14:textId="2DAD1FA3" w:rsidR="002F4B7C" w:rsidRPr="002F4B7C" w:rsidRDefault="008A682F" w:rsidP="002F4B7C">
      <w:pPr>
        <w:bidi/>
        <w:spacing w:line="360" w:lineRule="auto"/>
        <w:rPr>
          <w:b/>
          <w:bCs/>
          <w:noProof/>
          <w:sz w:val="24"/>
          <w:szCs w:val="24"/>
          <w:rtl/>
        </w:rPr>
      </w:pPr>
      <w:r>
        <w:rPr>
          <w:b/>
          <w:bCs/>
          <w:noProof/>
          <w:sz w:val="24"/>
          <w:szCs w:val="24"/>
        </w:rPr>
        <w:lastRenderedPageBreak/>
        <w:t xml:space="preserve"> 1.14 </w:t>
      </w:r>
      <w:r w:rsidR="002F4B7C" w:rsidRPr="002F4B7C">
        <w:rPr>
          <w:rFonts w:hint="cs"/>
          <w:b/>
          <w:bCs/>
          <w:noProof/>
          <w:sz w:val="24"/>
          <w:szCs w:val="24"/>
          <w:rtl/>
        </w:rPr>
        <w:t>טופס הרשאה מתמשכת (ב</w:t>
      </w:r>
      <w:r w:rsidR="002F4B7C">
        <w:rPr>
          <w:rFonts w:hint="cs"/>
          <w:b/>
          <w:bCs/>
          <w:noProof/>
          <w:sz w:val="24"/>
          <w:szCs w:val="24"/>
          <w:rtl/>
        </w:rPr>
        <w:t>1</w:t>
      </w:r>
      <w:r w:rsidR="002F4B7C" w:rsidRPr="002F4B7C">
        <w:rPr>
          <w:rFonts w:hint="cs"/>
          <w:b/>
          <w:bCs/>
          <w:noProof/>
          <w:sz w:val="24"/>
          <w:szCs w:val="24"/>
          <w:rtl/>
        </w:rPr>
        <w:t>).</w:t>
      </w:r>
    </w:p>
    <w:p w14:paraId="58B70C1A" w14:textId="59175781" w:rsidR="002F4B7C" w:rsidRDefault="002F4B7C" w:rsidP="002F4B7C">
      <w:pPr>
        <w:bidi/>
        <w:spacing w:line="360" w:lineRule="auto"/>
        <w:rPr>
          <w:noProof/>
        </w:rPr>
      </w:pPr>
      <w:r>
        <w:rPr>
          <w:rFonts w:hint="cs"/>
          <w:noProof/>
          <w:rtl/>
        </w:rPr>
        <w:t>*טופס זה יכול להגיע במקום טופס הרשאה (ב2), אך לא גם וגם.</w:t>
      </w:r>
    </w:p>
    <w:p w14:paraId="66D1CDAF" w14:textId="065C821F" w:rsidR="00CB4482" w:rsidRPr="00CB4482" w:rsidRDefault="00CB4482" w:rsidP="00CB4482">
      <w:pPr>
        <w:bidi/>
        <w:spacing w:line="360" w:lineRule="auto"/>
        <w:rPr>
          <w:color w:val="7B7B7B" w:themeColor="accent3" w:themeShade="BF"/>
          <w:sz w:val="36"/>
          <w:szCs w:val="36"/>
        </w:rPr>
      </w:pPr>
      <w:r>
        <w:rPr>
          <w:noProof/>
        </w:rPr>
        <w:drawing>
          <wp:inline distT="0" distB="0" distL="0" distR="0" wp14:anchorId="25F89DE7" wp14:editId="5397C3CA">
            <wp:extent cx="5486400" cy="58280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2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F35C" w14:textId="202B701A" w:rsidR="00CB4482" w:rsidRDefault="00CB4482" w:rsidP="00CB4482">
      <w:pPr>
        <w:bidi/>
        <w:spacing w:line="360" w:lineRule="auto"/>
        <w:jc w:val="center"/>
        <w:rPr>
          <w:b/>
          <w:bCs/>
          <w:i/>
          <w:iCs/>
          <w:color w:val="7B7B7B" w:themeColor="accent3" w:themeShade="BF"/>
          <w:sz w:val="36"/>
          <w:szCs w:val="36"/>
          <w:u w:val="single"/>
        </w:rPr>
      </w:pPr>
    </w:p>
    <w:p w14:paraId="3D786BD7" w14:textId="4FCDDB24" w:rsidR="00D13F32" w:rsidRDefault="00D13F32" w:rsidP="00D13F32">
      <w:pPr>
        <w:bidi/>
        <w:spacing w:line="360" w:lineRule="auto"/>
        <w:jc w:val="center"/>
        <w:rPr>
          <w:b/>
          <w:bCs/>
          <w:i/>
          <w:iCs/>
          <w:color w:val="7B7B7B" w:themeColor="accent3" w:themeShade="BF"/>
          <w:sz w:val="36"/>
          <w:szCs w:val="36"/>
          <w:u w:val="single"/>
        </w:rPr>
      </w:pPr>
    </w:p>
    <w:p w14:paraId="275CCB39" w14:textId="2DED06B3" w:rsidR="00D13F32" w:rsidRDefault="00D13F32" w:rsidP="00D13F32">
      <w:pPr>
        <w:bidi/>
        <w:spacing w:line="360" w:lineRule="auto"/>
        <w:jc w:val="center"/>
        <w:rPr>
          <w:b/>
          <w:bCs/>
          <w:i/>
          <w:iCs/>
          <w:color w:val="7B7B7B" w:themeColor="accent3" w:themeShade="BF"/>
          <w:sz w:val="36"/>
          <w:szCs w:val="36"/>
          <w:u w:val="single"/>
        </w:rPr>
      </w:pPr>
    </w:p>
    <w:p w14:paraId="7926D552" w14:textId="56794D00" w:rsidR="00D13F32" w:rsidRPr="00D13F32" w:rsidRDefault="00D13F32" w:rsidP="00D13F32">
      <w:pPr>
        <w:bidi/>
        <w:spacing w:line="360" w:lineRule="auto"/>
        <w:rPr>
          <w:b/>
          <w:bCs/>
          <w:color w:val="7B7B7B" w:themeColor="accent3" w:themeShade="BF"/>
          <w:sz w:val="36"/>
          <w:szCs w:val="36"/>
        </w:rPr>
      </w:pPr>
      <w:r>
        <w:rPr>
          <w:noProof/>
        </w:rPr>
        <w:drawing>
          <wp:inline distT="0" distB="0" distL="0" distR="0" wp14:anchorId="068BE7E6" wp14:editId="62433AB8">
            <wp:extent cx="5486400" cy="6821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2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542E" w14:textId="11EE3F87" w:rsidR="00CB4482" w:rsidRDefault="00CB4482" w:rsidP="00CB4482">
      <w:pPr>
        <w:bidi/>
        <w:spacing w:line="360" w:lineRule="auto"/>
        <w:jc w:val="center"/>
        <w:rPr>
          <w:b/>
          <w:bCs/>
          <w:i/>
          <w:iCs/>
          <w:color w:val="7B7B7B" w:themeColor="accent3" w:themeShade="BF"/>
          <w:sz w:val="36"/>
          <w:szCs w:val="36"/>
          <w:u w:val="single"/>
        </w:rPr>
      </w:pPr>
    </w:p>
    <w:p w14:paraId="7C07E320" w14:textId="55A12E98" w:rsidR="005B36A8" w:rsidRDefault="005B36A8" w:rsidP="005B36A8">
      <w:pPr>
        <w:bidi/>
        <w:spacing w:line="360" w:lineRule="auto"/>
        <w:jc w:val="center"/>
        <w:rPr>
          <w:b/>
          <w:bCs/>
          <w:i/>
          <w:iCs/>
          <w:color w:val="7B7B7B" w:themeColor="accent3" w:themeShade="BF"/>
          <w:sz w:val="36"/>
          <w:szCs w:val="36"/>
          <w:u w:val="single"/>
        </w:rPr>
      </w:pPr>
    </w:p>
    <w:tbl>
      <w:tblPr>
        <w:tblStyle w:val="TableGrid"/>
        <w:bidiVisual/>
        <w:tblW w:w="0" w:type="auto"/>
        <w:tblInd w:w="-5" w:type="dxa"/>
        <w:tblLook w:val="04A0" w:firstRow="1" w:lastRow="0" w:firstColumn="1" w:lastColumn="0" w:noHBand="0" w:noVBand="1"/>
      </w:tblPr>
      <w:tblGrid>
        <w:gridCol w:w="1167"/>
        <w:gridCol w:w="1299"/>
        <w:gridCol w:w="1102"/>
        <w:gridCol w:w="852"/>
        <w:gridCol w:w="895"/>
        <w:gridCol w:w="3320"/>
      </w:tblGrid>
      <w:tr w:rsidR="005B36A8" w:rsidRPr="00D36627" w14:paraId="74779BE2" w14:textId="77777777" w:rsidTr="005B36A8">
        <w:tc>
          <w:tcPr>
            <w:tcW w:w="1167" w:type="dxa"/>
            <w:tcBorders>
              <w:bottom w:val="single" w:sz="4" w:space="0" w:color="auto"/>
            </w:tcBorders>
            <w:shd w:val="clear" w:color="auto" w:fill="D9E2F3" w:themeFill="accent1" w:themeFillTint="33"/>
          </w:tcPr>
          <w:p w14:paraId="3F8A7DAA" w14:textId="77777777" w:rsidR="005B36A8" w:rsidRPr="007A2B6D" w:rsidRDefault="005B36A8" w:rsidP="00F03CD4">
            <w:pPr>
              <w:bidi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רובריקה</w:t>
            </w:r>
          </w:p>
        </w:tc>
        <w:tc>
          <w:tcPr>
            <w:tcW w:w="1299" w:type="dxa"/>
            <w:shd w:val="clear" w:color="auto" w:fill="D9E2F3" w:themeFill="accent1" w:themeFillTint="33"/>
          </w:tcPr>
          <w:p w14:paraId="3F03C2D1" w14:textId="77777777" w:rsidR="005B36A8" w:rsidRPr="007A2B6D" w:rsidRDefault="005B36A8" w:rsidP="00F03CD4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7A2B6D">
              <w:rPr>
                <w:rFonts w:hint="cs"/>
                <w:b/>
                <w:bCs/>
                <w:sz w:val="20"/>
                <w:szCs w:val="20"/>
                <w:rtl/>
              </w:rPr>
              <w:t>שם השדה</w:t>
            </w:r>
          </w:p>
        </w:tc>
        <w:tc>
          <w:tcPr>
            <w:tcW w:w="1102" w:type="dxa"/>
            <w:shd w:val="clear" w:color="auto" w:fill="D9E2F3" w:themeFill="accent1" w:themeFillTint="33"/>
          </w:tcPr>
          <w:p w14:paraId="0E55A086" w14:textId="77777777" w:rsidR="005B36A8" w:rsidRPr="007A2B6D" w:rsidRDefault="005B36A8" w:rsidP="00F03CD4">
            <w:pPr>
              <w:bidi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רמת מובהקות</w:t>
            </w:r>
          </w:p>
        </w:tc>
        <w:tc>
          <w:tcPr>
            <w:tcW w:w="852" w:type="dxa"/>
            <w:shd w:val="clear" w:color="auto" w:fill="D9E2F3" w:themeFill="accent1" w:themeFillTint="33"/>
          </w:tcPr>
          <w:p w14:paraId="05FBEAEF" w14:textId="77777777" w:rsidR="005B36A8" w:rsidRPr="007A2B6D" w:rsidRDefault="005B36A8" w:rsidP="00F03CD4">
            <w:pPr>
              <w:bidi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סוג</w:t>
            </w:r>
          </w:p>
        </w:tc>
        <w:tc>
          <w:tcPr>
            <w:tcW w:w="895" w:type="dxa"/>
            <w:shd w:val="clear" w:color="auto" w:fill="D9E2F3" w:themeFill="accent1" w:themeFillTint="33"/>
          </w:tcPr>
          <w:p w14:paraId="2C70736B" w14:textId="77777777" w:rsidR="005B36A8" w:rsidRDefault="005B36A8" w:rsidP="00F03CD4">
            <w:pPr>
              <w:bidi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חובה</w:t>
            </w:r>
          </w:p>
        </w:tc>
        <w:tc>
          <w:tcPr>
            <w:tcW w:w="3320" w:type="dxa"/>
            <w:shd w:val="clear" w:color="auto" w:fill="D9E2F3" w:themeFill="accent1" w:themeFillTint="33"/>
          </w:tcPr>
          <w:p w14:paraId="7108AA3B" w14:textId="77777777" w:rsidR="005B36A8" w:rsidRPr="00D36627" w:rsidRDefault="005B36A8" w:rsidP="00F03CD4">
            <w:pPr>
              <w:bidi/>
              <w:rPr>
                <w:b/>
                <w:bCs/>
                <w:rtl/>
              </w:rPr>
            </w:pPr>
            <w:r w:rsidRPr="00D36627">
              <w:rPr>
                <w:rFonts w:hint="cs"/>
                <w:b/>
                <w:bCs/>
                <w:rtl/>
              </w:rPr>
              <w:t>תנאי</w:t>
            </w:r>
          </w:p>
        </w:tc>
      </w:tr>
      <w:tr w:rsidR="005B36A8" w:rsidRPr="00DC27BB" w14:paraId="4BFA5B88" w14:textId="77777777" w:rsidTr="005B36A8">
        <w:tc>
          <w:tcPr>
            <w:tcW w:w="1167" w:type="dxa"/>
            <w:tcBorders>
              <w:bottom w:val="nil"/>
            </w:tcBorders>
          </w:tcPr>
          <w:p w14:paraId="2BA41015" w14:textId="3BB8B020" w:rsidR="005B36A8" w:rsidRPr="00DC27BB" w:rsidRDefault="005B36A8" w:rsidP="00F03CD4">
            <w:pPr>
              <w:bidi/>
              <w:rPr>
                <w:u w:val="single"/>
                <w:rtl/>
              </w:rPr>
            </w:pPr>
            <w:r>
              <w:rPr>
                <w:rFonts w:hint="cs"/>
                <w:u w:val="single"/>
                <w:rtl/>
              </w:rPr>
              <w:t xml:space="preserve">מייפה </w:t>
            </w:r>
            <w:proofErr w:type="spellStart"/>
            <w:r>
              <w:rPr>
                <w:rFonts w:hint="cs"/>
                <w:u w:val="single"/>
                <w:rtl/>
              </w:rPr>
              <w:t>הכח</w:t>
            </w:r>
            <w:proofErr w:type="spellEnd"/>
            <w:r>
              <w:rPr>
                <w:rFonts w:hint="cs"/>
                <w:u w:val="single"/>
                <w:rtl/>
              </w:rPr>
              <w:t xml:space="preserve"> (הלקוח)</w:t>
            </w:r>
          </w:p>
        </w:tc>
        <w:tc>
          <w:tcPr>
            <w:tcW w:w="1299" w:type="dxa"/>
          </w:tcPr>
          <w:p w14:paraId="5009CD85" w14:textId="6CE7E1C1" w:rsidR="005B36A8" w:rsidRPr="00DC27BB" w:rsidRDefault="005B36A8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שם</w:t>
            </w:r>
          </w:p>
        </w:tc>
        <w:tc>
          <w:tcPr>
            <w:tcW w:w="1102" w:type="dxa"/>
          </w:tcPr>
          <w:p w14:paraId="231E43A1" w14:textId="77777777" w:rsidR="005B36A8" w:rsidRPr="00DC27BB" w:rsidRDefault="005B36A8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52" w:type="dxa"/>
          </w:tcPr>
          <w:p w14:paraId="5B1548EF" w14:textId="62E13C22" w:rsidR="005B36A8" w:rsidRPr="00DC27BB" w:rsidRDefault="005B36A8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שדה</w:t>
            </w:r>
          </w:p>
        </w:tc>
        <w:tc>
          <w:tcPr>
            <w:tcW w:w="895" w:type="dxa"/>
          </w:tcPr>
          <w:p w14:paraId="5A9BE3AC" w14:textId="1C6F65B1" w:rsidR="005B36A8" w:rsidRPr="00DC27BB" w:rsidRDefault="005B36A8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כן</w:t>
            </w:r>
          </w:p>
        </w:tc>
        <w:tc>
          <w:tcPr>
            <w:tcW w:w="3320" w:type="dxa"/>
          </w:tcPr>
          <w:p w14:paraId="297A1813" w14:textId="77777777" w:rsidR="005B36A8" w:rsidRPr="00DC27BB" w:rsidRDefault="005B36A8" w:rsidP="00F03CD4">
            <w:pPr>
              <w:bidi/>
              <w:rPr>
                <w:rtl/>
              </w:rPr>
            </w:pPr>
          </w:p>
        </w:tc>
      </w:tr>
      <w:tr w:rsidR="005B36A8" w:rsidRPr="00DC27BB" w14:paraId="23FD71C1" w14:textId="77777777" w:rsidTr="005B36A8">
        <w:tc>
          <w:tcPr>
            <w:tcW w:w="1167" w:type="dxa"/>
            <w:tcBorders>
              <w:top w:val="nil"/>
              <w:bottom w:val="single" w:sz="4" w:space="0" w:color="auto"/>
            </w:tcBorders>
          </w:tcPr>
          <w:p w14:paraId="5E9646F2" w14:textId="77777777" w:rsidR="005B36A8" w:rsidRPr="00DC27BB" w:rsidRDefault="005B36A8" w:rsidP="00F03CD4">
            <w:pPr>
              <w:bidi/>
              <w:rPr>
                <w:u w:val="single"/>
                <w:rtl/>
              </w:rPr>
            </w:pPr>
          </w:p>
        </w:tc>
        <w:tc>
          <w:tcPr>
            <w:tcW w:w="1299" w:type="dxa"/>
          </w:tcPr>
          <w:p w14:paraId="462CAA40" w14:textId="15ABCC3E" w:rsidR="005B36A8" w:rsidRPr="00DC27BB" w:rsidRDefault="005B36A8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מס' זיהוי</w:t>
            </w:r>
          </w:p>
        </w:tc>
        <w:tc>
          <w:tcPr>
            <w:tcW w:w="1102" w:type="dxa"/>
          </w:tcPr>
          <w:p w14:paraId="3A8C2826" w14:textId="0EE2CCAA" w:rsidR="005B36A8" w:rsidRPr="00DC27BB" w:rsidRDefault="005B36A8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100%</w:t>
            </w:r>
          </w:p>
        </w:tc>
        <w:tc>
          <w:tcPr>
            <w:tcW w:w="852" w:type="dxa"/>
          </w:tcPr>
          <w:p w14:paraId="2DED1DE9" w14:textId="77777777" w:rsidR="005B36A8" w:rsidRPr="00DC27BB" w:rsidRDefault="005B36A8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95" w:type="dxa"/>
          </w:tcPr>
          <w:p w14:paraId="7CA140E4" w14:textId="6E78E621" w:rsidR="005B36A8" w:rsidRPr="00DC27BB" w:rsidRDefault="005B36A8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כן</w:t>
            </w:r>
          </w:p>
        </w:tc>
        <w:tc>
          <w:tcPr>
            <w:tcW w:w="3320" w:type="dxa"/>
          </w:tcPr>
          <w:p w14:paraId="51437572" w14:textId="789CEF7E" w:rsidR="005B36A8" w:rsidRPr="00DC27BB" w:rsidRDefault="005B36A8" w:rsidP="00F03CD4">
            <w:pPr>
              <w:bidi/>
              <w:rPr>
                <w:rtl/>
              </w:rPr>
            </w:pPr>
          </w:p>
        </w:tc>
      </w:tr>
      <w:tr w:rsidR="005B36A8" w:rsidRPr="00DC27BB" w14:paraId="6A17F433" w14:textId="77777777" w:rsidTr="005B36A8">
        <w:tc>
          <w:tcPr>
            <w:tcW w:w="1167" w:type="dxa"/>
            <w:tcBorders>
              <w:top w:val="nil"/>
              <w:bottom w:val="nil"/>
            </w:tcBorders>
          </w:tcPr>
          <w:p w14:paraId="4D01BCB3" w14:textId="2425A8C4" w:rsidR="005B36A8" w:rsidRPr="00DC27BB" w:rsidRDefault="005B36A8" w:rsidP="00F03CD4">
            <w:pPr>
              <w:bidi/>
              <w:rPr>
                <w:u w:val="single"/>
                <w:rtl/>
              </w:rPr>
            </w:pPr>
            <w:r>
              <w:rPr>
                <w:rFonts w:hint="cs"/>
                <w:u w:val="single"/>
                <w:rtl/>
              </w:rPr>
              <w:t xml:space="preserve">מיופה </w:t>
            </w:r>
            <w:proofErr w:type="spellStart"/>
            <w:r>
              <w:rPr>
                <w:rFonts w:hint="cs"/>
                <w:u w:val="single"/>
                <w:rtl/>
              </w:rPr>
              <w:t>הכח</w:t>
            </w:r>
            <w:proofErr w:type="spellEnd"/>
            <w:r w:rsidRPr="00DC27BB">
              <w:rPr>
                <w:rFonts w:hint="cs"/>
                <w:u w:val="single"/>
                <w:rtl/>
              </w:rPr>
              <w:t xml:space="preserve"> </w:t>
            </w:r>
          </w:p>
        </w:tc>
        <w:tc>
          <w:tcPr>
            <w:tcW w:w="1299" w:type="dxa"/>
          </w:tcPr>
          <w:p w14:paraId="56B0F2B9" w14:textId="5AEBFE8C" w:rsidR="005B36A8" w:rsidRPr="00DC27BB" w:rsidRDefault="005B36A8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שם</w:t>
            </w:r>
          </w:p>
        </w:tc>
        <w:tc>
          <w:tcPr>
            <w:tcW w:w="1102" w:type="dxa"/>
          </w:tcPr>
          <w:p w14:paraId="5D5C78EC" w14:textId="77777777" w:rsidR="005B36A8" w:rsidRPr="00DC27BB" w:rsidRDefault="005B36A8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52" w:type="dxa"/>
          </w:tcPr>
          <w:p w14:paraId="3F97EE25" w14:textId="4190DD3A" w:rsidR="005B36A8" w:rsidRPr="00DC27BB" w:rsidRDefault="005B36A8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שדה</w:t>
            </w:r>
          </w:p>
        </w:tc>
        <w:tc>
          <w:tcPr>
            <w:tcW w:w="895" w:type="dxa"/>
          </w:tcPr>
          <w:p w14:paraId="4297D74F" w14:textId="47EB47C6" w:rsidR="005B36A8" w:rsidRPr="00DC27BB" w:rsidRDefault="005B36A8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כן</w:t>
            </w:r>
          </w:p>
        </w:tc>
        <w:tc>
          <w:tcPr>
            <w:tcW w:w="3320" w:type="dxa"/>
          </w:tcPr>
          <w:p w14:paraId="562BD1AE" w14:textId="77777777" w:rsidR="005B36A8" w:rsidRPr="00DC27BB" w:rsidRDefault="005B36A8" w:rsidP="00F03CD4">
            <w:pPr>
              <w:bidi/>
              <w:rPr>
                <w:rtl/>
              </w:rPr>
            </w:pPr>
          </w:p>
        </w:tc>
      </w:tr>
      <w:tr w:rsidR="005B36A8" w:rsidRPr="00DC27BB" w14:paraId="5A0DD1A2" w14:textId="77777777" w:rsidTr="005B36A8">
        <w:tc>
          <w:tcPr>
            <w:tcW w:w="1167" w:type="dxa"/>
            <w:tcBorders>
              <w:top w:val="nil"/>
              <w:bottom w:val="nil"/>
            </w:tcBorders>
          </w:tcPr>
          <w:p w14:paraId="34002943" w14:textId="0DAD95E1" w:rsidR="005B36A8" w:rsidRPr="00DC27BB" w:rsidRDefault="005B36A8" w:rsidP="00F03CD4">
            <w:pPr>
              <w:bidi/>
              <w:rPr>
                <w:u w:val="single"/>
                <w:rtl/>
              </w:rPr>
            </w:pPr>
            <w:r>
              <w:rPr>
                <w:rFonts w:hint="cs"/>
                <w:u w:val="single"/>
                <w:rtl/>
              </w:rPr>
              <w:t>(סוכן ביטוח/יועץ)</w:t>
            </w:r>
          </w:p>
        </w:tc>
        <w:tc>
          <w:tcPr>
            <w:tcW w:w="1299" w:type="dxa"/>
          </w:tcPr>
          <w:p w14:paraId="053BB5ED" w14:textId="27EEAEED" w:rsidR="005B36A8" w:rsidRPr="00DC27BB" w:rsidRDefault="005B36A8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מס' זיהוי</w:t>
            </w:r>
          </w:p>
        </w:tc>
        <w:tc>
          <w:tcPr>
            <w:tcW w:w="1102" w:type="dxa"/>
          </w:tcPr>
          <w:p w14:paraId="5EBEFC9E" w14:textId="77777777" w:rsidR="005B36A8" w:rsidRPr="00DC27BB" w:rsidRDefault="005B36A8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52" w:type="dxa"/>
          </w:tcPr>
          <w:p w14:paraId="5FEE2A17" w14:textId="064ECD64" w:rsidR="005B36A8" w:rsidRPr="00DC27BB" w:rsidRDefault="005B36A8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שדה</w:t>
            </w:r>
          </w:p>
        </w:tc>
        <w:tc>
          <w:tcPr>
            <w:tcW w:w="895" w:type="dxa"/>
          </w:tcPr>
          <w:p w14:paraId="4ED19563" w14:textId="5A7D887C" w:rsidR="005B36A8" w:rsidRPr="00DC27BB" w:rsidRDefault="005B36A8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כן</w:t>
            </w:r>
          </w:p>
        </w:tc>
        <w:tc>
          <w:tcPr>
            <w:tcW w:w="3320" w:type="dxa"/>
          </w:tcPr>
          <w:p w14:paraId="595CD96B" w14:textId="77777777" w:rsidR="005B36A8" w:rsidRPr="00DC27BB" w:rsidRDefault="005B36A8" w:rsidP="00F03CD4">
            <w:pPr>
              <w:bidi/>
              <w:rPr>
                <w:rtl/>
              </w:rPr>
            </w:pPr>
          </w:p>
        </w:tc>
      </w:tr>
      <w:tr w:rsidR="005B36A8" w:rsidRPr="00DC27BB" w14:paraId="1AD2FDD8" w14:textId="77777777" w:rsidTr="005B36A8">
        <w:tc>
          <w:tcPr>
            <w:tcW w:w="1167" w:type="dxa"/>
            <w:tcBorders>
              <w:top w:val="single" w:sz="4" w:space="0" w:color="auto"/>
              <w:bottom w:val="nil"/>
            </w:tcBorders>
          </w:tcPr>
          <w:p w14:paraId="7B394038" w14:textId="77777777" w:rsidR="005B36A8" w:rsidRPr="00DC27BB" w:rsidRDefault="005B36A8" w:rsidP="00F03CD4">
            <w:pPr>
              <w:bidi/>
              <w:rPr>
                <w:u w:val="single"/>
                <w:rtl/>
              </w:rPr>
            </w:pPr>
          </w:p>
        </w:tc>
        <w:tc>
          <w:tcPr>
            <w:tcW w:w="1299" w:type="dxa"/>
          </w:tcPr>
          <w:p w14:paraId="5E619E40" w14:textId="342E50A2" w:rsidR="005B36A8" w:rsidRPr="00DC27BB" w:rsidRDefault="005B36A8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הרשאה זו תעמוד למשך 10 שנים</w:t>
            </w:r>
          </w:p>
        </w:tc>
        <w:tc>
          <w:tcPr>
            <w:tcW w:w="1102" w:type="dxa"/>
          </w:tcPr>
          <w:p w14:paraId="6200EB78" w14:textId="77777777" w:rsidR="005B36A8" w:rsidRPr="00DC27BB" w:rsidRDefault="005B36A8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52" w:type="dxa"/>
          </w:tcPr>
          <w:p w14:paraId="58563BD9" w14:textId="55C34174" w:rsidR="005B36A8" w:rsidRPr="00DC27BB" w:rsidRDefault="005B36A8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צ'ק בוקס</w:t>
            </w:r>
          </w:p>
        </w:tc>
        <w:tc>
          <w:tcPr>
            <w:tcW w:w="895" w:type="dxa"/>
          </w:tcPr>
          <w:p w14:paraId="7F42EB30" w14:textId="77777777" w:rsidR="005B36A8" w:rsidRPr="00DC27BB" w:rsidRDefault="005B36A8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320" w:type="dxa"/>
          </w:tcPr>
          <w:p w14:paraId="45459E34" w14:textId="5BAE87B1" w:rsidR="005B36A8" w:rsidRPr="00DC27BB" w:rsidRDefault="005B36A8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לא חובה לסמן כלל- אך אם סעיף זה נבחר הסעיף הבא חייב לא להיות מסומן.</w:t>
            </w:r>
          </w:p>
        </w:tc>
      </w:tr>
      <w:tr w:rsidR="005B36A8" w:rsidRPr="00DC27BB" w14:paraId="0F8794FA" w14:textId="77777777" w:rsidTr="005B36A8">
        <w:tc>
          <w:tcPr>
            <w:tcW w:w="1167" w:type="dxa"/>
            <w:tcBorders>
              <w:top w:val="nil"/>
              <w:bottom w:val="nil"/>
            </w:tcBorders>
          </w:tcPr>
          <w:p w14:paraId="2B610FDA" w14:textId="179882AE" w:rsidR="005B36A8" w:rsidRPr="00DC27BB" w:rsidRDefault="005B36A8" w:rsidP="00F03CD4">
            <w:pPr>
              <w:bidi/>
              <w:rPr>
                <w:u w:val="single"/>
                <w:rtl/>
              </w:rPr>
            </w:pPr>
            <w:r>
              <w:rPr>
                <w:rFonts w:hint="cs"/>
                <w:u w:val="single"/>
                <w:rtl/>
              </w:rPr>
              <w:t xml:space="preserve">תוקפו של ייפוי </w:t>
            </w:r>
            <w:proofErr w:type="spellStart"/>
            <w:r>
              <w:rPr>
                <w:rFonts w:hint="cs"/>
                <w:u w:val="single"/>
                <w:rtl/>
              </w:rPr>
              <w:t>הכח</w:t>
            </w:r>
            <w:proofErr w:type="spellEnd"/>
          </w:p>
        </w:tc>
        <w:tc>
          <w:tcPr>
            <w:tcW w:w="1299" w:type="dxa"/>
          </w:tcPr>
          <w:p w14:paraId="45A9E381" w14:textId="4006A412" w:rsidR="005B36A8" w:rsidRPr="00DC27BB" w:rsidRDefault="005B36A8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הרשאה זו תעמוד למשך תקופה הקצרה מ10 שנים</w:t>
            </w:r>
          </w:p>
        </w:tc>
        <w:tc>
          <w:tcPr>
            <w:tcW w:w="1102" w:type="dxa"/>
          </w:tcPr>
          <w:p w14:paraId="2189A661" w14:textId="77777777" w:rsidR="005B36A8" w:rsidRPr="00DC27BB" w:rsidRDefault="005B36A8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52" w:type="dxa"/>
          </w:tcPr>
          <w:p w14:paraId="38C09AE6" w14:textId="11ACD97D" w:rsidR="005B36A8" w:rsidRPr="00DC27BB" w:rsidRDefault="005B36A8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צ'ק בוקס</w:t>
            </w:r>
          </w:p>
        </w:tc>
        <w:tc>
          <w:tcPr>
            <w:tcW w:w="895" w:type="dxa"/>
          </w:tcPr>
          <w:p w14:paraId="50034438" w14:textId="77777777" w:rsidR="005B36A8" w:rsidRPr="00DC27BB" w:rsidRDefault="005B36A8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320" w:type="dxa"/>
          </w:tcPr>
          <w:p w14:paraId="285CE9F1" w14:textId="15CEAA66" w:rsidR="005B36A8" w:rsidRPr="00DC27BB" w:rsidRDefault="005B36A8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לא חובה לסמן כלל- אך אם סעיף זה נבחר הסעיף הקודם חייב לא להיות מסומן.</w:t>
            </w:r>
          </w:p>
        </w:tc>
      </w:tr>
      <w:tr w:rsidR="005B36A8" w:rsidRPr="00DC27BB" w14:paraId="2845DE18" w14:textId="77777777" w:rsidTr="005B36A8">
        <w:tc>
          <w:tcPr>
            <w:tcW w:w="1167" w:type="dxa"/>
            <w:tcBorders>
              <w:top w:val="nil"/>
              <w:bottom w:val="nil"/>
            </w:tcBorders>
          </w:tcPr>
          <w:p w14:paraId="5F6AE6CD" w14:textId="3B42189D" w:rsidR="005B36A8" w:rsidRPr="00DC27BB" w:rsidRDefault="005B36A8" w:rsidP="00F03CD4">
            <w:pPr>
              <w:bidi/>
              <w:rPr>
                <w:u w:val="single"/>
                <w:rtl/>
              </w:rPr>
            </w:pPr>
          </w:p>
        </w:tc>
        <w:tc>
          <w:tcPr>
            <w:tcW w:w="1299" w:type="dxa"/>
          </w:tcPr>
          <w:p w14:paraId="23253837" w14:textId="62C638DC" w:rsidR="005B36A8" w:rsidRPr="00DC27BB" w:rsidRDefault="005B36A8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עד ליום</w:t>
            </w:r>
          </w:p>
        </w:tc>
        <w:tc>
          <w:tcPr>
            <w:tcW w:w="1102" w:type="dxa"/>
          </w:tcPr>
          <w:p w14:paraId="65EA657A" w14:textId="77777777" w:rsidR="005B36A8" w:rsidRPr="00DC27BB" w:rsidRDefault="005B36A8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52" w:type="dxa"/>
          </w:tcPr>
          <w:p w14:paraId="6C43EECE" w14:textId="77777777" w:rsidR="005B36A8" w:rsidRPr="00DC27BB" w:rsidRDefault="005B36A8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95" w:type="dxa"/>
          </w:tcPr>
          <w:p w14:paraId="052D4DD9" w14:textId="77777777" w:rsidR="005B36A8" w:rsidRPr="00DC27BB" w:rsidRDefault="005B36A8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320" w:type="dxa"/>
          </w:tcPr>
          <w:p w14:paraId="36103ECC" w14:textId="3DB33379" w:rsidR="005B36A8" w:rsidRPr="00DC27BB" w:rsidRDefault="005B36A8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חובה במידה והסעיף שנבחר הינו הרשאה לתקופה קצרה מ10 שנים, לפיכך יש לציין תאריך מדויק ולכן חובה למשוך נתון זה.</w:t>
            </w:r>
          </w:p>
        </w:tc>
      </w:tr>
      <w:tr w:rsidR="005B36A8" w:rsidRPr="00DC27BB" w14:paraId="496B2AE9" w14:textId="77777777" w:rsidTr="005B36A8">
        <w:tc>
          <w:tcPr>
            <w:tcW w:w="1167" w:type="dxa"/>
            <w:tcBorders>
              <w:top w:val="single" w:sz="4" w:space="0" w:color="auto"/>
              <w:bottom w:val="nil"/>
            </w:tcBorders>
          </w:tcPr>
          <w:p w14:paraId="261BDF60" w14:textId="77777777" w:rsidR="005B36A8" w:rsidRPr="00DC27BB" w:rsidRDefault="005B36A8" w:rsidP="00F03CD4">
            <w:pPr>
              <w:bidi/>
              <w:rPr>
                <w:u w:val="single"/>
                <w:rtl/>
              </w:rPr>
            </w:pPr>
          </w:p>
        </w:tc>
        <w:tc>
          <w:tcPr>
            <w:tcW w:w="1299" w:type="dxa"/>
          </w:tcPr>
          <w:p w14:paraId="165521D2" w14:textId="5611F58D" w:rsidR="005B36A8" w:rsidRPr="00DC27BB" w:rsidRDefault="005B36A8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חתימת ה</w:t>
            </w:r>
            <w:r>
              <w:rPr>
                <w:rFonts w:hint="cs"/>
                <w:rtl/>
              </w:rPr>
              <w:t>לקוח</w:t>
            </w:r>
          </w:p>
        </w:tc>
        <w:tc>
          <w:tcPr>
            <w:tcW w:w="1102" w:type="dxa"/>
          </w:tcPr>
          <w:p w14:paraId="5AFF4264" w14:textId="77777777" w:rsidR="005B36A8" w:rsidRPr="00DC27BB" w:rsidRDefault="005B36A8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5%</w:t>
            </w:r>
          </w:p>
        </w:tc>
        <w:tc>
          <w:tcPr>
            <w:tcW w:w="852" w:type="dxa"/>
          </w:tcPr>
          <w:p w14:paraId="0DA2CCA6" w14:textId="77777777" w:rsidR="005B36A8" w:rsidRPr="00DC27BB" w:rsidRDefault="005B36A8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95" w:type="dxa"/>
          </w:tcPr>
          <w:p w14:paraId="3991B95F" w14:textId="77777777" w:rsidR="005B36A8" w:rsidRPr="00DC27BB" w:rsidRDefault="005B36A8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320" w:type="dxa"/>
          </w:tcPr>
          <w:p w14:paraId="26814CC7" w14:textId="77777777" w:rsidR="005B36A8" w:rsidRPr="00DC27BB" w:rsidRDefault="005B36A8" w:rsidP="00F03CD4">
            <w:pPr>
              <w:bidi/>
              <w:rPr>
                <w:rtl/>
              </w:rPr>
            </w:pPr>
          </w:p>
        </w:tc>
      </w:tr>
      <w:tr w:rsidR="005B36A8" w:rsidRPr="00DC27BB" w14:paraId="241E2643" w14:textId="77777777" w:rsidTr="005B36A8">
        <w:tc>
          <w:tcPr>
            <w:tcW w:w="1167" w:type="dxa"/>
            <w:tcBorders>
              <w:top w:val="nil"/>
              <w:bottom w:val="nil"/>
            </w:tcBorders>
          </w:tcPr>
          <w:p w14:paraId="2F5A0476" w14:textId="77777777" w:rsidR="005B36A8" w:rsidRPr="00DC27BB" w:rsidRDefault="005B36A8" w:rsidP="00F03CD4">
            <w:pPr>
              <w:bidi/>
              <w:rPr>
                <w:u w:val="single"/>
                <w:rtl/>
              </w:rPr>
            </w:pPr>
          </w:p>
        </w:tc>
        <w:tc>
          <w:tcPr>
            <w:tcW w:w="1299" w:type="dxa"/>
          </w:tcPr>
          <w:p w14:paraId="2B69F836" w14:textId="77777777" w:rsidR="005B36A8" w:rsidRPr="00DC27BB" w:rsidRDefault="005B36A8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תאריך חתימה</w:t>
            </w:r>
          </w:p>
        </w:tc>
        <w:tc>
          <w:tcPr>
            <w:tcW w:w="1102" w:type="dxa"/>
          </w:tcPr>
          <w:p w14:paraId="1B640530" w14:textId="77777777" w:rsidR="005B36A8" w:rsidRPr="00DC27BB" w:rsidRDefault="005B36A8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52" w:type="dxa"/>
          </w:tcPr>
          <w:p w14:paraId="6727C68C" w14:textId="77777777" w:rsidR="005B36A8" w:rsidRPr="00DC27BB" w:rsidRDefault="005B36A8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95" w:type="dxa"/>
          </w:tcPr>
          <w:p w14:paraId="7BF8C6F7" w14:textId="77777777" w:rsidR="005B36A8" w:rsidRPr="00DC27BB" w:rsidRDefault="005B36A8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320" w:type="dxa"/>
          </w:tcPr>
          <w:p w14:paraId="11F5F755" w14:textId="77777777" w:rsidR="005B36A8" w:rsidRPr="00DC27BB" w:rsidRDefault="005B36A8" w:rsidP="00F03CD4">
            <w:pPr>
              <w:bidi/>
              <w:rPr>
                <w:rtl/>
              </w:rPr>
            </w:pPr>
          </w:p>
        </w:tc>
      </w:tr>
      <w:tr w:rsidR="005B36A8" w:rsidRPr="00DC27BB" w14:paraId="7020E219" w14:textId="77777777" w:rsidTr="005B36A8">
        <w:tc>
          <w:tcPr>
            <w:tcW w:w="1167" w:type="dxa"/>
            <w:tcBorders>
              <w:top w:val="nil"/>
              <w:bottom w:val="nil"/>
            </w:tcBorders>
          </w:tcPr>
          <w:p w14:paraId="33AE9C87" w14:textId="60731091" w:rsidR="005B36A8" w:rsidRPr="00DC27BB" w:rsidRDefault="0081359C" w:rsidP="00F03CD4">
            <w:pPr>
              <w:bidi/>
              <w:rPr>
                <w:u w:val="single"/>
                <w:rtl/>
              </w:rPr>
            </w:pPr>
            <w:r>
              <w:rPr>
                <w:rFonts w:hint="cs"/>
                <w:u w:val="single"/>
                <w:rtl/>
              </w:rPr>
              <w:t>ולראיה באתי על החתום</w:t>
            </w:r>
          </w:p>
        </w:tc>
        <w:tc>
          <w:tcPr>
            <w:tcW w:w="1299" w:type="dxa"/>
          </w:tcPr>
          <w:p w14:paraId="4CB7A5C2" w14:textId="19EAB19D" w:rsidR="005B36A8" w:rsidRPr="00DC27BB" w:rsidRDefault="0081359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שם סוכן הביטוח או היועץ הפנסיוני בפניו חתם הלקוח</w:t>
            </w:r>
          </w:p>
        </w:tc>
        <w:tc>
          <w:tcPr>
            <w:tcW w:w="1102" w:type="dxa"/>
          </w:tcPr>
          <w:p w14:paraId="3C5EDE97" w14:textId="6E049B3D" w:rsidR="005B36A8" w:rsidRPr="00DC27BB" w:rsidRDefault="0081359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95%</w:t>
            </w:r>
          </w:p>
        </w:tc>
        <w:tc>
          <w:tcPr>
            <w:tcW w:w="852" w:type="dxa"/>
          </w:tcPr>
          <w:p w14:paraId="1E8E1BE7" w14:textId="77777777" w:rsidR="005B36A8" w:rsidRPr="00DC27BB" w:rsidRDefault="005B36A8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95" w:type="dxa"/>
          </w:tcPr>
          <w:p w14:paraId="4CD1269D" w14:textId="77777777" w:rsidR="005B36A8" w:rsidRPr="00DC27BB" w:rsidRDefault="005B36A8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320" w:type="dxa"/>
          </w:tcPr>
          <w:p w14:paraId="0EC329A2" w14:textId="77777777" w:rsidR="005B36A8" w:rsidRPr="00DC27BB" w:rsidRDefault="005B36A8" w:rsidP="00F03CD4">
            <w:pPr>
              <w:bidi/>
              <w:rPr>
                <w:rtl/>
              </w:rPr>
            </w:pPr>
          </w:p>
        </w:tc>
      </w:tr>
      <w:tr w:rsidR="005B36A8" w:rsidRPr="00DC27BB" w14:paraId="22E2FE65" w14:textId="77777777" w:rsidTr="005B36A8">
        <w:tc>
          <w:tcPr>
            <w:tcW w:w="1167" w:type="dxa"/>
            <w:tcBorders>
              <w:top w:val="nil"/>
              <w:bottom w:val="nil"/>
            </w:tcBorders>
          </w:tcPr>
          <w:p w14:paraId="7FDC0EEC" w14:textId="77777777" w:rsidR="005B36A8" w:rsidRPr="00DC27BB" w:rsidRDefault="005B36A8" w:rsidP="00F03CD4">
            <w:pPr>
              <w:bidi/>
              <w:rPr>
                <w:u w:val="single"/>
                <w:rtl/>
              </w:rPr>
            </w:pPr>
          </w:p>
        </w:tc>
        <w:tc>
          <w:tcPr>
            <w:tcW w:w="1299" w:type="dxa"/>
          </w:tcPr>
          <w:p w14:paraId="38357B48" w14:textId="52B87743" w:rsidR="005B36A8" w:rsidRPr="00DC27BB" w:rsidRDefault="005B36A8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 xml:space="preserve">חתימת </w:t>
            </w:r>
            <w:r w:rsidR="0081359C">
              <w:rPr>
                <w:rFonts w:hint="cs"/>
                <w:rtl/>
              </w:rPr>
              <w:t>סוכן הביטוח או היועץ הפנסיוני</w:t>
            </w:r>
          </w:p>
        </w:tc>
        <w:tc>
          <w:tcPr>
            <w:tcW w:w="1102" w:type="dxa"/>
          </w:tcPr>
          <w:p w14:paraId="76C74342" w14:textId="77777777" w:rsidR="005B36A8" w:rsidRPr="00DC27BB" w:rsidRDefault="005B36A8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5%</w:t>
            </w:r>
          </w:p>
        </w:tc>
        <w:tc>
          <w:tcPr>
            <w:tcW w:w="852" w:type="dxa"/>
          </w:tcPr>
          <w:p w14:paraId="556C2D77" w14:textId="77777777" w:rsidR="005B36A8" w:rsidRPr="00DC27BB" w:rsidRDefault="005B36A8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95" w:type="dxa"/>
          </w:tcPr>
          <w:p w14:paraId="32191D0D" w14:textId="77777777" w:rsidR="005B36A8" w:rsidRPr="00DC27BB" w:rsidRDefault="005B36A8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320" w:type="dxa"/>
          </w:tcPr>
          <w:p w14:paraId="087C4801" w14:textId="77777777" w:rsidR="005B36A8" w:rsidRPr="00DC27BB" w:rsidRDefault="005B36A8" w:rsidP="00F03CD4">
            <w:pPr>
              <w:bidi/>
              <w:rPr>
                <w:rtl/>
              </w:rPr>
            </w:pPr>
          </w:p>
        </w:tc>
      </w:tr>
      <w:tr w:rsidR="005B36A8" w:rsidRPr="00DC27BB" w14:paraId="287071F3" w14:textId="77777777" w:rsidTr="005B36A8">
        <w:tc>
          <w:tcPr>
            <w:tcW w:w="1167" w:type="dxa"/>
            <w:tcBorders>
              <w:top w:val="nil"/>
              <w:bottom w:val="single" w:sz="4" w:space="0" w:color="auto"/>
            </w:tcBorders>
          </w:tcPr>
          <w:p w14:paraId="79462CB9" w14:textId="77777777" w:rsidR="005B36A8" w:rsidRPr="00DC27BB" w:rsidRDefault="005B36A8" w:rsidP="00F03CD4">
            <w:pPr>
              <w:bidi/>
              <w:rPr>
                <w:u w:val="single"/>
                <w:rtl/>
              </w:rPr>
            </w:pPr>
          </w:p>
        </w:tc>
        <w:tc>
          <w:tcPr>
            <w:tcW w:w="1299" w:type="dxa"/>
          </w:tcPr>
          <w:p w14:paraId="142EB2B7" w14:textId="77777777" w:rsidR="005B36A8" w:rsidRPr="00DC27BB" w:rsidRDefault="005B36A8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תאריך חתימה</w:t>
            </w:r>
          </w:p>
        </w:tc>
        <w:tc>
          <w:tcPr>
            <w:tcW w:w="1102" w:type="dxa"/>
          </w:tcPr>
          <w:p w14:paraId="5E8AD38C" w14:textId="77777777" w:rsidR="005B36A8" w:rsidRPr="00DC27BB" w:rsidRDefault="005B36A8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52" w:type="dxa"/>
          </w:tcPr>
          <w:p w14:paraId="0EE27D20" w14:textId="77777777" w:rsidR="005B36A8" w:rsidRPr="00DC27BB" w:rsidRDefault="005B36A8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95" w:type="dxa"/>
          </w:tcPr>
          <w:p w14:paraId="21E6F13F" w14:textId="77777777" w:rsidR="005B36A8" w:rsidRPr="00DC27BB" w:rsidRDefault="005B36A8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320" w:type="dxa"/>
          </w:tcPr>
          <w:p w14:paraId="33C1AF57" w14:textId="77777777" w:rsidR="005B36A8" w:rsidRPr="00DC27BB" w:rsidRDefault="005B36A8" w:rsidP="00F03CD4">
            <w:pPr>
              <w:bidi/>
              <w:rPr>
                <w:rtl/>
              </w:rPr>
            </w:pPr>
          </w:p>
        </w:tc>
      </w:tr>
    </w:tbl>
    <w:p w14:paraId="238573AF" w14:textId="51B3BAB8" w:rsidR="005B36A8" w:rsidRPr="005B36A8" w:rsidRDefault="005B36A8" w:rsidP="005B36A8">
      <w:pPr>
        <w:bidi/>
        <w:spacing w:line="360" w:lineRule="auto"/>
        <w:rPr>
          <w:color w:val="7B7B7B" w:themeColor="accent3" w:themeShade="BF"/>
          <w:sz w:val="36"/>
          <w:szCs w:val="36"/>
        </w:rPr>
      </w:pPr>
    </w:p>
    <w:p w14:paraId="770EFCE2" w14:textId="1508545A" w:rsidR="005B36A8" w:rsidRDefault="005B36A8" w:rsidP="005B36A8">
      <w:pPr>
        <w:bidi/>
        <w:spacing w:line="360" w:lineRule="auto"/>
        <w:jc w:val="center"/>
        <w:rPr>
          <w:b/>
          <w:bCs/>
          <w:i/>
          <w:iCs/>
          <w:color w:val="7B7B7B" w:themeColor="accent3" w:themeShade="BF"/>
          <w:sz w:val="36"/>
          <w:szCs w:val="36"/>
          <w:u w:val="single"/>
        </w:rPr>
      </w:pPr>
    </w:p>
    <w:p w14:paraId="7B98CA0C" w14:textId="2F8C27E5" w:rsidR="005B36A8" w:rsidRDefault="005B36A8" w:rsidP="005B36A8">
      <w:pPr>
        <w:bidi/>
        <w:spacing w:line="360" w:lineRule="auto"/>
        <w:jc w:val="center"/>
        <w:rPr>
          <w:b/>
          <w:bCs/>
          <w:i/>
          <w:iCs/>
          <w:color w:val="7B7B7B" w:themeColor="accent3" w:themeShade="BF"/>
          <w:sz w:val="36"/>
          <w:szCs w:val="36"/>
          <w:u w:val="single"/>
        </w:rPr>
      </w:pPr>
    </w:p>
    <w:p w14:paraId="1FFF9626" w14:textId="77777777" w:rsidR="005B36A8" w:rsidRDefault="005B36A8" w:rsidP="00AF007F">
      <w:pPr>
        <w:bidi/>
        <w:spacing w:line="360" w:lineRule="auto"/>
        <w:rPr>
          <w:b/>
          <w:bCs/>
          <w:i/>
          <w:iCs/>
          <w:color w:val="7B7B7B" w:themeColor="accent3" w:themeShade="BF"/>
          <w:sz w:val="36"/>
          <w:szCs w:val="36"/>
          <w:u w:val="single"/>
        </w:rPr>
      </w:pPr>
    </w:p>
    <w:p w14:paraId="6C6650FD" w14:textId="4907AEBA" w:rsidR="002F4B7C" w:rsidRPr="002F4B7C" w:rsidRDefault="008A682F" w:rsidP="002F4B7C">
      <w:pPr>
        <w:bidi/>
        <w:spacing w:line="360" w:lineRule="auto"/>
        <w:rPr>
          <w:b/>
          <w:bCs/>
          <w:noProof/>
          <w:sz w:val="24"/>
          <w:szCs w:val="24"/>
          <w:rtl/>
        </w:rPr>
      </w:pPr>
      <w:r>
        <w:rPr>
          <w:b/>
          <w:bCs/>
          <w:noProof/>
          <w:sz w:val="24"/>
          <w:szCs w:val="24"/>
        </w:rPr>
        <w:t xml:space="preserve">1.15  </w:t>
      </w:r>
      <w:r w:rsidR="002F4B7C" w:rsidRPr="002F4B7C">
        <w:rPr>
          <w:rFonts w:hint="cs"/>
          <w:b/>
          <w:bCs/>
          <w:noProof/>
          <w:sz w:val="24"/>
          <w:szCs w:val="24"/>
          <w:rtl/>
        </w:rPr>
        <w:t>טופס הרשאה מתמשכת (ב2).</w:t>
      </w:r>
    </w:p>
    <w:p w14:paraId="0379CC35" w14:textId="33C752EA" w:rsidR="002F4B7C" w:rsidRDefault="002F4B7C" w:rsidP="002F4B7C">
      <w:pPr>
        <w:bidi/>
        <w:spacing w:line="360" w:lineRule="auto"/>
        <w:rPr>
          <w:noProof/>
        </w:rPr>
      </w:pPr>
      <w:r>
        <w:rPr>
          <w:rFonts w:hint="cs"/>
          <w:noProof/>
          <w:rtl/>
        </w:rPr>
        <w:t>*טופס זה יכול להגיע במקום טופס הרשאה (ב1), אך לא גם וגם.</w:t>
      </w:r>
    </w:p>
    <w:p w14:paraId="5C36D428" w14:textId="77777777" w:rsidR="0080376F" w:rsidRDefault="0080376F" w:rsidP="0080376F">
      <w:pPr>
        <w:bidi/>
        <w:spacing w:line="360" w:lineRule="auto"/>
        <w:rPr>
          <w:noProof/>
        </w:rPr>
      </w:pPr>
    </w:p>
    <w:p w14:paraId="20C6F038" w14:textId="0B627BDF" w:rsidR="00CB4482" w:rsidRPr="0080376F" w:rsidRDefault="0080376F" w:rsidP="0080376F">
      <w:pPr>
        <w:bidi/>
        <w:spacing w:line="360" w:lineRule="auto"/>
        <w:rPr>
          <w:b/>
          <w:bCs/>
          <w:color w:val="7B7B7B" w:themeColor="accent3" w:themeShade="BF"/>
          <w:sz w:val="36"/>
          <w:szCs w:val="36"/>
        </w:rPr>
      </w:pPr>
      <w:r>
        <w:rPr>
          <w:noProof/>
        </w:rPr>
        <w:drawing>
          <wp:inline distT="0" distB="0" distL="0" distR="0" wp14:anchorId="28CD0919" wp14:editId="64C61B6C">
            <wp:extent cx="5486400" cy="46145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C53D" w14:textId="77777777" w:rsidR="00CB4482" w:rsidRDefault="00CB4482" w:rsidP="00CB4482">
      <w:pPr>
        <w:bidi/>
        <w:spacing w:line="360" w:lineRule="auto"/>
        <w:jc w:val="center"/>
        <w:rPr>
          <w:b/>
          <w:bCs/>
          <w:i/>
          <w:iCs/>
          <w:color w:val="7B7B7B" w:themeColor="accent3" w:themeShade="BF"/>
          <w:sz w:val="36"/>
          <w:szCs w:val="36"/>
          <w:u w:val="single"/>
        </w:rPr>
      </w:pPr>
    </w:p>
    <w:p w14:paraId="60424D85" w14:textId="77777777" w:rsidR="00CB4482" w:rsidRDefault="00CB4482" w:rsidP="00CB4482">
      <w:pPr>
        <w:bidi/>
        <w:spacing w:line="360" w:lineRule="auto"/>
        <w:jc w:val="center"/>
        <w:rPr>
          <w:b/>
          <w:bCs/>
          <w:i/>
          <w:iCs/>
          <w:color w:val="7B7B7B" w:themeColor="accent3" w:themeShade="BF"/>
          <w:sz w:val="36"/>
          <w:szCs w:val="36"/>
          <w:u w:val="single"/>
        </w:rPr>
      </w:pPr>
    </w:p>
    <w:p w14:paraId="7BE120C5" w14:textId="3E75DA93" w:rsidR="00CB4482" w:rsidRDefault="00CB4482" w:rsidP="0081359C">
      <w:pPr>
        <w:bidi/>
        <w:spacing w:line="360" w:lineRule="auto"/>
        <w:rPr>
          <w:b/>
          <w:bCs/>
          <w:i/>
          <w:iCs/>
          <w:color w:val="7B7B7B" w:themeColor="accent3" w:themeShade="BF"/>
          <w:sz w:val="36"/>
          <w:szCs w:val="36"/>
          <w:u w:val="single"/>
        </w:rPr>
      </w:pPr>
    </w:p>
    <w:p w14:paraId="4A4EFD49" w14:textId="272D2C72" w:rsidR="0080376F" w:rsidRDefault="0080376F" w:rsidP="0080376F">
      <w:pPr>
        <w:bidi/>
        <w:spacing w:line="360" w:lineRule="auto"/>
        <w:rPr>
          <w:b/>
          <w:bCs/>
          <w:color w:val="7B7B7B" w:themeColor="accent3" w:themeShade="BF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21EEC13" wp14:editId="4E1C1A63">
            <wp:extent cx="5486400" cy="7132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7B86" w14:textId="35359115" w:rsidR="0081359C" w:rsidRDefault="0081359C" w:rsidP="0080376F">
      <w:pPr>
        <w:bidi/>
        <w:spacing w:line="360" w:lineRule="auto"/>
        <w:rPr>
          <w:noProof/>
          <w:rtl/>
        </w:rPr>
      </w:pPr>
    </w:p>
    <w:p w14:paraId="630B9E74" w14:textId="4FCAC173" w:rsidR="0081359C" w:rsidRDefault="0081359C" w:rsidP="0081359C">
      <w:pPr>
        <w:bidi/>
        <w:spacing w:line="360" w:lineRule="auto"/>
        <w:rPr>
          <w:noProof/>
          <w:rtl/>
        </w:rPr>
      </w:pPr>
    </w:p>
    <w:p w14:paraId="306C358A" w14:textId="424EC407" w:rsidR="0081359C" w:rsidRDefault="0081359C" w:rsidP="0081359C">
      <w:pPr>
        <w:bidi/>
        <w:spacing w:line="360" w:lineRule="auto"/>
        <w:rPr>
          <w:noProof/>
          <w:rtl/>
        </w:rPr>
      </w:pPr>
    </w:p>
    <w:tbl>
      <w:tblPr>
        <w:tblStyle w:val="TableGrid"/>
        <w:bidiVisual/>
        <w:tblW w:w="0" w:type="auto"/>
        <w:tblInd w:w="-5" w:type="dxa"/>
        <w:tblLook w:val="04A0" w:firstRow="1" w:lastRow="0" w:firstColumn="1" w:lastColumn="0" w:noHBand="0" w:noVBand="1"/>
      </w:tblPr>
      <w:tblGrid>
        <w:gridCol w:w="1167"/>
        <w:gridCol w:w="1299"/>
        <w:gridCol w:w="1102"/>
        <w:gridCol w:w="852"/>
        <w:gridCol w:w="895"/>
        <w:gridCol w:w="3320"/>
      </w:tblGrid>
      <w:tr w:rsidR="0081359C" w:rsidRPr="00D36627" w14:paraId="4823E712" w14:textId="77777777" w:rsidTr="00AF007F">
        <w:trPr>
          <w:tblHeader/>
        </w:trPr>
        <w:tc>
          <w:tcPr>
            <w:tcW w:w="1167" w:type="dxa"/>
            <w:tcBorders>
              <w:bottom w:val="single" w:sz="4" w:space="0" w:color="auto"/>
            </w:tcBorders>
            <w:shd w:val="clear" w:color="auto" w:fill="D9E2F3" w:themeFill="accent1" w:themeFillTint="33"/>
          </w:tcPr>
          <w:p w14:paraId="35E26E08" w14:textId="77777777" w:rsidR="0081359C" w:rsidRPr="007A2B6D" w:rsidRDefault="0081359C" w:rsidP="00F03CD4">
            <w:pPr>
              <w:bidi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רובריקה</w:t>
            </w:r>
          </w:p>
        </w:tc>
        <w:tc>
          <w:tcPr>
            <w:tcW w:w="1299" w:type="dxa"/>
            <w:shd w:val="clear" w:color="auto" w:fill="D9E2F3" w:themeFill="accent1" w:themeFillTint="33"/>
          </w:tcPr>
          <w:p w14:paraId="4AA3F5A2" w14:textId="77777777" w:rsidR="0081359C" w:rsidRPr="007A2B6D" w:rsidRDefault="0081359C" w:rsidP="00F03CD4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7A2B6D">
              <w:rPr>
                <w:rFonts w:hint="cs"/>
                <w:b/>
                <w:bCs/>
                <w:sz w:val="20"/>
                <w:szCs w:val="20"/>
                <w:rtl/>
              </w:rPr>
              <w:t>שם השדה</w:t>
            </w:r>
          </w:p>
        </w:tc>
        <w:tc>
          <w:tcPr>
            <w:tcW w:w="1102" w:type="dxa"/>
            <w:shd w:val="clear" w:color="auto" w:fill="D9E2F3" w:themeFill="accent1" w:themeFillTint="33"/>
          </w:tcPr>
          <w:p w14:paraId="0F1321B2" w14:textId="77777777" w:rsidR="0081359C" w:rsidRPr="007A2B6D" w:rsidRDefault="0081359C" w:rsidP="00F03CD4">
            <w:pPr>
              <w:bidi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רמת מובהקות</w:t>
            </w:r>
          </w:p>
        </w:tc>
        <w:tc>
          <w:tcPr>
            <w:tcW w:w="852" w:type="dxa"/>
            <w:shd w:val="clear" w:color="auto" w:fill="D9E2F3" w:themeFill="accent1" w:themeFillTint="33"/>
          </w:tcPr>
          <w:p w14:paraId="6C0054F8" w14:textId="77777777" w:rsidR="0081359C" w:rsidRPr="007A2B6D" w:rsidRDefault="0081359C" w:rsidP="00F03CD4">
            <w:pPr>
              <w:bidi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סוג</w:t>
            </w:r>
          </w:p>
        </w:tc>
        <w:tc>
          <w:tcPr>
            <w:tcW w:w="895" w:type="dxa"/>
            <w:shd w:val="clear" w:color="auto" w:fill="D9E2F3" w:themeFill="accent1" w:themeFillTint="33"/>
          </w:tcPr>
          <w:p w14:paraId="63C8ADD8" w14:textId="77777777" w:rsidR="0081359C" w:rsidRDefault="0081359C" w:rsidP="00F03CD4">
            <w:pPr>
              <w:bidi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חובה</w:t>
            </w:r>
          </w:p>
        </w:tc>
        <w:tc>
          <w:tcPr>
            <w:tcW w:w="3320" w:type="dxa"/>
            <w:shd w:val="clear" w:color="auto" w:fill="D9E2F3" w:themeFill="accent1" w:themeFillTint="33"/>
          </w:tcPr>
          <w:p w14:paraId="24C22C22" w14:textId="77777777" w:rsidR="0081359C" w:rsidRPr="00D36627" w:rsidRDefault="0081359C" w:rsidP="00F03CD4">
            <w:pPr>
              <w:bidi/>
              <w:rPr>
                <w:b/>
                <w:bCs/>
                <w:rtl/>
              </w:rPr>
            </w:pPr>
            <w:r w:rsidRPr="00D36627">
              <w:rPr>
                <w:rFonts w:hint="cs"/>
                <w:b/>
                <w:bCs/>
                <w:rtl/>
              </w:rPr>
              <w:t>תנאי</w:t>
            </w:r>
          </w:p>
        </w:tc>
      </w:tr>
      <w:tr w:rsidR="0081359C" w:rsidRPr="00DC27BB" w14:paraId="72158A9A" w14:textId="77777777" w:rsidTr="00F03CD4">
        <w:tc>
          <w:tcPr>
            <w:tcW w:w="1167" w:type="dxa"/>
            <w:tcBorders>
              <w:bottom w:val="nil"/>
            </w:tcBorders>
          </w:tcPr>
          <w:p w14:paraId="24648BC3" w14:textId="77777777" w:rsidR="0081359C" w:rsidRPr="00DC27BB" w:rsidRDefault="0081359C" w:rsidP="00F03CD4">
            <w:pPr>
              <w:bidi/>
              <w:rPr>
                <w:u w:val="single"/>
                <w:rtl/>
              </w:rPr>
            </w:pPr>
            <w:r>
              <w:rPr>
                <w:rFonts w:hint="cs"/>
                <w:u w:val="single"/>
                <w:rtl/>
              </w:rPr>
              <w:t xml:space="preserve">מייפה </w:t>
            </w:r>
            <w:proofErr w:type="spellStart"/>
            <w:r>
              <w:rPr>
                <w:rFonts w:hint="cs"/>
                <w:u w:val="single"/>
                <w:rtl/>
              </w:rPr>
              <w:t>הכח</w:t>
            </w:r>
            <w:proofErr w:type="spellEnd"/>
            <w:r>
              <w:rPr>
                <w:rFonts w:hint="cs"/>
                <w:u w:val="single"/>
                <w:rtl/>
              </w:rPr>
              <w:t xml:space="preserve"> (הלקוח)</w:t>
            </w:r>
          </w:p>
        </w:tc>
        <w:tc>
          <w:tcPr>
            <w:tcW w:w="1299" w:type="dxa"/>
          </w:tcPr>
          <w:p w14:paraId="405272BC" w14:textId="77777777" w:rsidR="0081359C" w:rsidRPr="00DC27BB" w:rsidRDefault="0081359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שם</w:t>
            </w:r>
          </w:p>
        </w:tc>
        <w:tc>
          <w:tcPr>
            <w:tcW w:w="1102" w:type="dxa"/>
          </w:tcPr>
          <w:p w14:paraId="3608674C" w14:textId="77777777" w:rsidR="0081359C" w:rsidRPr="00DC27BB" w:rsidRDefault="0081359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52" w:type="dxa"/>
          </w:tcPr>
          <w:p w14:paraId="7B6F8FA5" w14:textId="77777777" w:rsidR="0081359C" w:rsidRPr="00DC27BB" w:rsidRDefault="0081359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שדה</w:t>
            </w:r>
          </w:p>
        </w:tc>
        <w:tc>
          <w:tcPr>
            <w:tcW w:w="895" w:type="dxa"/>
          </w:tcPr>
          <w:p w14:paraId="01E6A043" w14:textId="77777777" w:rsidR="0081359C" w:rsidRPr="00DC27BB" w:rsidRDefault="0081359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כן</w:t>
            </w:r>
          </w:p>
        </w:tc>
        <w:tc>
          <w:tcPr>
            <w:tcW w:w="3320" w:type="dxa"/>
          </w:tcPr>
          <w:p w14:paraId="079ECC70" w14:textId="77777777" w:rsidR="0081359C" w:rsidRPr="00DC27BB" w:rsidRDefault="0081359C" w:rsidP="00F03CD4">
            <w:pPr>
              <w:bidi/>
              <w:rPr>
                <w:rtl/>
              </w:rPr>
            </w:pPr>
          </w:p>
        </w:tc>
      </w:tr>
      <w:tr w:rsidR="0081359C" w:rsidRPr="00DC27BB" w14:paraId="7CBB5FE3" w14:textId="77777777" w:rsidTr="0081359C">
        <w:tc>
          <w:tcPr>
            <w:tcW w:w="1167" w:type="dxa"/>
            <w:tcBorders>
              <w:top w:val="nil"/>
              <w:bottom w:val="single" w:sz="4" w:space="0" w:color="auto"/>
            </w:tcBorders>
          </w:tcPr>
          <w:p w14:paraId="3F732355" w14:textId="77777777" w:rsidR="0081359C" w:rsidRPr="00DC27BB" w:rsidRDefault="0081359C" w:rsidP="00F03CD4">
            <w:pPr>
              <w:bidi/>
              <w:rPr>
                <w:u w:val="single"/>
                <w:rtl/>
              </w:rPr>
            </w:pPr>
          </w:p>
        </w:tc>
        <w:tc>
          <w:tcPr>
            <w:tcW w:w="1299" w:type="dxa"/>
          </w:tcPr>
          <w:p w14:paraId="3F1F4613" w14:textId="77777777" w:rsidR="0081359C" w:rsidRPr="00DC27BB" w:rsidRDefault="0081359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מס' זיהוי</w:t>
            </w:r>
          </w:p>
        </w:tc>
        <w:tc>
          <w:tcPr>
            <w:tcW w:w="1102" w:type="dxa"/>
          </w:tcPr>
          <w:p w14:paraId="2DD02AB5" w14:textId="77777777" w:rsidR="0081359C" w:rsidRPr="00DC27BB" w:rsidRDefault="0081359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100%</w:t>
            </w:r>
          </w:p>
        </w:tc>
        <w:tc>
          <w:tcPr>
            <w:tcW w:w="852" w:type="dxa"/>
          </w:tcPr>
          <w:p w14:paraId="2603397F" w14:textId="77777777" w:rsidR="0081359C" w:rsidRPr="00DC27BB" w:rsidRDefault="0081359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95" w:type="dxa"/>
          </w:tcPr>
          <w:p w14:paraId="64C18B83" w14:textId="77777777" w:rsidR="0081359C" w:rsidRPr="00DC27BB" w:rsidRDefault="0081359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כן</w:t>
            </w:r>
          </w:p>
        </w:tc>
        <w:tc>
          <w:tcPr>
            <w:tcW w:w="3320" w:type="dxa"/>
          </w:tcPr>
          <w:p w14:paraId="7011FA47" w14:textId="77777777" w:rsidR="0081359C" w:rsidRPr="00DC27BB" w:rsidRDefault="0081359C" w:rsidP="00F03CD4">
            <w:pPr>
              <w:bidi/>
              <w:rPr>
                <w:rtl/>
              </w:rPr>
            </w:pPr>
          </w:p>
        </w:tc>
      </w:tr>
      <w:tr w:rsidR="0081359C" w:rsidRPr="00DC27BB" w14:paraId="0E908AEB" w14:textId="77777777" w:rsidTr="0081359C">
        <w:tc>
          <w:tcPr>
            <w:tcW w:w="1167" w:type="dxa"/>
            <w:tcBorders>
              <w:top w:val="single" w:sz="4" w:space="0" w:color="auto"/>
              <w:bottom w:val="nil"/>
            </w:tcBorders>
          </w:tcPr>
          <w:p w14:paraId="3B5A8F76" w14:textId="77777777" w:rsidR="0081359C" w:rsidRPr="00DC27BB" w:rsidRDefault="0081359C" w:rsidP="00F03CD4">
            <w:pPr>
              <w:bidi/>
              <w:rPr>
                <w:u w:val="single"/>
                <w:rtl/>
              </w:rPr>
            </w:pPr>
            <w:r>
              <w:rPr>
                <w:rFonts w:hint="cs"/>
                <w:u w:val="single"/>
                <w:rtl/>
              </w:rPr>
              <w:t xml:space="preserve">מיופה </w:t>
            </w:r>
            <w:proofErr w:type="spellStart"/>
            <w:r>
              <w:rPr>
                <w:rFonts w:hint="cs"/>
                <w:u w:val="single"/>
                <w:rtl/>
              </w:rPr>
              <w:t>הכח</w:t>
            </w:r>
            <w:proofErr w:type="spellEnd"/>
            <w:r w:rsidRPr="00DC27BB">
              <w:rPr>
                <w:rFonts w:hint="cs"/>
                <w:u w:val="single"/>
                <w:rtl/>
              </w:rPr>
              <w:t xml:space="preserve"> </w:t>
            </w:r>
          </w:p>
        </w:tc>
        <w:tc>
          <w:tcPr>
            <w:tcW w:w="1299" w:type="dxa"/>
          </w:tcPr>
          <w:p w14:paraId="1C3E6F6C" w14:textId="77777777" w:rsidR="0081359C" w:rsidRPr="00DC27BB" w:rsidRDefault="0081359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שם</w:t>
            </w:r>
          </w:p>
        </w:tc>
        <w:tc>
          <w:tcPr>
            <w:tcW w:w="1102" w:type="dxa"/>
          </w:tcPr>
          <w:p w14:paraId="224535A3" w14:textId="77777777" w:rsidR="0081359C" w:rsidRPr="00DC27BB" w:rsidRDefault="0081359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52" w:type="dxa"/>
          </w:tcPr>
          <w:p w14:paraId="542778EB" w14:textId="77777777" w:rsidR="0081359C" w:rsidRPr="00DC27BB" w:rsidRDefault="0081359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שדה</w:t>
            </w:r>
          </w:p>
        </w:tc>
        <w:tc>
          <w:tcPr>
            <w:tcW w:w="895" w:type="dxa"/>
          </w:tcPr>
          <w:p w14:paraId="0956ACE3" w14:textId="77777777" w:rsidR="0081359C" w:rsidRPr="00DC27BB" w:rsidRDefault="0081359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כן</w:t>
            </w:r>
          </w:p>
        </w:tc>
        <w:tc>
          <w:tcPr>
            <w:tcW w:w="3320" w:type="dxa"/>
          </w:tcPr>
          <w:p w14:paraId="5D3327F3" w14:textId="77777777" w:rsidR="0081359C" w:rsidRPr="00DC27BB" w:rsidRDefault="0081359C" w:rsidP="00F03CD4">
            <w:pPr>
              <w:bidi/>
              <w:rPr>
                <w:rtl/>
              </w:rPr>
            </w:pPr>
          </w:p>
        </w:tc>
      </w:tr>
      <w:tr w:rsidR="0081359C" w:rsidRPr="00DC27BB" w14:paraId="42CE0749" w14:textId="77777777" w:rsidTr="0081359C">
        <w:tc>
          <w:tcPr>
            <w:tcW w:w="1167" w:type="dxa"/>
            <w:tcBorders>
              <w:top w:val="nil"/>
              <w:bottom w:val="single" w:sz="4" w:space="0" w:color="auto"/>
            </w:tcBorders>
          </w:tcPr>
          <w:p w14:paraId="5A2E1397" w14:textId="77777777" w:rsidR="0081359C" w:rsidRPr="00DC27BB" w:rsidRDefault="0081359C" w:rsidP="00F03CD4">
            <w:pPr>
              <w:bidi/>
              <w:rPr>
                <w:u w:val="single"/>
                <w:rtl/>
              </w:rPr>
            </w:pPr>
            <w:r>
              <w:rPr>
                <w:rFonts w:hint="cs"/>
                <w:u w:val="single"/>
                <w:rtl/>
              </w:rPr>
              <w:t>(סוכן ביטוח/יועץ)</w:t>
            </w:r>
          </w:p>
        </w:tc>
        <w:tc>
          <w:tcPr>
            <w:tcW w:w="1299" w:type="dxa"/>
          </w:tcPr>
          <w:p w14:paraId="34B266DE" w14:textId="77777777" w:rsidR="0081359C" w:rsidRPr="00DC27BB" w:rsidRDefault="0081359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מס' זיהוי</w:t>
            </w:r>
          </w:p>
        </w:tc>
        <w:tc>
          <w:tcPr>
            <w:tcW w:w="1102" w:type="dxa"/>
          </w:tcPr>
          <w:p w14:paraId="3B21126A" w14:textId="77777777" w:rsidR="0081359C" w:rsidRPr="00DC27BB" w:rsidRDefault="0081359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52" w:type="dxa"/>
          </w:tcPr>
          <w:p w14:paraId="7ECC3615" w14:textId="77777777" w:rsidR="0081359C" w:rsidRPr="00DC27BB" w:rsidRDefault="0081359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שדה</w:t>
            </w:r>
          </w:p>
        </w:tc>
        <w:tc>
          <w:tcPr>
            <w:tcW w:w="895" w:type="dxa"/>
          </w:tcPr>
          <w:p w14:paraId="7B43D210" w14:textId="77777777" w:rsidR="0081359C" w:rsidRPr="00DC27BB" w:rsidRDefault="0081359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כן</w:t>
            </w:r>
          </w:p>
        </w:tc>
        <w:tc>
          <w:tcPr>
            <w:tcW w:w="3320" w:type="dxa"/>
          </w:tcPr>
          <w:p w14:paraId="73DEBB8D" w14:textId="77777777" w:rsidR="0081359C" w:rsidRPr="00DC27BB" w:rsidRDefault="0081359C" w:rsidP="00F03CD4">
            <w:pPr>
              <w:bidi/>
              <w:rPr>
                <w:rtl/>
              </w:rPr>
            </w:pPr>
          </w:p>
        </w:tc>
      </w:tr>
      <w:tr w:rsidR="0081359C" w:rsidRPr="00DC27BB" w14:paraId="1D04C314" w14:textId="77777777" w:rsidTr="0081359C">
        <w:tc>
          <w:tcPr>
            <w:tcW w:w="1167" w:type="dxa"/>
            <w:tcBorders>
              <w:top w:val="single" w:sz="4" w:space="0" w:color="auto"/>
              <w:bottom w:val="nil"/>
            </w:tcBorders>
          </w:tcPr>
          <w:p w14:paraId="25294AB6" w14:textId="1BCE9883" w:rsidR="0081359C" w:rsidRDefault="0081359C" w:rsidP="00F03CD4">
            <w:pPr>
              <w:bidi/>
              <w:rPr>
                <w:u w:val="single"/>
                <w:rtl/>
              </w:rPr>
            </w:pPr>
            <w:r>
              <w:rPr>
                <w:rFonts w:hint="cs"/>
                <w:u w:val="single"/>
                <w:rtl/>
              </w:rPr>
              <w:t>הרשאה</w:t>
            </w:r>
            <w:r w:rsidR="002F4B7C">
              <w:rPr>
                <w:rFonts w:hint="cs"/>
                <w:u w:val="single"/>
                <w:rtl/>
              </w:rPr>
              <w:t xml:space="preserve"> זו מתייחסת רק</w:t>
            </w:r>
          </w:p>
        </w:tc>
        <w:tc>
          <w:tcPr>
            <w:tcW w:w="1299" w:type="dxa"/>
          </w:tcPr>
          <w:p w14:paraId="3C23EB54" w14:textId="1741E119" w:rsidR="0081359C" w:rsidRDefault="0081359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מספר חשבון או פוליסה של הלקוח במוצר</w:t>
            </w:r>
          </w:p>
        </w:tc>
        <w:tc>
          <w:tcPr>
            <w:tcW w:w="1102" w:type="dxa"/>
          </w:tcPr>
          <w:p w14:paraId="4907CCBB" w14:textId="482D84F3" w:rsidR="0081359C" w:rsidRPr="00DC27BB" w:rsidRDefault="002F4B7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100%</w:t>
            </w:r>
          </w:p>
        </w:tc>
        <w:tc>
          <w:tcPr>
            <w:tcW w:w="852" w:type="dxa"/>
          </w:tcPr>
          <w:p w14:paraId="4B460C42" w14:textId="40F1644D" w:rsidR="0081359C" w:rsidRDefault="002F4B7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שדה</w:t>
            </w:r>
          </w:p>
        </w:tc>
        <w:tc>
          <w:tcPr>
            <w:tcW w:w="895" w:type="dxa"/>
          </w:tcPr>
          <w:p w14:paraId="59511026" w14:textId="63FE223F" w:rsidR="0081359C" w:rsidRDefault="002F4B7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כן</w:t>
            </w:r>
          </w:p>
        </w:tc>
        <w:tc>
          <w:tcPr>
            <w:tcW w:w="3320" w:type="dxa"/>
          </w:tcPr>
          <w:p w14:paraId="15E56949" w14:textId="77777777" w:rsidR="0081359C" w:rsidRPr="00DC27BB" w:rsidRDefault="0081359C" w:rsidP="00F03CD4">
            <w:pPr>
              <w:bidi/>
              <w:rPr>
                <w:rtl/>
              </w:rPr>
            </w:pPr>
          </w:p>
        </w:tc>
      </w:tr>
      <w:tr w:rsidR="0081359C" w:rsidRPr="00DC27BB" w14:paraId="28D415F3" w14:textId="77777777" w:rsidTr="00F03CD4">
        <w:tc>
          <w:tcPr>
            <w:tcW w:w="1167" w:type="dxa"/>
            <w:tcBorders>
              <w:top w:val="nil"/>
              <w:bottom w:val="nil"/>
            </w:tcBorders>
          </w:tcPr>
          <w:p w14:paraId="6204FE66" w14:textId="641593D2" w:rsidR="0081359C" w:rsidRDefault="002F4B7C" w:rsidP="00F03CD4">
            <w:pPr>
              <w:bidi/>
              <w:rPr>
                <w:u w:val="single"/>
                <w:rtl/>
              </w:rPr>
            </w:pPr>
            <w:r>
              <w:rPr>
                <w:rFonts w:hint="cs"/>
                <w:u w:val="single"/>
                <w:rtl/>
              </w:rPr>
              <w:t>למוצרים הפנסיונים</w:t>
            </w:r>
          </w:p>
        </w:tc>
        <w:tc>
          <w:tcPr>
            <w:tcW w:w="1299" w:type="dxa"/>
          </w:tcPr>
          <w:p w14:paraId="74A06AC4" w14:textId="21E9D95C" w:rsidR="0081359C" w:rsidRDefault="0081359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מספר הקידוד של המוצר</w:t>
            </w:r>
          </w:p>
        </w:tc>
        <w:tc>
          <w:tcPr>
            <w:tcW w:w="1102" w:type="dxa"/>
          </w:tcPr>
          <w:p w14:paraId="492CC7A1" w14:textId="20A1CB82" w:rsidR="0081359C" w:rsidRPr="00DC27BB" w:rsidRDefault="002F4B7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100%</w:t>
            </w:r>
          </w:p>
        </w:tc>
        <w:tc>
          <w:tcPr>
            <w:tcW w:w="852" w:type="dxa"/>
          </w:tcPr>
          <w:p w14:paraId="55F35104" w14:textId="72B29FF1" w:rsidR="0081359C" w:rsidRDefault="002F4B7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שדה</w:t>
            </w:r>
          </w:p>
        </w:tc>
        <w:tc>
          <w:tcPr>
            <w:tcW w:w="895" w:type="dxa"/>
          </w:tcPr>
          <w:p w14:paraId="7277E503" w14:textId="450D9522" w:rsidR="0081359C" w:rsidRDefault="002F4B7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כן</w:t>
            </w:r>
          </w:p>
        </w:tc>
        <w:tc>
          <w:tcPr>
            <w:tcW w:w="3320" w:type="dxa"/>
          </w:tcPr>
          <w:p w14:paraId="7C9986C4" w14:textId="77777777" w:rsidR="0081359C" w:rsidRPr="00DC27BB" w:rsidRDefault="0081359C" w:rsidP="00F03CD4">
            <w:pPr>
              <w:bidi/>
              <w:rPr>
                <w:rtl/>
              </w:rPr>
            </w:pPr>
          </w:p>
        </w:tc>
      </w:tr>
      <w:tr w:rsidR="0081359C" w:rsidRPr="00DC27BB" w14:paraId="1976CCFB" w14:textId="77777777" w:rsidTr="00F03CD4">
        <w:tc>
          <w:tcPr>
            <w:tcW w:w="1167" w:type="dxa"/>
            <w:tcBorders>
              <w:top w:val="nil"/>
              <w:bottom w:val="nil"/>
            </w:tcBorders>
          </w:tcPr>
          <w:p w14:paraId="67882053" w14:textId="18695E4B" w:rsidR="0081359C" w:rsidRDefault="0081359C" w:rsidP="00F03CD4">
            <w:pPr>
              <w:bidi/>
              <w:rPr>
                <w:u w:val="single"/>
                <w:rtl/>
              </w:rPr>
            </w:pPr>
          </w:p>
        </w:tc>
        <w:tc>
          <w:tcPr>
            <w:tcW w:w="1299" w:type="dxa"/>
          </w:tcPr>
          <w:p w14:paraId="6C4CF4B4" w14:textId="0C7BAABB" w:rsidR="0081359C" w:rsidRDefault="002F4B7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סוכן הביטוח או היועץ הפנסיוני יקבל מיד</w:t>
            </w:r>
            <w:r w:rsidR="008411D4">
              <w:rPr>
                <w:rFonts w:hint="cs"/>
                <w:rtl/>
              </w:rPr>
              <w:t xml:space="preserve">ע </w:t>
            </w:r>
            <w:r>
              <w:rPr>
                <w:rFonts w:hint="cs"/>
                <w:rtl/>
              </w:rPr>
              <w:t>בלבד</w:t>
            </w:r>
          </w:p>
        </w:tc>
        <w:tc>
          <w:tcPr>
            <w:tcW w:w="1102" w:type="dxa"/>
          </w:tcPr>
          <w:p w14:paraId="5F549473" w14:textId="0E0D97E6" w:rsidR="0081359C" w:rsidRPr="00DC27BB" w:rsidRDefault="002F4B7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100%</w:t>
            </w:r>
          </w:p>
        </w:tc>
        <w:tc>
          <w:tcPr>
            <w:tcW w:w="852" w:type="dxa"/>
          </w:tcPr>
          <w:p w14:paraId="4ACFF1BE" w14:textId="06533A38" w:rsidR="0081359C" w:rsidRDefault="002F4B7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צ'ק בוקס</w:t>
            </w:r>
          </w:p>
        </w:tc>
        <w:tc>
          <w:tcPr>
            <w:tcW w:w="895" w:type="dxa"/>
          </w:tcPr>
          <w:p w14:paraId="2679EA6E" w14:textId="04584EAB" w:rsidR="0081359C" w:rsidRDefault="002F4B7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לא</w:t>
            </w:r>
          </w:p>
        </w:tc>
        <w:tc>
          <w:tcPr>
            <w:tcW w:w="3320" w:type="dxa"/>
          </w:tcPr>
          <w:p w14:paraId="2E2340B9" w14:textId="6BDA448D" w:rsidR="0081359C" w:rsidRPr="00DC27BB" w:rsidRDefault="002F4B7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אם סומן- למשוך.</w:t>
            </w:r>
          </w:p>
        </w:tc>
      </w:tr>
      <w:tr w:rsidR="0081359C" w:rsidRPr="00DC27BB" w14:paraId="4D0580E2" w14:textId="77777777" w:rsidTr="00F03CD4">
        <w:tc>
          <w:tcPr>
            <w:tcW w:w="1167" w:type="dxa"/>
            <w:tcBorders>
              <w:top w:val="single" w:sz="4" w:space="0" w:color="auto"/>
              <w:bottom w:val="nil"/>
            </w:tcBorders>
          </w:tcPr>
          <w:p w14:paraId="74FA471F" w14:textId="77777777" w:rsidR="0081359C" w:rsidRPr="00DC27BB" w:rsidRDefault="0081359C" w:rsidP="00F03CD4">
            <w:pPr>
              <w:bidi/>
              <w:rPr>
                <w:u w:val="single"/>
                <w:rtl/>
              </w:rPr>
            </w:pPr>
          </w:p>
        </w:tc>
        <w:tc>
          <w:tcPr>
            <w:tcW w:w="1299" w:type="dxa"/>
          </w:tcPr>
          <w:p w14:paraId="408754AA" w14:textId="77777777" w:rsidR="0081359C" w:rsidRPr="00DC27BB" w:rsidRDefault="0081359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הרשאה זו תעמוד למשך 10 שנים</w:t>
            </w:r>
          </w:p>
        </w:tc>
        <w:tc>
          <w:tcPr>
            <w:tcW w:w="1102" w:type="dxa"/>
          </w:tcPr>
          <w:p w14:paraId="22C7E6E2" w14:textId="77777777" w:rsidR="0081359C" w:rsidRPr="00DC27BB" w:rsidRDefault="0081359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52" w:type="dxa"/>
          </w:tcPr>
          <w:p w14:paraId="69F13FDF" w14:textId="77777777" w:rsidR="0081359C" w:rsidRPr="00DC27BB" w:rsidRDefault="0081359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צ'ק בוקס</w:t>
            </w:r>
          </w:p>
        </w:tc>
        <w:tc>
          <w:tcPr>
            <w:tcW w:w="895" w:type="dxa"/>
          </w:tcPr>
          <w:p w14:paraId="672C2AB2" w14:textId="77777777" w:rsidR="0081359C" w:rsidRPr="00DC27BB" w:rsidRDefault="0081359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320" w:type="dxa"/>
          </w:tcPr>
          <w:p w14:paraId="246EE2F4" w14:textId="77777777" w:rsidR="0081359C" w:rsidRPr="00DC27BB" w:rsidRDefault="0081359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לא חובה לסמן כלל- אך אם סעיף זה נבחר הסעיף הבא חייב לא להיות מסומן.</w:t>
            </w:r>
          </w:p>
        </w:tc>
      </w:tr>
      <w:tr w:rsidR="0081359C" w:rsidRPr="00DC27BB" w14:paraId="2B1BFE3B" w14:textId="77777777" w:rsidTr="00F03CD4">
        <w:tc>
          <w:tcPr>
            <w:tcW w:w="1167" w:type="dxa"/>
            <w:tcBorders>
              <w:top w:val="nil"/>
              <w:bottom w:val="nil"/>
            </w:tcBorders>
          </w:tcPr>
          <w:p w14:paraId="672E3A90" w14:textId="77777777" w:rsidR="0081359C" w:rsidRPr="00DC27BB" w:rsidRDefault="0081359C" w:rsidP="00F03CD4">
            <w:pPr>
              <w:bidi/>
              <w:rPr>
                <w:u w:val="single"/>
                <w:rtl/>
              </w:rPr>
            </w:pPr>
            <w:r>
              <w:rPr>
                <w:rFonts w:hint="cs"/>
                <w:u w:val="single"/>
                <w:rtl/>
              </w:rPr>
              <w:t xml:space="preserve">תוקפו של ייפוי </w:t>
            </w:r>
            <w:proofErr w:type="spellStart"/>
            <w:r>
              <w:rPr>
                <w:rFonts w:hint="cs"/>
                <w:u w:val="single"/>
                <w:rtl/>
              </w:rPr>
              <w:t>הכח</w:t>
            </w:r>
            <w:proofErr w:type="spellEnd"/>
          </w:p>
        </w:tc>
        <w:tc>
          <w:tcPr>
            <w:tcW w:w="1299" w:type="dxa"/>
          </w:tcPr>
          <w:p w14:paraId="738985B2" w14:textId="77777777" w:rsidR="0081359C" w:rsidRPr="00DC27BB" w:rsidRDefault="0081359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הרשאה זו תעמוד למשך תקופה הקצרה מ10 שנים</w:t>
            </w:r>
          </w:p>
        </w:tc>
        <w:tc>
          <w:tcPr>
            <w:tcW w:w="1102" w:type="dxa"/>
          </w:tcPr>
          <w:p w14:paraId="7DDAE044" w14:textId="77777777" w:rsidR="0081359C" w:rsidRPr="00DC27BB" w:rsidRDefault="0081359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52" w:type="dxa"/>
          </w:tcPr>
          <w:p w14:paraId="50DA9267" w14:textId="77777777" w:rsidR="0081359C" w:rsidRPr="00DC27BB" w:rsidRDefault="0081359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צ'ק בוקס</w:t>
            </w:r>
          </w:p>
        </w:tc>
        <w:tc>
          <w:tcPr>
            <w:tcW w:w="895" w:type="dxa"/>
          </w:tcPr>
          <w:p w14:paraId="6C2F6370" w14:textId="77777777" w:rsidR="0081359C" w:rsidRPr="00DC27BB" w:rsidRDefault="0081359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320" w:type="dxa"/>
          </w:tcPr>
          <w:p w14:paraId="7106C0B6" w14:textId="77777777" w:rsidR="0081359C" w:rsidRPr="00DC27BB" w:rsidRDefault="0081359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לא חובה לסמן כלל- אך אם סעיף זה נבחר הסעיף הקודם חייב לא להיות מסומן.</w:t>
            </w:r>
          </w:p>
        </w:tc>
      </w:tr>
      <w:tr w:rsidR="0081359C" w:rsidRPr="00DC27BB" w14:paraId="31EC5B34" w14:textId="77777777" w:rsidTr="00F03CD4">
        <w:tc>
          <w:tcPr>
            <w:tcW w:w="1167" w:type="dxa"/>
            <w:tcBorders>
              <w:top w:val="nil"/>
              <w:bottom w:val="nil"/>
            </w:tcBorders>
          </w:tcPr>
          <w:p w14:paraId="6BF4D780" w14:textId="77777777" w:rsidR="0081359C" w:rsidRPr="00DC27BB" w:rsidRDefault="0081359C" w:rsidP="00F03CD4">
            <w:pPr>
              <w:bidi/>
              <w:rPr>
                <w:u w:val="single"/>
                <w:rtl/>
              </w:rPr>
            </w:pPr>
          </w:p>
        </w:tc>
        <w:tc>
          <w:tcPr>
            <w:tcW w:w="1299" w:type="dxa"/>
          </w:tcPr>
          <w:p w14:paraId="2AFC40F0" w14:textId="77777777" w:rsidR="0081359C" w:rsidRPr="00DC27BB" w:rsidRDefault="0081359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עד ליום</w:t>
            </w:r>
          </w:p>
        </w:tc>
        <w:tc>
          <w:tcPr>
            <w:tcW w:w="1102" w:type="dxa"/>
          </w:tcPr>
          <w:p w14:paraId="2A53FF58" w14:textId="77777777" w:rsidR="0081359C" w:rsidRPr="00DC27BB" w:rsidRDefault="0081359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52" w:type="dxa"/>
          </w:tcPr>
          <w:p w14:paraId="7377A9BC" w14:textId="77777777" w:rsidR="0081359C" w:rsidRPr="00DC27BB" w:rsidRDefault="0081359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95" w:type="dxa"/>
          </w:tcPr>
          <w:p w14:paraId="50B7782C" w14:textId="77777777" w:rsidR="0081359C" w:rsidRPr="00DC27BB" w:rsidRDefault="0081359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320" w:type="dxa"/>
          </w:tcPr>
          <w:p w14:paraId="298A18F6" w14:textId="77777777" w:rsidR="0081359C" w:rsidRPr="00DC27BB" w:rsidRDefault="0081359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חובה במידה והסעיף שנבחר הינו הרשאה לתקופה קצרה מ10 שנים, לפיכך יש לציין תאריך מדויק ולכן חובה למשוך נתון זה.</w:t>
            </w:r>
          </w:p>
        </w:tc>
      </w:tr>
      <w:tr w:rsidR="0081359C" w:rsidRPr="00DC27BB" w14:paraId="36CD4D49" w14:textId="77777777" w:rsidTr="00F03CD4">
        <w:tc>
          <w:tcPr>
            <w:tcW w:w="1167" w:type="dxa"/>
            <w:tcBorders>
              <w:top w:val="single" w:sz="4" w:space="0" w:color="auto"/>
              <w:bottom w:val="nil"/>
            </w:tcBorders>
          </w:tcPr>
          <w:p w14:paraId="53739874" w14:textId="77777777" w:rsidR="0081359C" w:rsidRPr="00DC27BB" w:rsidRDefault="0081359C" w:rsidP="00F03CD4">
            <w:pPr>
              <w:bidi/>
              <w:rPr>
                <w:u w:val="single"/>
                <w:rtl/>
              </w:rPr>
            </w:pPr>
          </w:p>
        </w:tc>
        <w:tc>
          <w:tcPr>
            <w:tcW w:w="1299" w:type="dxa"/>
          </w:tcPr>
          <w:p w14:paraId="14AC8DAF" w14:textId="77777777" w:rsidR="0081359C" w:rsidRPr="00DC27BB" w:rsidRDefault="0081359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חתימת ה</w:t>
            </w:r>
            <w:r>
              <w:rPr>
                <w:rFonts w:hint="cs"/>
                <w:rtl/>
              </w:rPr>
              <w:t>לקוח</w:t>
            </w:r>
          </w:p>
        </w:tc>
        <w:tc>
          <w:tcPr>
            <w:tcW w:w="1102" w:type="dxa"/>
          </w:tcPr>
          <w:p w14:paraId="3AC4297F" w14:textId="77777777" w:rsidR="0081359C" w:rsidRPr="00DC27BB" w:rsidRDefault="0081359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5%</w:t>
            </w:r>
          </w:p>
        </w:tc>
        <w:tc>
          <w:tcPr>
            <w:tcW w:w="852" w:type="dxa"/>
          </w:tcPr>
          <w:p w14:paraId="1278CC73" w14:textId="77777777" w:rsidR="0081359C" w:rsidRPr="00DC27BB" w:rsidRDefault="0081359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95" w:type="dxa"/>
          </w:tcPr>
          <w:p w14:paraId="3F480D0D" w14:textId="77777777" w:rsidR="0081359C" w:rsidRPr="00DC27BB" w:rsidRDefault="0081359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320" w:type="dxa"/>
          </w:tcPr>
          <w:p w14:paraId="4A298B2E" w14:textId="77777777" w:rsidR="0081359C" w:rsidRPr="00DC27BB" w:rsidRDefault="0081359C" w:rsidP="00F03CD4">
            <w:pPr>
              <w:bidi/>
              <w:rPr>
                <w:rtl/>
              </w:rPr>
            </w:pPr>
          </w:p>
        </w:tc>
      </w:tr>
      <w:tr w:rsidR="0081359C" w:rsidRPr="00DC27BB" w14:paraId="23C16E32" w14:textId="77777777" w:rsidTr="00F03CD4">
        <w:tc>
          <w:tcPr>
            <w:tcW w:w="1167" w:type="dxa"/>
            <w:tcBorders>
              <w:top w:val="nil"/>
              <w:bottom w:val="nil"/>
            </w:tcBorders>
          </w:tcPr>
          <w:p w14:paraId="7D1AC0BC" w14:textId="77777777" w:rsidR="0081359C" w:rsidRPr="00DC27BB" w:rsidRDefault="0081359C" w:rsidP="00F03CD4">
            <w:pPr>
              <w:bidi/>
              <w:rPr>
                <w:u w:val="single"/>
                <w:rtl/>
              </w:rPr>
            </w:pPr>
          </w:p>
        </w:tc>
        <w:tc>
          <w:tcPr>
            <w:tcW w:w="1299" w:type="dxa"/>
          </w:tcPr>
          <w:p w14:paraId="0660D6A0" w14:textId="77777777" w:rsidR="0081359C" w:rsidRPr="00DC27BB" w:rsidRDefault="0081359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תאריך חתימה</w:t>
            </w:r>
          </w:p>
        </w:tc>
        <w:tc>
          <w:tcPr>
            <w:tcW w:w="1102" w:type="dxa"/>
          </w:tcPr>
          <w:p w14:paraId="4C166202" w14:textId="77777777" w:rsidR="0081359C" w:rsidRPr="00DC27BB" w:rsidRDefault="0081359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52" w:type="dxa"/>
          </w:tcPr>
          <w:p w14:paraId="11BAD52D" w14:textId="77777777" w:rsidR="0081359C" w:rsidRPr="00DC27BB" w:rsidRDefault="0081359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95" w:type="dxa"/>
          </w:tcPr>
          <w:p w14:paraId="4790C8C8" w14:textId="77777777" w:rsidR="0081359C" w:rsidRPr="00DC27BB" w:rsidRDefault="0081359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320" w:type="dxa"/>
          </w:tcPr>
          <w:p w14:paraId="18738BA8" w14:textId="77777777" w:rsidR="0081359C" w:rsidRPr="00DC27BB" w:rsidRDefault="0081359C" w:rsidP="00F03CD4">
            <w:pPr>
              <w:bidi/>
              <w:rPr>
                <w:rtl/>
              </w:rPr>
            </w:pPr>
          </w:p>
        </w:tc>
      </w:tr>
      <w:tr w:rsidR="0081359C" w:rsidRPr="00DC27BB" w14:paraId="6E8CEFE3" w14:textId="77777777" w:rsidTr="00F03CD4">
        <w:tc>
          <w:tcPr>
            <w:tcW w:w="1167" w:type="dxa"/>
            <w:tcBorders>
              <w:top w:val="nil"/>
              <w:bottom w:val="nil"/>
            </w:tcBorders>
          </w:tcPr>
          <w:p w14:paraId="4EAD368D" w14:textId="77777777" w:rsidR="0081359C" w:rsidRPr="00DC27BB" w:rsidRDefault="0081359C" w:rsidP="00F03CD4">
            <w:pPr>
              <w:bidi/>
              <w:rPr>
                <w:u w:val="single"/>
                <w:rtl/>
              </w:rPr>
            </w:pPr>
            <w:r>
              <w:rPr>
                <w:rFonts w:hint="cs"/>
                <w:u w:val="single"/>
                <w:rtl/>
              </w:rPr>
              <w:t>ולראיה באתי על החתום</w:t>
            </w:r>
          </w:p>
        </w:tc>
        <w:tc>
          <w:tcPr>
            <w:tcW w:w="1299" w:type="dxa"/>
          </w:tcPr>
          <w:p w14:paraId="66129683" w14:textId="77777777" w:rsidR="0081359C" w:rsidRPr="00DC27BB" w:rsidRDefault="0081359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שם סוכן הביטוח או היועץ הפנסיוני בפניו חתם הלקוח</w:t>
            </w:r>
          </w:p>
        </w:tc>
        <w:tc>
          <w:tcPr>
            <w:tcW w:w="1102" w:type="dxa"/>
          </w:tcPr>
          <w:p w14:paraId="722510E1" w14:textId="77777777" w:rsidR="0081359C" w:rsidRPr="00DC27BB" w:rsidRDefault="0081359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95%</w:t>
            </w:r>
          </w:p>
        </w:tc>
        <w:tc>
          <w:tcPr>
            <w:tcW w:w="852" w:type="dxa"/>
          </w:tcPr>
          <w:p w14:paraId="13057A28" w14:textId="77777777" w:rsidR="0081359C" w:rsidRPr="00DC27BB" w:rsidRDefault="0081359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95" w:type="dxa"/>
          </w:tcPr>
          <w:p w14:paraId="542C1218" w14:textId="77777777" w:rsidR="0081359C" w:rsidRPr="00DC27BB" w:rsidRDefault="0081359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320" w:type="dxa"/>
          </w:tcPr>
          <w:p w14:paraId="39BEFA16" w14:textId="77777777" w:rsidR="0081359C" w:rsidRPr="00DC27BB" w:rsidRDefault="0081359C" w:rsidP="00F03CD4">
            <w:pPr>
              <w:bidi/>
              <w:rPr>
                <w:rtl/>
              </w:rPr>
            </w:pPr>
          </w:p>
        </w:tc>
      </w:tr>
      <w:tr w:rsidR="0081359C" w:rsidRPr="00DC27BB" w14:paraId="5EFDA307" w14:textId="77777777" w:rsidTr="00F03CD4">
        <w:tc>
          <w:tcPr>
            <w:tcW w:w="1167" w:type="dxa"/>
            <w:tcBorders>
              <w:top w:val="nil"/>
              <w:bottom w:val="nil"/>
            </w:tcBorders>
          </w:tcPr>
          <w:p w14:paraId="2FDBC5C3" w14:textId="77777777" w:rsidR="0081359C" w:rsidRPr="00DC27BB" w:rsidRDefault="0081359C" w:rsidP="00F03CD4">
            <w:pPr>
              <w:bidi/>
              <w:rPr>
                <w:u w:val="single"/>
                <w:rtl/>
              </w:rPr>
            </w:pPr>
          </w:p>
        </w:tc>
        <w:tc>
          <w:tcPr>
            <w:tcW w:w="1299" w:type="dxa"/>
          </w:tcPr>
          <w:p w14:paraId="1D3E8BB4" w14:textId="77777777" w:rsidR="0081359C" w:rsidRPr="00DC27BB" w:rsidRDefault="0081359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 xml:space="preserve">חתימת </w:t>
            </w:r>
            <w:r>
              <w:rPr>
                <w:rFonts w:hint="cs"/>
                <w:rtl/>
              </w:rPr>
              <w:t xml:space="preserve">סוכן הביטוח או </w:t>
            </w:r>
            <w:r>
              <w:rPr>
                <w:rFonts w:hint="cs"/>
                <w:rtl/>
              </w:rPr>
              <w:lastRenderedPageBreak/>
              <w:t>היועץ הפנסיוני</w:t>
            </w:r>
          </w:p>
        </w:tc>
        <w:tc>
          <w:tcPr>
            <w:tcW w:w="1102" w:type="dxa"/>
          </w:tcPr>
          <w:p w14:paraId="03824545" w14:textId="77777777" w:rsidR="0081359C" w:rsidRPr="00DC27BB" w:rsidRDefault="0081359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lastRenderedPageBreak/>
              <w:t>5%</w:t>
            </w:r>
          </w:p>
        </w:tc>
        <w:tc>
          <w:tcPr>
            <w:tcW w:w="852" w:type="dxa"/>
          </w:tcPr>
          <w:p w14:paraId="37A8297B" w14:textId="77777777" w:rsidR="0081359C" w:rsidRPr="00DC27BB" w:rsidRDefault="0081359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95" w:type="dxa"/>
          </w:tcPr>
          <w:p w14:paraId="494C1D1D" w14:textId="77777777" w:rsidR="0081359C" w:rsidRPr="00DC27BB" w:rsidRDefault="0081359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320" w:type="dxa"/>
          </w:tcPr>
          <w:p w14:paraId="0805BBAD" w14:textId="77777777" w:rsidR="0081359C" w:rsidRPr="00DC27BB" w:rsidRDefault="0081359C" w:rsidP="00F03CD4">
            <w:pPr>
              <w:bidi/>
              <w:rPr>
                <w:rtl/>
              </w:rPr>
            </w:pPr>
          </w:p>
        </w:tc>
      </w:tr>
      <w:tr w:rsidR="0081359C" w:rsidRPr="00DC27BB" w14:paraId="78DE8331" w14:textId="77777777" w:rsidTr="00F03CD4">
        <w:tc>
          <w:tcPr>
            <w:tcW w:w="1167" w:type="dxa"/>
            <w:tcBorders>
              <w:top w:val="nil"/>
              <w:bottom w:val="single" w:sz="4" w:space="0" w:color="auto"/>
            </w:tcBorders>
          </w:tcPr>
          <w:p w14:paraId="436432D0" w14:textId="77777777" w:rsidR="0081359C" w:rsidRPr="00DC27BB" w:rsidRDefault="0081359C" w:rsidP="00F03CD4">
            <w:pPr>
              <w:bidi/>
              <w:rPr>
                <w:u w:val="single"/>
                <w:rtl/>
              </w:rPr>
            </w:pPr>
          </w:p>
        </w:tc>
        <w:tc>
          <w:tcPr>
            <w:tcW w:w="1299" w:type="dxa"/>
          </w:tcPr>
          <w:p w14:paraId="75FE2549" w14:textId="77777777" w:rsidR="0081359C" w:rsidRPr="00DC27BB" w:rsidRDefault="0081359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תאריך חתימה</w:t>
            </w:r>
          </w:p>
        </w:tc>
        <w:tc>
          <w:tcPr>
            <w:tcW w:w="1102" w:type="dxa"/>
          </w:tcPr>
          <w:p w14:paraId="31E9458D" w14:textId="77777777" w:rsidR="0081359C" w:rsidRPr="00DC27BB" w:rsidRDefault="0081359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52" w:type="dxa"/>
          </w:tcPr>
          <w:p w14:paraId="5D1DF894" w14:textId="77777777" w:rsidR="0081359C" w:rsidRPr="00DC27BB" w:rsidRDefault="0081359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95" w:type="dxa"/>
          </w:tcPr>
          <w:p w14:paraId="61D6351B" w14:textId="77777777" w:rsidR="0081359C" w:rsidRPr="00DC27BB" w:rsidRDefault="0081359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320" w:type="dxa"/>
          </w:tcPr>
          <w:p w14:paraId="71C049DC" w14:textId="77777777" w:rsidR="0081359C" w:rsidRPr="00DC27BB" w:rsidRDefault="0081359C" w:rsidP="00F03CD4">
            <w:pPr>
              <w:bidi/>
              <w:rPr>
                <w:rtl/>
              </w:rPr>
            </w:pPr>
          </w:p>
        </w:tc>
      </w:tr>
    </w:tbl>
    <w:p w14:paraId="62C312AA" w14:textId="2F84C145" w:rsidR="0081359C" w:rsidRDefault="0081359C" w:rsidP="0081359C">
      <w:pPr>
        <w:bidi/>
        <w:spacing w:line="360" w:lineRule="auto"/>
        <w:rPr>
          <w:noProof/>
          <w:rtl/>
        </w:rPr>
      </w:pPr>
    </w:p>
    <w:p w14:paraId="12F74B36" w14:textId="340D139C" w:rsidR="002F4B7C" w:rsidRDefault="002F4B7C" w:rsidP="002F4B7C">
      <w:pPr>
        <w:bidi/>
        <w:spacing w:line="360" w:lineRule="auto"/>
        <w:rPr>
          <w:noProof/>
          <w:rtl/>
        </w:rPr>
      </w:pPr>
    </w:p>
    <w:p w14:paraId="74B61BF7" w14:textId="095BB9D6" w:rsidR="002F4B7C" w:rsidRDefault="002F4B7C" w:rsidP="002F4B7C">
      <w:pPr>
        <w:bidi/>
        <w:spacing w:line="360" w:lineRule="auto"/>
        <w:rPr>
          <w:noProof/>
          <w:rtl/>
        </w:rPr>
      </w:pPr>
    </w:p>
    <w:p w14:paraId="1EF4F7D3" w14:textId="36D40C28" w:rsidR="002F4B7C" w:rsidRDefault="002F4B7C" w:rsidP="002F4B7C">
      <w:pPr>
        <w:bidi/>
        <w:spacing w:line="360" w:lineRule="auto"/>
        <w:rPr>
          <w:noProof/>
          <w:rtl/>
        </w:rPr>
      </w:pPr>
    </w:p>
    <w:p w14:paraId="7FE31E56" w14:textId="470FD835" w:rsidR="002F4B7C" w:rsidRDefault="002F4B7C" w:rsidP="002F4B7C">
      <w:pPr>
        <w:bidi/>
        <w:spacing w:line="360" w:lineRule="auto"/>
        <w:rPr>
          <w:noProof/>
          <w:rtl/>
        </w:rPr>
      </w:pPr>
    </w:p>
    <w:p w14:paraId="45E6329C" w14:textId="2B305DD8" w:rsidR="002F4B7C" w:rsidRDefault="002F4B7C" w:rsidP="002F4B7C">
      <w:pPr>
        <w:bidi/>
        <w:spacing w:line="360" w:lineRule="auto"/>
        <w:rPr>
          <w:noProof/>
          <w:rtl/>
        </w:rPr>
      </w:pPr>
    </w:p>
    <w:p w14:paraId="798CF2C5" w14:textId="2F4A5E76" w:rsidR="002F4B7C" w:rsidRDefault="002F4B7C" w:rsidP="002F4B7C">
      <w:pPr>
        <w:bidi/>
        <w:spacing w:line="360" w:lineRule="auto"/>
        <w:rPr>
          <w:noProof/>
          <w:rtl/>
        </w:rPr>
      </w:pPr>
    </w:p>
    <w:p w14:paraId="5316A81D" w14:textId="273C32CF" w:rsidR="002F4B7C" w:rsidRDefault="002F4B7C" w:rsidP="002F4B7C">
      <w:pPr>
        <w:bidi/>
        <w:spacing w:line="360" w:lineRule="auto"/>
        <w:rPr>
          <w:noProof/>
          <w:rtl/>
        </w:rPr>
      </w:pPr>
    </w:p>
    <w:p w14:paraId="4B75F39C" w14:textId="070F7B4C" w:rsidR="002F4B7C" w:rsidRDefault="002F4B7C" w:rsidP="002F4B7C">
      <w:pPr>
        <w:bidi/>
        <w:spacing w:line="360" w:lineRule="auto"/>
        <w:rPr>
          <w:noProof/>
          <w:rtl/>
        </w:rPr>
      </w:pPr>
    </w:p>
    <w:p w14:paraId="77F9BAFE" w14:textId="42879ECE" w:rsidR="002F4B7C" w:rsidRDefault="002F4B7C" w:rsidP="002F4B7C">
      <w:pPr>
        <w:bidi/>
        <w:spacing w:line="360" w:lineRule="auto"/>
        <w:rPr>
          <w:noProof/>
          <w:rtl/>
        </w:rPr>
      </w:pPr>
    </w:p>
    <w:p w14:paraId="67E41A7A" w14:textId="34D8ABC3" w:rsidR="002F4B7C" w:rsidRDefault="002F4B7C" w:rsidP="002F4B7C">
      <w:pPr>
        <w:bidi/>
        <w:spacing w:line="360" w:lineRule="auto"/>
        <w:rPr>
          <w:noProof/>
          <w:rtl/>
        </w:rPr>
      </w:pPr>
    </w:p>
    <w:p w14:paraId="774231D3" w14:textId="417E71A0" w:rsidR="002F4B7C" w:rsidRDefault="002F4B7C" w:rsidP="002F4B7C">
      <w:pPr>
        <w:bidi/>
        <w:spacing w:line="360" w:lineRule="auto"/>
        <w:rPr>
          <w:noProof/>
          <w:rtl/>
        </w:rPr>
      </w:pPr>
    </w:p>
    <w:p w14:paraId="2AD9D846" w14:textId="024AC468" w:rsidR="002F4B7C" w:rsidRDefault="002F4B7C" w:rsidP="002F4B7C">
      <w:pPr>
        <w:bidi/>
        <w:spacing w:line="360" w:lineRule="auto"/>
        <w:rPr>
          <w:noProof/>
          <w:rtl/>
        </w:rPr>
      </w:pPr>
    </w:p>
    <w:p w14:paraId="095D8E7F" w14:textId="653040E7" w:rsidR="002F4B7C" w:rsidRDefault="002F4B7C" w:rsidP="002F4B7C">
      <w:pPr>
        <w:bidi/>
        <w:spacing w:line="360" w:lineRule="auto"/>
        <w:rPr>
          <w:noProof/>
          <w:rtl/>
        </w:rPr>
      </w:pPr>
    </w:p>
    <w:p w14:paraId="0736D98B" w14:textId="5E4468CF" w:rsidR="002F4B7C" w:rsidRDefault="002F4B7C" w:rsidP="002F4B7C">
      <w:pPr>
        <w:bidi/>
        <w:spacing w:line="360" w:lineRule="auto"/>
        <w:rPr>
          <w:noProof/>
          <w:rtl/>
        </w:rPr>
      </w:pPr>
    </w:p>
    <w:p w14:paraId="0175B9B3" w14:textId="1C61BC1B" w:rsidR="002F4B7C" w:rsidRDefault="002F4B7C" w:rsidP="002F4B7C">
      <w:pPr>
        <w:bidi/>
        <w:spacing w:line="360" w:lineRule="auto"/>
        <w:rPr>
          <w:noProof/>
          <w:rtl/>
        </w:rPr>
      </w:pPr>
    </w:p>
    <w:p w14:paraId="6C7A1480" w14:textId="22715CCA" w:rsidR="002F4B7C" w:rsidRDefault="002F4B7C" w:rsidP="002F4B7C">
      <w:pPr>
        <w:bidi/>
        <w:spacing w:line="360" w:lineRule="auto"/>
        <w:rPr>
          <w:noProof/>
          <w:rtl/>
        </w:rPr>
      </w:pPr>
    </w:p>
    <w:p w14:paraId="72016B00" w14:textId="3B72D2FD" w:rsidR="002F4B7C" w:rsidRDefault="002F4B7C" w:rsidP="002F4B7C">
      <w:pPr>
        <w:bidi/>
        <w:spacing w:line="360" w:lineRule="auto"/>
        <w:rPr>
          <w:noProof/>
          <w:rtl/>
        </w:rPr>
      </w:pPr>
    </w:p>
    <w:p w14:paraId="3F1514A5" w14:textId="26C5C487" w:rsidR="002F4B7C" w:rsidRDefault="002F4B7C" w:rsidP="002F4B7C">
      <w:pPr>
        <w:bidi/>
        <w:spacing w:line="360" w:lineRule="auto"/>
        <w:rPr>
          <w:noProof/>
          <w:rtl/>
        </w:rPr>
      </w:pPr>
    </w:p>
    <w:p w14:paraId="0C112691" w14:textId="09015302" w:rsidR="002F4B7C" w:rsidRDefault="002F4B7C" w:rsidP="002F4B7C">
      <w:pPr>
        <w:bidi/>
        <w:spacing w:line="360" w:lineRule="auto"/>
        <w:rPr>
          <w:noProof/>
          <w:rtl/>
        </w:rPr>
      </w:pPr>
    </w:p>
    <w:p w14:paraId="12DA2E66" w14:textId="5732BB25" w:rsidR="002F4B7C" w:rsidRDefault="002F4B7C" w:rsidP="002F4B7C">
      <w:pPr>
        <w:bidi/>
        <w:spacing w:line="360" w:lineRule="auto"/>
        <w:rPr>
          <w:noProof/>
          <w:rtl/>
        </w:rPr>
      </w:pPr>
    </w:p>
    <w:p w14:paraId="50426E34" w14:textId="7A529FED" w:rsidR="002F4B7C" w:rsidRPr="002F4B7C" w:rsidRDefault="008A682F" w:rsidP="002F4B7C">
      <w:pPr>
        <w:bidi/>
        <w:spacing w:line="360" w:lineRule="auto"/>
        <w:rPr>
          <w:b/>
          <w:bCs/>
          <w:noProof/>
          <w:sz w:val="24"/>
          <w:szCs w:val="24"/>
          <w:rtl/>
        </w:rPr>
      </w:pPr>
      <w:r>
        <w:rPr>
          <w:b/>
          <w:bCs/>
          <w:noProof/>
          <w:sz w:val="24"/>
          <w:szCs w:val="24"/>
        </w:rPr>
        <w:lastRenderedPageBreak/>
        <w:t xml:space="preserve">1.16  </w:t>
      </w:r>
      <w:r w:rsidR="002F4B7C" w:rsidRPr="002F4B7C">
        <w:rPr>
          <w:rFonts w:hint="cs"/>
          <w:b/>
          <w:bCs/>
          <w:noProof/>
          <w:sz w:val="24"/>
          <w:szCs w:val="24"/>
          <w:rtl/>
        </w:rPr>
        <w:t>טופס נספח להרשאה מתמשכת (טופס לא חובה)</w:t>
      </w:r>
    </w:p>
    <w:p w14:paraId="283B4B4C" w14:textId="18AC2A46" w:rsidR="0080376F" w:rsidRPr="0080376F" w:rsidRDefault="0080376F" w:rsidP="0081359C">
      <w:pPr>
        <w:bidi/>
        <w:spacing w:line="360" w:lineRule="auto"/>
        <w:rPr>
          <w:b/>
          <w:bCs/>
          <w:color w:val="7B7B7B" w:themeColor="accent3" w:themeShade="BF"/>
          <w:sz w:val="36"/>
          <w:szCs w:val="36"/>
        </w:rPr>
      </w:pPr>
      <w:r>
        <w:rPr>
          <w:noProof/>
        </w:rPr>
        <w:drawing>
          <wp:inline distT="0" distB="0" distL="0" distR="0" wp14:anchorId="362C8B4D" wp14:editId="187E2AB1">
            <wp:extent cx="5486400" cy="76269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2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1A25" w14:textId="29783229" w:rsidR="00CB4482" w:rsidRDefault="00CB4482" w:rsidP="002F4B7C">
      <w:pPr>
        <w:bidi/>
        <w:spacing w:line="360" w:lineRule="auto"/>
        <w:rPr>
          <w:b/>
          <w:bCs/>
          <w:color w:val="7B7B7B" w:themeColor="accent3" w:themeShade="BF"/>
          <w:sz w:val="36"/>
          <w:szCs w:val="36"/>
          <w:rtl/>
        </w:rPr>
      </w:pPr>
    </w:p>
    <w:tbl>
      <w:tblPr>
        <w:tblStyle w:val="TableGrid"/>
        <w:bidiVisual/>
        <w:tblW w:w="0" w:type="auto"/>
        <w:tblInd w:w="-5" w:type="dxa"/>
        <w:tblLook w:val="04A0" w:firstRow="1" w:lastRow="0" w:firstColumn="1" w:lastColumn="0" w:noHBand="0" w:noVBand="1"/>
      </w:tblPr>
      <w:tblGrid>
        <w:gridCol w:w="1167"/>
        <w:gridCol w:w="1299"/>
        <w:gridCol w:w="1079"/>
        <w:gridCol w:w="875"/>
        <w:gridCol w:w="895"/>
        <w:gridCol w:w="3320"/>
      </w:tblGrid>
      <w:tr w:rsidR="002F4B7C" w:rsidRPr="00D36627" w14:paraId="4D8FF1A8" w14:textId="77777777" w:rsidTr="00AF007F">
        <w:trPr>
          <w:tblHeader/>
        </w:trPr>
        <w:tc>
          <w:tcPr>
            <w:tcW w:w="1167" w:type="dxa"/>
            <w:tcBorders>
              <w:bottom w:val="single" w:sz="4" w:space="0" w:color="auto"/>
            </w:tcBorders>
            <w:shd w:val="clear" w:color="auto" w:fill="D9E2F3" w:themeFill="accent1" w:themeFillTint="33"/>
          </w:tcPr>
          <w:p w14:paraId="5AE49ECC" w14:textId="77777777" w:rsidR="002F4B7C" w:rsidRPr="007A2B6D" w:rsidRDefault="002F4B7C" w:rsidP="00F03CD4">
            <w:pPr>
              <w:bidi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רובריקה</w:t>
            </w:r>
          </w:p>
        </w:tc>
        <w:tc>
          <w:tcPr>
            <w:tcW w:w="1299" w:type="dxa"/>
            <w:shd w:val="clear" w:color="auto" w:fill="D9E2F3" w:themeFill="accent1" w:themeFillTint="33"/>
          </w:tcPr>
          <w:p w14:paraId="0FACE97B" w14:textId="77777777" w:rsidR="002F4B7C" w:rsidRPr="007A2B6D" w:rsidRDefault="002F4B7C" w:rsidP="00F03CD4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7A2B6D">
              <w:rPr>
                <w:rFonts w:hint="cs"/>
                <w:b/>
                <w:bCs/>
                <w:sz w:val="20"/>
                <w:szCs w:val="20"/>
                <w:rtl/>
              </w:rPr>
              <w:t>שם השדה</w:t>
            </w:r>
          </w:p>
        </w:tc>
        <w:tc>
          <w:tcPr>
            <w:tcW w:w="1079" w:type="dxa"/>
            <w:shd w:val="clear" w:color="auto" w:fill="D9E2F3" w:themeFill="accent1" w:themeFillTint="33"/>
          </w:tcPr>
          <w:p w14:paraId="7785D757" w14:textId="77777777" w:rsidR="002F4B7C" w:rsidRPr="007A2B6D" w:rsidRDefault="002F4B7C" w:rsidP="00F03CD4">
            <w:pPr>
              <w:bidi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רמת מובהקות</w:t>
            </w:r>
          </w:p>
        </w:tc>
        <w:tc>
          <w:tcPr>
            <w:tcW w:w="875" w:type="dxa"/>
            <w:shd w:val="clear" w:color="auto" w:fill="D9E2F3" w:themeFill="accent1" w:themeFillTint="33"/>
          </w:tcPr>
          <w:p w14:paraId="64A325A1" w14:textId="77777777" w:rsidR="002F4B7C" w:rsidRPr="007A2B6D" w:rsidRDefault="002F4B7C" w:rsidP="00F03CD4">
            <w:pPr>
              <w:bidi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סוג</w:t>
            </w:r>
          </w:p>
        </w:tc>
        <w:tc>
          <w:tcPr>
            <w:tcW w:w="895" w:type="dxa"/>
            <w:shd w:val="clear" w:color="auto" w:fill="D9E2F3" w:themeFill="accent1" w:themeFillTint="33"/>
          </w:tcPr>
          <w:p w14:paraId="61E78999" w14:textId="77777777" w:rsidR="002F4B7C" w:rsidRDefault="002F4B7C" w:rsidP="00F03CD4">
            <w:pPr>
              <w:bidi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חובה</w:t>
            </w:r>
          </w:p>
        </w:tc>
        <w:tc>
          <w:tcPr>
            <w:tcW w:w="3320" w:type="dxa"/>
            <w:shd w:val="clear" w:color="auto" w:fill="D9E2F3" w:themeFill="accent1" w:themeFillTint="33"/>
          </w:tcPr>
          <w:p w14:paraId="0A9692F2" w14:textId="77777777" w:rsidR="002F4B7C" w:rsidRPr="00D36627" w:rsidRDefault="002F4B7C" w:rsidP="00F03CD4">
            <w:pPr>
              <w:bidi/>
              <w:rPr>
                <w:b/>
                <w:bCs/>
                <w:rtl/>
              </w:rPr>
            </w:pPr>
            <w:r w:rsidRPr="00D36627">
              <w:rPr>
                <w:rFonts w:hint="cs"/>
                <w:b/>
                <w:bCs/>
                <w:rtl/>
              </w:rPr>
              <w:t>תנאי</w:t>
            </w:r>
          </w:p>
        </w:tc>
      </w:tr>
      <w:tr w:rsidR="002F4B7C" w:rsidRPr="00D36627" w14:paraId="30B43AED" w14:textId="77777777" w:rsidTr="008411D4">
        <w:tc>
          <w:tcPr>
            <w:tcW w:w="1167" w:type="dxa"/>
            <w:tcBorders>
              <w:bottom w:val="single" w:sz="4" w:space="0" w:color="auto"/>
            </w:tcBorders>
            <w:shd w:val="clear" w:color="auto" w:fill="auto"/>
          </w:tcPr>
          <w:p w14:paraId="2289D71D" w14:textId="605A463F" w:rsidR="002F4B7C" w:rsidRPr="002F4B7C" w:rsidRDefault="002F4B7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לכבוד</w:t>
            </w:r>
          </w:p>
        </w:tc>
        <w:tc>
          <w:tcPr>
            <w:tcW w:w="1299" w:type="dxa"/>
            <w:shd w:val="clear" w:color="auto" w:fill="auto"/>
          </w:tcPr>
          <w:p w14:paraId="1D0E2D4F" w14:textId="18A57599" w:rsidR="002F4B7C" w:rsidRPr="002F4B7C" w:rsidRDefault="002F4B7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לכבוד</w:t>
            </w:r>
          </w:p>
        </w:tc>
        <w:tc>
          <w:tcPr>
            <w:tcW w:w="1079" w:type="dxa"/>
            <w:shd w:val="clear" w:color="auto" w:fill="auto"/>
          </w:tcPr>
          <w:p w14:paraId="43ECE4E6" w14:textId="6A99B66C" w:rsidR="002F4B7C" w:rsidRPr="002F4B7C" w:rsidRDefault="002F4B7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100%</w:t>
            </w:r>
          </w:p>
        </w:tc>
        <w:tc>
          <w:tcPr>
            <w:tcW w:w="875" w:type="dxa"/>
            <w:shd w:val="clear" w:color="auto" w:fill="auto"/>
          </w:tcPr>
          <w:p w14:paraId="7216240B" w14:textId="6BBD42DA" w:rsidR="002F4B7C" w:rsidRPr="002F4B7C" w:rsidRDefault="002F4B7C" w:rsidP="00F03CD4">
            <w:pPr>
              <w:bidi/>
              <w:rPr>
                <w:rtl/>
              </w:rPr>
            </w:pPr>
            <w:r w:rsidRPr="002F4B7C">
              <w:rPr>
                <w:rFonts w:hint="cs"/>
                <w:rtl/>
              </w:rPr>
              <w:t>שדה</w:t>
            </w:r>
          </w:p>
        </w:tc>
        <w:tc>
          <w:tcPr>
            <w:tcW w:w="895" w:type="dxa"/>
            <w:shd w:val="clear" w:color="auto" w:fill="auto"/>
          </w:tcPr>
          <w:p w14:paraId="5671A7B1" w14:textId="4FBE9EF1" w:rsidR="002F4B7C" w:rsidRPr="002F4B7C" w:rsidRDefault="002F4B7C" w:rsidP="00F03CD4">
            <w:pPr>
              <w:bidi/>
              <w:rPr>
                <w:rtl/>
              </w:rPr>
            </w:pPr>
            <w:r w:rsidRPr="002F4B7C">
              <w:rPr>
                <w:rFonts w:hint="cs"/>
                <w:rtl/>
              </w:rPr>
              <w:t>כן</w:t>
            </w:r>
          </w:p>
        </w:tc>
        <w:tc>
          <w:tcPr>
            <w:tcW w:w="3320" w:type="dxa"/>
            <w:shd w:val="clear" w:color="auto" w:fill="auto"/>
          </w:tcPr>
          <w:p w14:paraId="613B0824" w14:textId="77777777" w:rsidR="002F4B7C" w:rsidRPr="00D36627" w:rsidRDefault="002F4B7C" w:rsidP="00F03CD4">
            <w:pPr>
              <w:bidi/>
              <w:rPr>
                <w:b/>
                <w:bCs/>
                <w:rtl/>
              </w:rPr>
            </w:pPr>
          </w:p>
        </w:tc>
      </w:tr>
      <w:tr w:rsidR="002F4B7C" w:rsidRPr="00DC27BB" w14:paraId="3898B6A6" w14:textId="77777777" w:rsidTr="008411D4">
        <w:tc>
          <w:tcPr>
            <w:tcW w:w="1167" w:type="dxa"/>
            <w:tcBorders>
              <w:bottom w:val="nil"/>
            </w:tcBorders>
          </w:tcPr>
          <w:p w14:paraId="26368629" w14:textId="77777777" w:rsidR="002F4B7C" w:rsidRPr="00DC27BB" w:rsidRDefault="002F4B7C" w:rsidP="00F03CD4">
            <w:pPr>
              <w:bidi/>
              <w:rPr>
                <w:u w:val="single"/>
                <w:rtl/>
              </w:rPr>
            </w:pPr>
            <w:r>
              <w:rPr>
                <w:rFonts w:hint="cs"/>
                <w:u w:val="single"/>
                <w:rtl/>
              </w:rPr>
              <w:t xml:space="preserve">מייפה </w:t>
            </w:r>
            <w:proofErr w:type="spellStart"/>
            <w:r>
              <w:rPr>
                <w:rFonts w:hint="cs"/>
                <w:u w:val="single"/>
                <w:rtl/>
              </w:rPr>
              <w:t>הכח</w:t>
            </w:r>
            <w:proofErr w:type="spellEnd"/>
            <w:r>
              <w:rPr>
                <w:rFonts w:hint="cs"/>
                <w:u w:val="single"/>
                <w:rtl/>
              </w:rPr>
              <w:t xml:space="preserve"> (הלקוח)</w:t>
            </w:r>
          </w:p>
        </w:tc>
        <w:tc>
          <w:tcPr>
            <w:tcW w:w="1299" w:type="dxa"/>
          </w:tcPr>
          <w:p w14:paraId="14C59B5A" w14:textId="77777777" w:rsidR="002F4B7C" w:rsidRPr="00DC27BB" w:rsidRDefault="002F4B7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שם</w:t>
            </w:r>
          </w:p>
        </w:tc>
        <w:tc>
          <w:tcPr>
            <w:tcW w:w="1079" w:type="dxa"/>
          </w:tcPr>
          <w:p w14:paraId="7BE597F8" w14:textId="77777777" w:rsidR="002F4B7C" w:rsidRPr="00DC27BB" w:rsidRDefault="002F4B7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75" w:type="dxa"/>
          </w:tcPr>
          <w:p w14:paraId="320401DA" w14:textId="77777777" w:rsidR="002F4B7C" w:rsidRPr="00DC27BB" w:rsidRDefault="002F4B7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שדה</w:t>
            </w:r>
          </w:p>
        </w:tc>
        <w:tc>
          <w:tcPr>
            <w:tcW w:w="895" w:type="dxa"/>
          </w:tcPr>
          <w:p w14:paraId="5EC7CC4E" w14:textId="77777777" w:rsidR="002F4B7C" w:rsidRPr="00DC27BB" w:rsidRDefault="002F4B7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כן</w:t>
            </w:r>
          </w:p>
        </w:tc>
        <w:tc>
          <w:tcPr>
            <w:tcW w:w="3320" w:type="dxa"/>
          </w:tcPr>
          <w:p w14:paraId="31F5AA72" w14:textId="77777777" w:rsidR="002F4B7C" w:rsidRPr="00DC27BB" w:rsidRDefault="002F4B7C" w:rsidP="00F03CD4">
            <w:pPr>
              <w:bidi/>
              <w:rPr>
                <w:rtl/>
              </w:rPr>
            </w:pPr>
          </w:p>
        </w:tc>
      </w:tr>
      <w:tr w:rsidR="002F4B7C" w:rsidRPr="00DC27BB" w14:paraId="43128034" w14:textId="77777777" w:rsidTr="008411D4">
        <w:tc>
          <w:tcPr>
            <w:tcW w:w="1167" w:type="dxa"/>
            <w:tcBorders>
              <w:top w:val="nil"/>
              <w:bottom w:val="single" w:sz="4" w:space="0" w:color="auto"/>
            </w:tcBorders>
          </w:tcPr>
          <w:p w14:paraId="55A3D2F9" w14:textId="77777777" w:rsidR="002F4B7C" w:rsidRPr="00DC27BB" w:rsidRDefault="002F4B7C" w:rsidP="00F03CD4">
            <w:pPr>
              <w:bidi/>
              <w:rPr>
                <w:u w:val="single"/>
                <w:rtl/>
              </w:rPr>
            </w:pPr>
          </w:p>
        </w:tc>
        <w:tc>
          <w:tcPr>
            <w:tcW w:w="1299" w:type="dxa"/>
          </w:tcPr>
          <w:p w14:paraId="08E17E0A" w14:textId="77777777" w:rsidR="002F4B7C" w:rsidRPr="00DC27BB" w:rsidRDefault="002F4B7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מס' זיהוי</w:t>
            </w:r>
          </w:p>
        </w:tc>
        <w:tc>
          <w:tcPr>
            <w:tcW w:w="1079" w:type="dxa"/>
          </w:tcPr>
          <w:p w14:paraId="4DAD0878" w14:textId="77777777" w:rsidR="002F4B7C" w:rsidRPr="00DC27BB" w:rsidRDefault="002F4B7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100%</w:t>
            </w:r>
          </w:p>
        </w:tc>
        <w:tc>
          <w:tcPr>
            <w:tcW w:w="875" w:type="dxa"/>
          </w:tcPr>
          <w:p w14:paraId="022ABE56" w14:textId="77777777" w:rsidR="002F4B7C" w:rsidRPr="00DC27BB" w:rsidRDefault="002F4B7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95" w:type="dxa"/>
          </w:tcPr>
          <w:p w14:paraId="3CD49B72" w14:textId="77777777" w:rsidR="002F4B7C" w:rsidRPr="00DC27BB" w:rsidRDefault="002F4B7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כן</w:t>
            </w:r>
          </w:p>
        </w:tc>
        <w:tc>
          <w:tcPr>
            <w:tcW w:w="3320" w:type="dxa"/>
          </w:tcPr>
          <w:p w14:paraId="435C32B7" w14:textId="77777777" w:rsidR="002F4B7C" w:rsidRPr="00DC27BB" w:rsidRDefault="002F4B7C" w:rsidP="00F03CD4">
            <w:pPr>
              <w:bidi/>
              <w:rPr>
                <w:rtl/>
              </w:rPr>
            </w:pPr>
          </w:p>
        </w:tc>
      </w:tr>
      <w:tr w:rsidR="002F4B7C" w:rsidRPr="00DC27BB" w14:paraId="21E0A669" w14:textId="77777777" w:rsidTr="008411D4">
        <w:tc>
          <w:tcPr>
            <w:tcW w:w="1167" w:type="dxa"/>
            <w:tcBorders>
              <w:top w:val="single" w:sz="4" w:space="0" w:color="auto"/>
              <w:bottom w:val="nil"/>
            </w:tcBorders>
          </w:tcPr>
          <w:p w14:paraId="5248DDFC" w14:textId="7FDC4523" w:rsidR="002F4B7C" w:rsidRDefault="008411D4" w:rsidP="00F03CD4">
            <w:pPr>
              <w:bidi/>
              <w:rPr>
                <w:u w:val="single"/>
                <w:rtl/>
              </w:rPr>
            </w:pPr>
            <w:r>
              <w:rPr>
                <w:rFonts w:hint="cs"/>
                <w:u w:val="single"/>
                <w:rtl/>
              </w:rPr>
              <w:t xml:space="preserve">להלן פירוט סוגי המוצרים </w:t>
            </w:r>
          </w:p>
        </w:tc>
        <w:tc>
          <w:tcPr>
            <w:tcW w:w="1299" w:type="dxa"/>
          </w:tcPr>
          <w:p w14:paraId="5078F419" w14:textId="59B0E662" w:rsidR="002F4B7C" w:rsidRDefault="008411D4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קרן פנסיה</w:t>
            </w:r>
          </w:p>
        </w:tc>
        <w:tc>
          <w:tcPr>
            <w:tcW w:w="1079" w:type="dxa"/>
          </w:tcPr>
          <w:p w14:paraId="4B393DF8" w14:textId="77777777" w:rsidR="002F4B7C" w:rsidRPr="00DC27BB" w:rsidRDefault="002F4B7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100%</w:t>
            </w:r>
          </w:p>
        </w:tc>
        <w:tc>
          <w:tcPr>
            <w:tcW w:w="875" w:type="dxa"/>
          </w:tcPr>
          <w:p w14:paraId="6E0B3998" w14:textId="1BCAC817" w:rsidR="002F4B7C" w:rsidRDefault="008411D4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צ'ק בוקס</w:t>
            </w:r>
          </w:p>
        </w:tc>
        <w:tc>
          <w:tcPr>
            <w:tcW w:w="895" w:type="dxa"/>
          </w:tcPr>
          <w:p w14:paraId="3FAD68A4" w14:textId="7693F818" w:rsidR="002F4B7C" w:rsidRDefault="008411D4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לא</w:t>
            </w:r>
          </w:p>
        </w:tc>
        <w:tc>
          <w:tcPr>
            <w:tcW w:w="3320" w:type="dxa"/>
          </w:tcPr>
          <w:p w14:paraId="7A942F1F" w14:textId="4FED56EB" w:rsidR="002F4B7C" w:rsidRPr="00DC27BB" w:rsidRDefault="0061331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אם סומן- למשוך.</w:t>
            </w:r>
          </w:p>
        </w:tc>
      </w:tr>
      <w:tr w:rsidR="002F4B7C" w:rsidRPr="00DC27BB" w14:paraId="02C957FA" w14:textId="77777777" w:rsidTr="008411D4">
        <w:tc>
          <w:tcPr>
            <w:tcW w:w="1167" w:type="dxa"/>
            <w:tcBorders>
              <w:top w:val="nil"/>
              <w:bottom w:val="nil"/>
            </w:tcBorders>
          </w:tcPr>
          <w:p w14:paraId="425CBE38" w14:textId="5152D9D9" w:rsidR="002F4B7C" w:rsidRDefault="008411D4" w:rsidP="00F03CD4">
            <w:pPr>
              <w:bidi/>
              <w:rPr>
                <w:u w:val="single"/>
                <w:rtl/>
              </w:rPr>
            </w:pPr>
            <w:r>
              <w:rPr>
                <w:rFonts w:hint="cs"/>
                <w:u w:val="single"/>
                <w:rtl/>
              </w:rPr>
              <w:t xml:space="preserve">המוחרגים </w:t>
            </w:r>
            <w:r w:rsidRPr="008411D4">
              <w:rPr>
                <w:rFonts w:hint="cs"/>
                <w:u w:val="single"/>
                <w:rtl/>
              </w:rPr>
              <w:t xml:space="preserve">מייפוי </w:t>
            </w:r>
            <w:proofErr w:type="spellStart"/>
            <w:r w:rsidRPr="008411D4">
              <w:rPr>
                <w:rFonts w:hint="cs"/>
                <w:u w:val="single"/>
                <w:rtl/>
              </w:rPr>
              <w:t>הכח</w:t>
            </w:r>
            <w:proofErr w:type="spellEnd"/>
          </w:p>
        </w:tc>
        <w:tc>
          <w:tcPr>
            <w:tcW w:w="1299" w:type="dxa"/>
          </w:tcPr>
          <w:p w14:paraId="7AFA4D65" w14:textId="14029EED" w:rsidR="002F4B7C" w:rsidRDefault="008411D4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קופת גמל</w:t>
            </w:r>
          </w:p>
        </w:tc>
        <w:tc>
          <w:tcPr>
            <w:tcW w:w="1079" w:type="dxa"/>
          </w:tcPr>
          <w:p w14:paraId="6F7820D6" w14:textId="77777777" w:rsidR="002F4B7C" w:rsidRPr="00DC27BB" w:rsidRDefault="002F4B7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100%</w:t>
            </w:r>
          </w:p>
        </w:tc>
        <w:tc>
          <w:tcPr>
            <w:tcW w:w="875" w:type="dxa"/>
          </w:tcPr>
          <w:p w14:paraId="6E90A966" w14:textId="3CD5A438" w:rsidR="002F4B7C" w:rsidRDefault="008411D4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צ'ק בוקס</w:t>
            </w:r>
          </w:p>
        </w:tc>
        <w:tc>
          <w:tcPr>
            <w:tcW w:w="895" w:type="dxa"/>
          </w:tcPr>
          <w:p w14:paraId="3EBFB168" w14:textId="6F0FB722" w:rsidR="002F4B7C" w:rsidRDefault="008411D4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לא</w:t>
            </w:r>
          </w:p>
        </w:tc>
        <w:tc>
          <w:tcPr>
            <w:tcW w:w="3320" w:type="dxa"/>
          </w:tcPr>
          <w:p w14:paraId="5B05A64A" w14:textId="78BB99CA" w:rsidR="002F4B7C" w:rsidRPr="00DC27BB" w:rsidRDefault="008411D4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אם סומן- למשוך.</w:t>
            </w:r>
          </w:p>
        </w:tc>
      </w:tr>
      <w:tr w:rsidR="008411D4" w:rsidRPr="00DC27BB" w14:paraId="48B88FC5" w14:textId="77777777" w:rsidTr="008411D4">
        <w:tc>
          <w:tcPr>
            <w:tcW w:w="1167" w:type="dxa"/>
            <w:tcBorders>
              <w:top w:val="nil"/>
              <w:bottom w:val="nil"/>
            </w:tcBorders>
          </w:tcPr>
          <w:p w14:paraId="2BC9A6DA" w14:textId="77777777" w:rsidR="008411D4" w:rsidRDefault="008411D4" w:rsidP="00F03CD4">
            <w:pPr>
              <w:bidi/>
              <w:rPr>
                <w:u w:val="single"/>
                <w:rtl/>
              </w:rPr>
            </w:pPr>
          </w:p>
        </w:tc>
        <w:tc>
          <w:tcPr>
            <w:tcW w:w="1299" w:type="dxa"/>
          </w:tcPr>
          <w:p w14:paraId="7212BFA0" w14:textId="39BB5ACC" w:rsidR="008411D4" w:rsidRDefault="008411D4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ביטוח פנסיוני (ביטוח מנהלים)</w:t>
            </w:r>
          </w:p>
        </w:tc>
        <w:tc>
          <w:tcPr>
            <w:tcW w:w="1079" w:type="dxa"/>
          </w:tcPr>
          <w:p w14:paraId="544E5370" w14:textId="7A10FBBB" w:rsidR="008411D4" w:rsidRDefault="008411D4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100%</w:t>
            </w:r>
          </w:p>
        </w:tc>
        <w:tc>
          <w:tcPr>
            <w:tcW w:w="875" w:type="dxa"/>
          </w:tcPr>
          <w:p w14:paraId="5BE3C255" w14:textId="6B09C79E" w:rsidR="008411D4" w:rsidRDefault="008411D4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צ'ק בוקס</w:t>
            </w:r>
          </w:p>
        </w:tc>
        <w:tc>
          <w:tcPr>
            <w:tcW w:w="895" w:type="dxa"/>
          </w:tcPr>
          <w:p w14:paraId="4BA31E21" w14:textId="03FC7ACE" w:rsidR="008411D4" w:rsidRDefault="008411D4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לא</w:t>
            </w:r>
          </w:p>
        </w:tc>
        <w:tc>
          <w:tcPr>
            <w:tcW w:w="3320" w:type="dxa"/>
          </w:tcPr>
          <w:p w14:paraId="4BC7BD5E" w14:textId="0058CCDD" w:rsidR="008411D4" w:rsidRPr="00DC27BB" w:rsidRDefault="008411D4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אם סומן- למשוך.</w:t>
            </w:r>
          </w:p>
        </w:tc>
      </w:tr>
      <w:tr w:rsidR="008411D4" w:rsidRPr="00DC27BB" w14:paraId="249FC360" w14:textId="77777777" w:rsidTr="008411D4">
        <w:tc>
          <w:tcPr>
            <w:tcW w:w="1167" w:type="dxa"/>
            <w:tcBorders>
              <w:top w:val="nil"/>
              <w:bottom w:val="nil"/>
            </w:tcBorders>
          </w:tcPr>
          <w:p w14:paraId="51C84D16" w14:textId="77777777" w:rsidR="008411D4" w:rsidRDefault="008411D4" w:rsidP="00F03CD4">
            <w:pPr>
              <w:bidi/>
              <w:rPr>
                <w:u w:val="single"/>
                <w:rtl/>
              </w:rPr>
            </w:pPr>
          </w:p>
        </w:tc>
        <w:tc>
          <w:tcPr>
            <w:tcW w:w="1299" w:type="dxa"/>
          </w:tcPr>
          <w:p w14:paraId="0C4219E4" w14:textId="1D0A6AE3" w:rsidR="008411D4" w:rsidRDefault="008411D4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קרן השתלמות</w:t>
            </w:r>
          </w:p>
        </w:tc>
        <w:tc>
          <w:tcPr>
            <w:tcW w:w="1079" w:type="dxa"/>
          </w:tcPr>
          <w:p w14:paraId="5EE7EB96" w14:textId="0464D87D" w:rsidR="008411D4" w:rsidRDefault="008411D4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100%</w:t>
            </w:r>
          </w:p>
        </w:tc>
        <w:tc>
          <w:tcPr>
            <w:tcW w:w="875" w:type="dxa"/>
          </w:tcPr>
          <w:p w14:paraId="0245B655" w14:textId="713BD8FA" w:rsidR="008411D4" w:rsidRDefault="008411D4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צ'ק בוקס</w:t>
            </w:r>
          </w:p>
        </w:tc>
        <w:tc>
          <w:tcPr>
            <w:tcW w:w="895" w:type="dxa"/>
          </w:tcPr>
          <w:p w14:paraId="47709061" w14:textId="007910A2" w:rsidR="008411D4" w:rsidRDefault="008411D4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לא</w:t>
            </w:r>
          </w:p>
        </w:tc>
        <w:tc>
          <w:tcPr>
            <w:tcW w:w="3320" w:type="dxa"/>
          </w:tcPr>
          <w:p w14:paraId="445FA73E" w14:textId="69B7EEA8" w:rsidR="008411D4" w:rsidRPr="00DC27BB" w:rsidRDefault="008411D4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אם סומן- למשוך.</w:t>
            </w:r>
          </w:p>
        </w:tc>
      </w:tr>
      <w:tr w:rsidR="008411D4" w:rsidRPr="00DC27BB" w14:paraId="740108DD" w14:textId="77777777" w:rsidTr="008411D4">
        <w:tc>
          <w:tcPr>
            <w:tcW w:w="1167" w:type="dxa"/>
            <w:tcBorders>
              <w:top w:val="nil"/>
              <w:bottom w:val="single" w:sz="4" w:space="0" w:color="auto"/>
            </w:tcBorders>
          </w:tcPr>
          <w:p w14:paraId="55BDDAF3" w14:textId="77777777" w:rsidR="008411D4" w:rsidRDefault="008411D4" w:rsidP="00F03CD4">
            <w:pPr>
              <w:bidi/>
              <w:rPr>
                <w:u w:val="single"/>
                <w:rtl/>
              </w:rPr>
            </w:pPr>
          </w:p>
        </w:tc>
        <w:tc>
          <w:tcPr>
            <w:tcW w:w="1299" w:type="dxa"/>
            <w:tcBorders>
              <w:bottom w:val="single" w:sz="4" w:space="0" w:color="auto"/>
            </w:tcBorders>
          </w:tcPr>
          <w:p w14:paraId="6F859237" w14:textId="4C013932" w:rsidR="008411D4" w:rsidRDefault="008411D4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תכנית ביטוח</w:t>
            </w:r>
          </w:p>
        </w:tc>
        <w:tc>
          <w:tcPr>
            <w:tcW w:w="1079" w:type="dxa"/>
          </w:tcPr>
          <w:p w14:paraId="72473513" w14:textId="3FE770BA" w:rsidR="008411D4" w:rsidRDefault="008411D4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100%</w:t>
            </w:r>
          </w:p>
        </w:tc>
        <w:tc>
          <w:tcPr>
            <w:tcW w:w="875" w:type="dxa"/>
          </w:tcPr>
          <w:p w14:paraId="30CC05BA" w14:textId="1FFFF445" w:rsidR="008411D4" w:rsidRDefault="008411D4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צ'ק בוקס</w:t>
            </w:r>
          </w:p>
        </w:tc>
        <w:tc>
          <w:tcPr>
            <w:tcW w:w="895" w:type="dxa"/>
          </w:tcPr>
          <w:p w14:paraId="1E0472BC" w14:textId="45B42F00" w:rsidR="008411D4" w:rsidRDefault="008411D4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לא</w:t>
            </w:r>
          </w:p>
        </w:tc>
        <w:tc>
          <w:tcPr>
            <w:tcW w:w="3320" w:type="dxa"/>
          </w:tcPr>
          <w:p w14:paraId="2BB258AF" w14:textId="504BA1F6" w:rsidR="008411D4" w:rsidRPr="00DC27BB" w:rsidRDefault="008411D4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אם סומן- למשוך.</w:t>
            </w:r>
          </w:p>
        </w:tc>
      </w:tr>
      <w:tr w:rsidR="008411D4" w:rsidRPr="00DC27BB" w14:paraId="1906BABC" w14:textId="77777777" w:rsidTr="008411D4">
        <w:tc>
          <w:tcPr>
            <w:tcW w:w="1167" w:type="dxa"/>
            <w:tcBorders>
              <w:top w:val="single" w:sz="4" w:space="0" w:color="auto"/>
              <w:bottom w:val="nil"/>
            </w:tcBorders>
          </w:tcPr>
          <w:p w14:paraId="0695DB63" w14:textId="77777777" w:rsidR="008411D4" w:rsidRDefault="008411D4" w:rsidP="00F03CD4">
            <w:pPr>
              <w:bidi/>
              <w:rPr>
                <w:u w:val="single"/>
                <w:rtl/>
              </w:rPr>
            </w:pPr>
          </w:p>
        </w:tc>
        <w:tc>
          <w:tcPr>
            <w:tcW w:w="1299" w:type="dxa"/>
            <w:tcBorders>
              <w:top w:val="single" w:sz="4" w:space="0" w:color="auto"/>
            </w:tcBorders>
          </w:tcPr>
          <w:p w14:paraId="3E0E0F99" w14:textId="4BF2DAB8" w:rsidR="008411D4" w:rsidRDefault="008411D4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מספר חשבון או פוליסה של הלקוח במוצר</w:t>
            </w:r>
          </w:p>
        </w:tc>
        <w:tc>
          <w:tcPr>
            <w:tcW w:w="1079" w:type="dxa"/>
          </w:tcPr>
          <w:p w14:paraId="3C7947FC" w14:textId="00AEDAC4" w:rsidR="008411D4" w:rsidRDefault="0061331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100%</w:t>
            </w:r>
          </w:p>
        </w:tc>
        <w:tc>
          <w:tcPr>
            <w:tcW w:w="875" w:type="dxa"/>
          </w:tcPr>
          <w:p w14:paraId="13CB5B80" w14:textId="70EE699B" w:rsidR="008411D4" w:rsidRDefault="0061331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שדה</w:t>
            </w:r>
          </w:p>
        </w:tc>
        <w:tc>
          <w:tcPr>
            <w:tcW w:w="895" w:type="dxa"/>
          </w:tcPr>
          <w:p w14:paraId="7B8205E1" w14:textId="50CDEE9B" w:rsidR="008411D4" w:rsidRDefault="0061331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כן</w:t>
            </w:r>
          </w:p>
        </w:tc>
        <w:tc>
          <w:tcPr>
            <w:tcW w:w="3320" w:type="dxa"/>
          </w:tcPr>
          <w:p w14:paraId="46287469" w14:textId="77777777" w:rsidR="008411D4" w:rsidRDefault="008411D4" w:rsidP="00F03CD4">
            <w:pPr>
              <w:bidi/>
              <w:rPr>
                <w:rtl/>
              </w:rPr>
            </w:pPr>
          </w:p>
        </w:tc>
      </w:tr>
      <w:tr w:rsidR="008411D4" w:rsidRPr="00DC27BB" w14:paraId="6B7D47EB" w14:textId="77777777" w:rsidTr="008411D4">
        <w:tc>
          <w:tcPr>
            <w:tcW w:w="1167" w:type="dxa"/>
            <w:tcBorders>
              <w:top w:val="nil"/>
              <w:bottom w:val="nil"/>
            </w:tcBorders>
          </w:tcPr>
          <w:p w14:paraId="4A1794B7" w14:textId="3F842563" w:rsidR="008411D4" w:rsidRDefault="0061331C" w:rsidP="00F03CD4">
            <w:pPr>
              <w:bidi/>
              <w:rPr>
                <w:u w:val="single"/>
                <w:rtl/>
              </w:rPr>
            </w:pPr>
            <w:r>
              <w:rPr>
                <w:rFonts w:hint="cs"/>
                <w:u w:val="single"/>
                <w:rtl/>
              </w:rPr>
              <w:t>הרשאה זו מתייחסת רק</w:t>
            </w:r>
          </w:p>
        </w:tc>
        <w:tc>
          <w:tcPr>
            <w:tcW w:w="1299" w:type="dxa"/>
          </w:tcPr>
          <w:p w14:paraId="05B104A1" w14:textId="705C4188" w:rsidR="008411D4" w:rsidRDefault="008411D4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מספר הקידוד של המוצר</w:t>
            </w:r>
          </w:p>
        </w:tc>
        <w:tc>
          <w:tcPr>
            <w:tcW w:w="1079" w:type="dxa"/>
          </w:tcPr>
          <w:p w14:paraId="730B4749" w14:textId="4F0B38B1" w:rsidR="008411D4" w:rsidRDefault="0061331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100%</w:t>
            </w:r>
          </w:p>
        </w:tc>
        <w:tc>
          <w:tcPr>
            <w:tcW w:w="875" w:type="dxa"/>
          </w:tcPr>
          <w:p w14:paraId="12BAC192" w14:textId="44685029" w:rsidR="008411D4" w:rsidRDefault="0061331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שדה</w:t>
            </w:r>
          </w:p>
        </w:tc>
        <w:tc>
          <w:tcPr>
            <w:tcW w:w="895" w:type="dxa"/>
          </w:tcPr>
          <w:p w14:paraId="21A0AFDE" w14:textId="5EED6114" w:rsidR="008411D4" w:rsidRDefault="0061331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לא</w:t>
            </w:r>
          </w:p>
        </w:tc>
        <w:tc>
          <w:tcPr>
            <w:tcW w:w="3320" w:type="dxa"/>
          </w:tcPr>
          <w:p w14:paraId="2C87A979" w14:textId="3F718BA7" w:rsidR="008411D4" w:rsidRDefault="0061331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אם סומן- למשוך.</w:t>
            </w:r>
          </w:p>
        </w:tc>
      </w:tr>
      <w:tr w:rsidR="008411D4" w:rsidRPr="00DC27BB" w14:paraId="1B150E57" w14:textId="77777777" w:rsidTr="008411D4">
        <w:tc>
          <w:tcPr>
            <w:tcW w:w="1167" w:type="dxa"/>
            <w:tcBorders>
              <w:top w:val="nil"/>
              <w:bottom w:val="nil"/>
            </w:tcBorders>
          </w:tcPr>
          <w:p w14:paraId="1B6F5FC8" w14:textId="519EF970" w:rsidR="008411D4" w:rsidRDefault="0061331C" w:rsidP="00F03CD4">
            <w:pPr>
              <w:bidi/>
              <w:rPr>
                <w:u w:val="single"/>
                <w:rtl/>
              </w:rPr>
            </w:pPr>
            <w:r>
              <w:rPr>
                <w:rFonts w:hint="cs"/>
                <w:u w:val="single"/>
                <w:rtl/>
              </w:rPr>
              <w:t>למוצרים הפנסיוניים</w:t>
            </w:r>
          </w:p>
        </w:tc>
        <w:tc>
          <w:tcPr>
            <w:tcW w:w="1299" w:type="dxa"/>
          </w:tcPr>
          <w:p w14:paraId="1ABA3F18" w14:textId="73C63B06" w:rsidR="008411D4" w:rsidRDefault="008411D4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סוכן הביטוח או היועץ הפנסיוני לא יקבל מידע ולא יבצע פעולות</w:t>
            </w:r>
          </w:p>
        </w:tc>
        <w:tc>
          <w:tcPr>
            <w:tcW w:w="1079" w:type="dxa"/>
          </w:tcPr>
          <w:p w14:paraId="76134179" w14:textId="7C8AAD93" w:rsidR="008411D4" w:rsidRDefault="0061331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100%</w:t>
            </w:r>
          </w:p>
        </w:tc>
        <w:tc>
          <w:tcPr>
            <w:tcW w:w="875" w:type="dxa"/>
          </w:tcPr>
          <w:p w14:paraId="5BC3C347" w14:textId="7929BE43" w:rsidR="008411D4" w:rsidRDefault="0061331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צ'ק בוקס</w:t>
            </w:r>
          </w:p>
        </w:tc>
        <w:tc>
          <w:tcPr>
            <w:tcW w:w="895" w:type="dxa"/>
          </w:tcPr>
          <w:p w14:paraId="0027729C" w14:textId="73F5453C" w:rsidR="008411D4" w:rsidRDefault="0061331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לא</w:t>
            </w:r>
          </w:p>
        </w:tc>
        <w:tc>
          <w:tcPr>
            <w:tcW w:w="3320" w:type="dxa"/>
          </w:tcPr>
          <w:p w14:paraId="046468CC" w14:textId="020758C4" w:rsidR="008411D4" w:rsidRDefault="0061331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אם סומן- למשוך.</w:t>
            </w:r>
          </w:p>
        </w:tc>
      </w:tr>
      <w:tr w:rsidR="008411D4" w:rsidRPr="00DC27BB" w14:paraId="780610AB" w14:textId="77777777" w:rsidTr="008411D4">
        <w:tc>
          <w:tcPr>
            <w:tcW w:w="1167" w:type="dxa"/>
            <w:tcBorders>
              <w:top w:val="nil"/>
              <w:bottom w:val="nil"/>
            </w:tcBorders>
          </w:tcPr>
          <w:p w14:paraId="7386A9E8" w14:textId="77777777" w:rsidR="008411D4" w:rsidRDefault="008411D4" w:rsidP="00F03CD4">
            <w:pPr>
              <w:bidi/>
              <w:rPr>
                <w:u w:val="single"/>
                <w:rtl/>
              </w:rPr>
            </w:pPr>
          </w:p>
        </w:tc>
        <w:tc>
          <w:tcPr>
            <w:tcW w:w="1299" w:type="dxa"/>
          </w:tcPr>
          <w:p w14:paraId="1031110F" w14:textId="2946772C" w:rsidR="008411D4" w:rsidRDefault="008411D4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סוכן הביטוח או היועץ הפנסיוני יקבל מידע בלבד</w:t>
            </w:r>
          </w:p>
        </w:tc>
        <w:tc>
          <w:tcPr>
            <w:tcW w:w="1079" w:type="dxa"/>
          </w:tcPr>
          <w:p w14:paraId="456835F4" w14:textId="6F31CC72" w:rsidR="008411D4" w:rsidRDefault="0061331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100%</w:t>
            </w:r>
          </w:p>
        </w:tc>
        <w:tc>
          <w:tcPr>
            <w:tcW w:w="875" w:type="dxa"/>
          </w:tcPr>
          <w:p w14:paraId="49EAB2BF" w14:textId="517505AD" w:rsidR="008411D4" w:rsidRDefault="0061331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צ'ק בוקס</w:t>
            </w:r>
          </w:p>
        </w:tc>
        <w:tc>
          <w:tcPr>
            <w:tcW w:w="895" w:type="dxa"/>
          </w:tcPr>
          <w:p w14:paraId="4BD832CF" w14:textId="4D73A514" w:rsidR="008411D4" w:rsidRDefault="0061331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לא</w:t>
            </w:r>
          </w:p>
        </w:tc>
        <w:tc>
          <w:tcPr>
            <w:tcW w:w="3320" w:type="dxa"/>
          </w:tcPr>
          <w:p w14:paraId="40221ED8" w14:textId="6EE51B89" w:rsidR="008411D4" w:rsidRDefault="0061331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אם סומן- למשוך.</w:t>
            </w:r>
          </w:p>
        </w:tc>
      </w:tr>
      <w:tr w:rsidR="002F4B7C" w:rsidRPr="00DC27BB" w14:paraId="7C2B3566" w14:textId="77777777" w:rsidTr="0061331C">
        <w:tc>
          <w:tcPr>
            <w:tcW w:w="1167" w:type="dxa"/>
            <w:tcBorders>
              <w:bottom w:val="nil"/>
            </w:tcBorders>
          </w:tcPr>
          <w:p w14:paraId="6B28ADAB" w14:textId="77777777" w:rsidR="002F4B7C" w:rsidRPr="00DC27BB" w:rsidRDefault="002F4B7C" w:rsidP="00F03CD4">
            <w:pPr>
              <w:bidi/>
              <w:rPr>
                <w:u w:val="single"/>
                <w:rtl/>
              </w:rPr>
            </w:pPr>
          </w:p>
        </w:tc>
        <w:tc>
          <w:tcPr>
            <w:tcW w:w="1299" w:type="dxa"/>
          </w:tcPr>
          <w:p w14:paraId="129B63AC" w14:textId="77777777" w:rsidR="002F4B7C" w:rsidRPr="00DC27BB" w:rsidRDefault="002F4B7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חתימת ה</w:t>
            </w:r>
            <w:r>
              <w:rPr>
                <w:rFonts w:hint="cs"/>
                <w:rtl/>
              </w:rPr>
              <w:t>לקוח</w:t>
            </w:r>
          </w:p>
        </w:tc>
        <w:tc>
          <w:tcPr>
            <w:tcW w:w="1079" w:type="dxa"/>
          </w:tcPr>
          <w:p w14:paraId="6E4B7C59" w14:textId="77777777" w:rsidR="002F4B7C" w:rsidRPr="00DC27BB" w:rsidRDefault="002F4B7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5%</w:t>
            </w:r>
          </w:p>
        </w:tc>
        <w:tc>
          <w:tcPr>
            <w:tcW w:w="875" w:type="dxa"/>
          </w:tcPr>
          <w:p w14:paraId="60EE4B61" w14:textId="77777777" w:rsidR="002F4B7C" w:rsidRPr="00DC27BB" w:rsidRDefault="002F4B7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95" w:type="dxa"/>
          </w:tcPr>
          <w:p w14:paraId="30CEBB8E" w14:textId="77777777" w:rsidR="002F4B7C" w:rsidRPr="00DC27BB" w:rsidRDefault="002F4B7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320" w:type="dxa"/>
          </w:tcPr>
          <w:p w14:paraId="05FDFEF8" w14:textId="77777777" w:rsidR="002F4B7C" w:rsidRPr="00DC27BB" w:rsidRDefault="002F4B7C" w:rsidP="00F03CD4">
            <w:pPr>
              <w:bidi/>
              <w:rPr>
                <w:rtl/>
              </w:rPr>
            </w:pPr>
          </w:p>
        </w:tc>
      </w:tr>
      <w:tr w:rsidR="002F4B7C" w:rsidRPr="00DC27BB" w14:paraId="4D06EA15" w14:textId="77777777" w:rsidTr="0061331C">
        <w:tc>
          <w:tcPr>
            <w:tcW w:w="1167" w:type="dxa"/>
            <w:tcBorders>
              <w:top w:val="nil"/>
              <w:bottom w:val="nil"/>
            </w:tcBorders>
          </w:tcPr>
          <w:p w14:paraId="20AC8AEF" w14:textId="77777777" w:rsidR="002F4B7C" w:rsidRPr="00DC27BB" w:rsidRDefault="002F4B7C" w:rsidP="00F03CD4">
            <w:pPr>
              <w:bidi/>
              <w:rPr>
                <w:u w:val="single"/>
                <w:rtl/>
              </w:rPr>
            </w:pPr>
          </w:p>
        </w:tc>
        <w:tc>
          <w:tcPr>
            <w:tcW w:w="1299" w:type="dxa"/>
          </w:tcPr>
          <w:p w14:paraId="165AB67D" w14:textId="77777777" w:rsidR="002F4B7C" w:rsidRPr="00DC27BB" w:rsidRDefault="002F4B7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תאריך חתימה</w:t>
            </w:r>
          </w:p>
        </w:tc>
        <w:tc>
          <w:tcPr>
            <w:tcW w:w="1079" w:type="dxa"/>
          </w:tcPr>
          <w:p w14:paraId="31178DB6" w14:textId="77777777" w:rsidR="002F4B7C" w:rsidRPr="00DC27BB" w:rsidRDefault="002F4B7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75" w:type="dxa"/>
          </w:tcPr>
          <w:p w14:paraId="6FA450B6" w14:textId="77777777" w:rsidR="002F4B7C" w:rsidRPr="00DC27BB" w:rsidRDefault="002F4B7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95" w:type="dxa"/>
          </w:tcPr>
          <w:p w14:paraId="0DB94EE8" w14:textId="77777777" w:rsidR="002F4B7C" w:rsidRPr="00DC27BB" w:rsidRDefault="002F4B7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320" w:type="dxa"/>
          </w:tcPr>
          <w:p w14:paraId="1914C644" w14:textId="77777777" w:rsidR="002F4B7C" w:rsidRPr="00DC27BB" w:rsidRDefault="002F4B7C" w:rsidP="00F03CD4">
            <w:pPr>
              <w:bidi/>
              <w:rPr>
                <w:rtl/>
              </w:rPr>
            </w:pPr>
          </w:p>
        </w:tc>
      </w:tr>
      <w:tr w:rsidR="002F4B7C" w:rsidRPr="00DC27BB" w14:paraId="473067ED" w14:textId="77777777" w:rsidTr="0061331C">
        <w:tc>
          <w:tcPr>
            <w:tcW w:w="1167" w:type="dxa"/>
            <w:tcBorders>
              <w:top w:val="nil"/>
            </w:tcBorders>
          </w:tcPr>
          <w:p w14:paraId="1D4EF721" w14:textId="77777777" w:rsidR="002F4B7C" w:rsidRPr="00DC27BB" w:rsidRDefault="002F4B7C" w:rsidP="00F03CD4">
            <w:pPr>
              <w:bidi/>
              <w:rPr>
                <w:u w:val="single"/>
                <w:rtl/>
              </w:rPr>
            </w:pPr>
            <w:r>
              <w:rPr>
                <w:rFonts w:hint="cs"/>
                <w:u w:val="single"/>
                <w:rtl/>
              </w:rPr>
              <w:t>ולראיה באתי על החתום</w:t>
            </w:r>
          </w:p>
        </w:tc>
        <w:tc>
          <w:tcPr>
            <w:tcW w:w="1299" w:type="dxa"/>
          </w:tcPr>
          <w:p w14:paraId="796B7C1C" w14:textId="77777777" w:rsidR="002F4B7C" w:rsidRPr="00DC27BB" w:rsidRDefault="002F4B7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 xml:space="preserve">שם סוכן הביטוח או היועץ הפנסיוני </w:t>
            </w:r>
            <w:r>
              <w:rPr>
                <w:rFonts w:hint="cs"/>
                <w:rtl/>
              </w:rPr>
              <w:lastRenderedPageBreak/>
              <w:t>בפניו חתם הלקוח</w:t>
            </w:r>
          </w:p>
        </w:tc>
        <w:tc>
          <w:tcPr>
            <w:tcW w:w="1079" w:type="dxa"/>
          </w:tcPr>
          <w:p w14:paraId="2B85372F" w14:textId="77777777" w:rsidR="002F4B7C" w:rsidRPr="00DC27BB" w:rsidRDefault="002F4B7C" w:rsidP="00F03CD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lastRenderedPageBreak/>
              <w:t>95%</w:t>
            </w:r>
          </w:p>
        </w:tc>
        <w:tc>
          <w:tcPr>
            <w:tcW w:w="875" w:type="dxa"/>
          </w:tcPr>
          <w:p w14:paraId="30A2C70A" w14:textId="77777777" w:rsidR="002F4B7C" w:rsidRPr="00DC27BB" w:rsidRDefault="002F4B7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95" w:type="dxa"/>
          </w:tcPr>
          <w:p w14:paraId="6FBA909D" w14:textId="77777777" w:rsidR="002F4B7C" w:rsidRPr="00DC27BB" w:rsidRDefault="002F4B7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כן</w:t>
            </w:r>
          </w:p>
        </w:tc>
        <w:tc>
          <w:tcPr>
            <w:tcW w:w="3320" w:type="dxa"/>
          </w:tcPr>
          <w:p w14:paraId="634AC9E6" w14:textId="77777777" w:rsidR="002F4B7C" w:rsidRPr="00DC27BB" w:rsidRDefault="002F4B7C" w:rsidP="00F03CD4">
            <w:pPr>
              <w:bidi/>
              <w:rPr>
                <w:rtl/>
              </w:rPr>
            </w:pPr>
          </w:p>
        </w:tc>
      </w:tr>
      <w:tr w:rsidR="002F4B7C" w:rsidRPr="00DC27BB" w14:paraId="05AAE897" w14:textId="77777777" w:rsidTr="008411D4">
        <w:tc>
          <w:tcPr>
            <w:tcW w:w="1167" w:type="dxa"/>
          </w:tcPr>
          <w:p w14:paraId="270FD41A" w14:textId="77777777" w:rsidR="002F4B7C" w:rsidRPr="00DC27BB" w:rsidRDefault="002F4B7C" w:rsidP="00F03CD4">
            <w:pPr>
              <w:bidi/>
              <w:rPr>
                <w:u w:val="single"/>
                <w:rtl/>
              </w:rPr>
            </w:pPr>
          </w:p>
        </w:tc>
        <w:tc>
          <w:tcPr>
            <w:tcW w:w="1299" w:type="dxa"/>
          </w:tcPr>
          <w:p w14:paraId="2548BD97" w14:textId="77777777" w:rsidR="002F4B7C" w:rsidRPr="00DC27BB" w:rsidRDefault="002F4B7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 xml:space="preserve">חתימת </w:t>
            </w:r>
            <w:r>
              <w:rPr>
                <w:rFonts w:hint="cs"/>
                <w:rtl/>
              </w:rPr>
              <w:t>סוכן הביטוח או היועץ הפנסיוני</w:t>
            </w:r>
          </w:p>
        </w:tc>
        <w:tc>
          <w:tcPr>
            <w:tcW w:w="1079" w:type="dxa"/>
          </w:tcPr>
          <w:p w14:paraId="729E2304" w14:textId="77777777" w:rsidR="002F4B7C" w:rsidRPr="00DC27BB" w:rsidRDefault="002F4B7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5%</w:t>
            </w:r>
          </w:p>
        </w:tc>
        <w:tc>
          <w:tcPr>
            <w:tcW w:w="875" w:type="dxa"/>
          </w:tcPr>
          <w:p w14:paraId="37B25680" w14:textId="77777777" w:rsidR="002F4B7C" w:rsidRPr="00DC27BB" w:rsidRDefault="002F4B7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95" w:type="dxa"/>
          </w:tcPr>
          <w:p w14:paraId="4FAD44B1" w14:textId="77777777" w:rsidR="002F4B7C" w:rsidRPr="00DC27BB" w:rsidRDefault="002F4B7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320" w:type="dxa"/>
          </w:tcPr>
          <w:p w14:paraId="45310C1F" w14:textId="77777777" w:rsidR="002F4B7C" w:rsidRPr="00DC27BB" w:rsidRDefault="002F4B7C" w:rsidP="00F03CD4">
            <w:pPr>
              <w:bidi/>
              <w:rPr>
                <w:rtl/>
              </w:rPr>
            </w:pPr>
          </w:p>
        </w:tc>
      </w:tr>
      <w:tr w:rsidR="002F4B7C" w:rsidRPr="00DC27BB" w14:paraId="0896C2B4" w14:textId="77777777" w:rsidTr="008411D4">
        <w:tc>
          <w:tcPr>
            <w:tcW w:w="1167" w:type="dxa"/>
          </w:tcPr>
          <w:p w14:paraId="08A9AED8" w14:textId="77777777" w:rsidR="002F4B7C" w:rsidRPr="00DC27BB" w:rsidRDefault="002F4B7C" w:rsidP="00F03CD4">
            <w:pPr>
              <w:bidi/>
              <w:rPr>
                <w:u w:val="single"/>
                <w:rtl/>
              </w:rPr>
            </w:pPr>
          </w:p>
        </w:tc>
        <w:tc>
          <w:tcPr>
            <w:tcW w:w="1299" w:type="dxa"/>
          </w:tcPr>
          <w:p w14:paraId="70A53A9B" w14:textId="77777777" w:rsidR="002F4B7C" w:rsidRPr="00DC27BB" w:rsidRDefault="002F4B7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תאריך חתימה</w:t>
            </w:r>
          </w:p>
        </w:tc>
        <w:tc>
          <w:tcPr>
            <w:tcW w:w="1079" w:type="dxa"/>
          </w:tcPr>
          <w:p w14:paraId="0DC6379C" w14:textId="77777777" w:rsidR="002F4B7C" w:rsidRPr="00DC27BB" w:rsidRDefault="002F4B7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100%</w:t>
            </w:r>
          </w:p>
        </w:tc>
        <w:tc>
          <w:tcPr>
            <w:tcW w:w="875" w:type="dxa"/>
          </w:tcPr>
          <w:p w14:paraId="08501359" w14:textId="77777777" w:rsidR="002F4B7C" w:rsidRPr="00DC27BB" w:rsidRDefault="002F4B7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שדה</w:t>
            </w:r>
          </w:p>
        </w:tc>
        <w:tc>
          <w:tcPr>
            <w:tcW w:w="895" w:type="dxa"/>
          </w:tcPr>
          <w:p w14:paraId="0302EF3D" w14:textId="77777777" w:rsidR="002F4B7C" w:rsidRPr="00DC27BB" w:rsidRDefault="002F4B7C" w:rsidP="00F03CD4">
            <w:pPr>
              <w:bidi/>
              <w:rPr>
                <w:rtl/>
              </w:rPr>
            </w:pPr>
            <w:r w:rsidRPr="00DC27BB">
              <w:rPr>
                <w:rFonts w:hint="cs"/>
                <w:rtl/>
              </w:rPr>
              <w:t>לא</w:t>
            </w:r>
          </w:p>
        </w:tc>
        <w:tc>
          <w:tcPr>
            <w:tcW w:w="3320" w:type="dxa"/>
          </w:tcPr>
          <w:p w14:paraId="22A0A997" w14:textId="77777777" w:rsidR="002F4B7C" w:rsidRPr="00DC27BB" w:rsidRDefault="002F4B7C" w:rsidP="00F03CD4">
            <w:pPr>
              <w:bidi/>
              <w:rPr>
                <w:rtl/>
              </w:rPr>
            </w:pPr>
          </w:p>
        </w:tc>
      </w:tr>
    </w:tbl>
    <w:p w14:paraId="73DF979A" w14:textId="77777777" w:rsidR="00D13F32" w:rsidRDefault="00D13F32" w:rsidP="0061331C">
      <w:pPr>
        <w:bidi/>
        <w:spacing w:line="360" w:lineRule="auto"/>
        <w:rPr>
          <w:b/>
          <w:bCs/>
          <w:i/>
          <w:iCs/>
          <w:color w:val="7B7B7B" w:themeColor="accent3" w:themeShade="BF"/>
          <w:sz w:val="36"/>
          <w:szCs w:val="36"/>
          <w:u w:val="single"/>
        </w:rPr>
      </w:pPr>
    </w:p>
    <w:p w14:paraId="5F59190D" w14:textId="12641AC1" w:rsidR="00FD1391" w:rsidRPr="00D11BB2" w:rsidRDefault="00FD1391" w:rsidP="00CB4482">
      <w:pPr>
        <w:bidi/>
        <w:spacing w:line="360" w:lineRule="auto"/>
        <w:jc w:val="center"/>
        <w:rPr>
          <w:rFonts w:cstheme="minorHAnsi"/>
          <w:b/>
          <w:bCs/>
          <w:i/>
          <w:iCs/>
          <w:color w:val="7B7B7B" w:themeColor="accent3" w:themeShade="BF"/>
          <w:sz w:val="36"/>
          <w:szCs w:val="36"/>
          <w:u w:val="single"/>
        </w:rPr>
      </w:pPr>
      <w:r w:rsidRPr="00D11BB2">
        <w:rPr>
          <w:rFonts w:hint="cs"/>
          <w:b/>
          <w:bCs/>
          <w:i/>
          <w:iCs/>
          <w:color w:val="7B7B7B" w:themeColor="accent3" w:themeShade="BF"/>
          <w:sz w:val="36"/>
          <w:szCs w:val="36"/>
          <w:u w:val="single"/>
          <w:rtl/>
        </w:rPr>
        <w:t xml:space="preserve">עד כאן נדרש את אישור </w:t>
      </w:r>
      <w:r w:rsidR="003D6714">
        <w:rPr>
          <w:rFonts w:hint="cs"/>
          <w:b/>
          <w:bCs/>
          <w:i/>
          <w:iCs/>
          <w:color w:val="7B7B7B" w:themeColor="accent3" w:themeShade="BF"/>
          <w:sz w:val="36"/>
          <w:szCs w:val="36"/>
          <w:u w:val="single"/>
          <w:rtl/>
        </w:rPr>
        <w:t>הגורם</w:t>
      </w:r>
      <w:r w:rsidRPr="00D11BB2">
        <w:rPr>
          <w:rFonts w:hint="cs"/>
          <w:b/>
          <w:bCs/>
          <w:i/>
          <w:iCs/>
          <w:color w:val="7B7B7B" w:themeColor="accent3" w:themeShade="BF"/>
          <w:sz w:val="36"/>
          <w:szCs w:val="36"/>
          <w:u w:val="single"/>
          <w:rtl/>
        </w:rPr>
        <w:t xml:space="preserve"> העסקי</w:t>
      </w:r>
    </w:p>
    <w:p w14:paraId="7822F2F1" w14:textId="77777777" w:rsidR="00C154B1" w:rsidRPr="00FD1391" w:rsidRDefault="00C154B1" w:rsidP="0010205C">
      <w:pPr>
        <w:pStyle w:val="ListParagraph"/>
        <w:bidi/>
        <w:ind w:left="650"/>
        <w:rPr>
          <w:b/>
          <w:bCs/>
          <w:sz w:val="28"/>
          <w:szCs w:val="28"/>
          <w:rtl/>
        </w:rPr>
      </w:pPr>
    </w:p>
    <w:p w14:paraId="6FCF04FA" w14:textId="77777777" w:rsidR="004B190B" w:rsidRPr="00737314" w:rsidRDefault="004B190B" w:rsidP="0010205C">
      <w:pPr>
        <w:pStyle w:val="Heading1"/>
        <w:bidi/>
        <w:rPr>
          <w:rtl/>
        </w:rPr>
      </w:pPr>
      <w:r>
        <w:rPr>
          <w:b/>
          <w:bCs/>
          <w:rtl/>
        </w:rPr>
        <w:br w:type="page"/>
      </w:r>
      <w:bookmarkStart w:id="39" w:name="_Toc94512806"/>
      <w:r>
        <w:rPr>
          <w:rFonts w:hint="cs"/>
          <w:rtl/>
        </w:rPr>
        <w:lastRenderedPageBreak/>
        <w:t xml:space="preserve">אפיון </w:t>
      </w:r>
      <w:r w:rsidR="00FD1391">
        <w:rPr>
          <w:rFonts w:hint="cs"/>
          <w:rtl/>
        </w:rPr>
        <w:t>טכני</w:t>
      </w:r>
      <w:r w:rsidRPr="00737314">
        <w:rPr>
          <w:rtl/>
        </w:rPr>
        <w:t xml:space="preserve"> – שלב א'</w:t>
      </w:r>
      <w:bookmarkEnd w:id="39"/>
    </w:p>
    <w:p w14:paraId="48EC857C" w14:textId="77777777" w:rsidR="00F9764E" w:rsidRDefault="00F9764E" w:rsidP="00F9764E">
      <w:pPr>
        <w:bidi/>
        <w:rPr>
          <w:b/>
          <w:bCs/>
          <w:sz w:val="28"/>
          <w:szCs w:val="28"/>
          <w:rtl/>
        </w:rPr>
      </w:pPr>
    </w:p>
    <w:p w14:paraId="15F29246" w14:textId="77777777" w:rsidR="00DC27BB" w:rsidRDefault="00DC27BB" w:rsidP="008A682F">
      <w:pPr>
        <w:pStyle w:val="Heading2"/>
        <w:numPr>
          <w:ilvl w:val="1"/>
          <w:numId w:val="34"/>
        </w:numPr>
        <w:bidi/>
        <w:rPr>
          <w:rFonts w:asciiTheme="minorHAnsi" w:hAnsiTheme="minorHAnsi" w:cstheme="minorHAnsi"/>
          <w:rtl/>
        </w:rPr>
      </w:pPr>
      <w:bookmarkStart w:id="40" w:name="_Toc39663904"/>
      <w:bookmarkStart w:id="41" w:name="_Toc94512807"/>
      <w:bookmarkStart w:id="42" w:name="_Toc35324842"/>
      <w:r w:rsidRPr="00CD56BC">
        <w:rPr>
          <w:rtl/>
        </w:rPr>
        <w:t>הנחות יסוד ואילוצים</w:t>
      </w:r>
      <w:bookmarkEnd w:id="40"/>
      <w:bookmarkEnd w:id="41"/>
    </w:p>
    <w:p w14:paraId="15E24699" w14:textId="77777777" w:rsidR="0067648E" w:rsidRPr="0067648E" w:rsidRDefault="0067648E" w:rsidP="0010205C">
      <w:pPr>
        <w:bidi/>
      </w:pPr>
    </w:p>
    <w:p w14:paraId="24BB13C8" w14:textId="77777777" w:rsidR="00DC27BB" w:rsidRPr="00C8490F" w:rsidRDefault="00DC27BB" w:rsidP="00890F57">
      <w:pPr>
        <w:pStyle w:val="ListParagraph"/>
        <w:numPr>
          <w:ilvl w:val="0"/>
          <w:numId w:val="8"/>
        </w:numPr>
        <w:bidi/>
        <w:spacing w:after="0" w:line="360" w:lineRule="auto"/>
        <w:rPr>
          <w:rFonts w:cstheme="minorHAnsi"/>
          <w:color w:val="000000" w:themeColor="text1"/>
          <w:rtl/>
        </w:rPr>
      </w:pPr>
      <w:r w:rsidRPr="00C8490F">
        <w:rPr>
          <w:color w:val="000000" w:themeColor="text1"/>
          <w:rtl/>
        </w:rPr>
        <w:t xml:space="preserve">על הקבצים הסרוקים להיות באיכות של </w:t>
      </w:r>
      <w:r w:rsidRPr="00C8490F">
        <w:rPr>
          <w:rFonts w:cstheme="minorHAnsi"/>
          <w:color w:val="000000" w:themeColor="text1"/>
        </w:rPr>
        <w:t>DPI300</w:t>
      </w:r>
      <w:r w:rsidRPr="00C8490F">
        <w:rPr>
          <w:color w:val="000000" w:themeColor="text1"/>
          <w:rtl/>
        </w:rPr>
        <w:t xml:space="preserve"> ומעלה</w:t>
      </w:r>
      <w:r w:rsidRPr="00C8490F">
        <w:rPr>
          <w:rFonts w:cstheme="minorHAnsi"/>
          <w:color w:val="000000" w:themeColor="text1"/>
          <w:rtl/>
        </w:rPr>
        <w:t>.</w:t>
      </w:r>
    </w:p>
    <w:p w14:paraId="37F29BF9" w14:textId="77777777" w:rsidR="00DC27BB" w:rsidRPr="00C8490F" w:rsidRDefault="00DC27BB" w:rsidP="00890F57">
      <w:pPr>
        <w:pStyle w:val="ListParagraph"/>
        <w:numPr>
          <w:ilvl w:val="0"/>
          <w:numId w:val="8"/>
        </w:numPr>
        <w:bidi/>
        <w:spacing w:after="0" w:line="360" w:lineRule="auto"/>
        <w:rPr>
          <w:rFonts w:cstheme="minorHAnsi"/>
          <w:color w:val="000000" w:themeColor="text1"/>
          <w:rtl/>
        </w:rPr>
      </w:pPr>
      <w:r w:rsidRPr="00C8490F">
        <w:rPr>
          <w:color w:val="000000" w:themeColor="text1"/>
          <w:rtl/>
        </w:rPr>
        <w:t>על הקבצים הסרוקים להיות לא בכתב יד</w:t>
      </w:r>
      <w:r w:rsidRPr="00C8490F">
        <w:rPr>
          <w:rFonts w:cstheme="minorHAnsi"/>
          <w:color w:val="000000" w:themeColor="text1"/>
          <w:rtl/>
        </w:rPr>
        <w:t>.</w:t>
      </w:r>
    </w:p>
    <w:p w14:paraId="715681C3" w14:textId="77777777" w:rsidR="00DC27BB" w:rsidRPr="00C8490F" w:rsidRDefault="00DC27BB" w:rsidP="00890F57">
      <w:pPr>
        <w:pStyle w:val="ListParagraph"/>
        <w:numPr>
          <w:ilvl w:val="0"/>
          <w:numId w:val="8"/>
        </w:numPr>
        <w:bidi/>
        <w:spacing w:after="0" w:line="360" w:lineRule="auto"/>
        <w:rPr>
          <w:rFonts w:cstheme="minorHAnsi"/>
          <w:color w:val="000000" w:themeColor="text1"/>
          <w:rtl/>
        </w:rPr>
      </w:pPr>
      <w:r w:rsidRPr="00C8490F">
        <w:rPr>
          <w:color w:val="000000" w:themeColor="text1"/>
          <w:rtl/>
        </w:rPr>
        <w:t xml:space="preserve">על הקבצים הסרוקים להיות ברורים וללא </w:t>
      </w:r>
      <w:r w:rsidRPr="00C8490F">
        <w:rPr>
          <w:rFonts w:cstheme="minorHAnsi"/>
          <w:color w:val="000000" w:themeColor="text1"/>
        </w:rPr>
        <w:t>Skewness</w:t>
      </w:r>
      <w:r w:rsidRPr="00C8490F">
        <w:rPr>
          <w:color w:val="000000" w:themeColor="text1"/>
          <w:rtl/>
        </w:rPr>
        <w:t xml:space="preserve"> משמעותי</w:t>
      </w:r>
      <w:r w:rsidRPr="00C8490F">
        <w:rPr>
          <w:rFonts w:cstheme="minorHAnsi"/>
          <w:color w:val="000000" w:themeColor="text1"/>
          <w:rtl/>
        </w:rPr>
        <w:t>.</w:t>
      </w:r>
    </w:p>
    <w:p w14:paraId="1EBCFBAB" w14:textId="77777777" w:rsidR="00DC27BB" w:rsidRPr="00C8490F" w:rsidRDefault="00DC27BB" w:rsidP="00890F57">
      <w:pPr>
        <w:pStyle w:val="ListParagraph"/>
        <w:numPr>
          <w:ilvl w:val="0"/>
          <w:numId w:val="8"/>
        </w:numPr>
        <w:bidi/>
        <w:spacing w:after="0" w:line="360" w:lineRule="auto"/>
        <w:rPr>
          <w:rFonts w:cstheme="minorHAnsi"/>
          <w:color w:val="000000" w:themeColor="text1"/>
          <w:rtl/>
        </w:rPr>
      </w:pPr>
      <w:r w:rsidRPr="00C8490F">
        <w:rPr>
          <w:color w:val="000000" w:themeColor="text1"/>
          <w:rtl/>
        </w:rPr>
        <w:t>על הקבצים הסרוקים להיות באחד מן הפורמטים הבאים</w:t>
      </w:r>
      <w:r w:rsidRPr="00C8490F">
        <w:rPr>
          <w:rFonts w:cstheme="minorHAnsi"/>
          <w:color w:val="000000" w:themeColor="text1"/>
          <w:rtl/>
        </w:rPr>
        <w:t xml:space="preserve">: </w:t>
      </w:r>
      <w:r w:rsidRPr="00C8490F">
        <w:rPr>
          <w:rFonts w:cstheme="minorHAnsi"/>
          <w:color w:val="000000" w:themeColor="text1"/>
        </w:rPr>
        <w:t>PDF, JPEG</w:t>
      </w:r>
      <w:r w:rsidRPr="00C8490F">
        <w:rPr>
          <w:color w:val="000000" w:themeColor="text1"/>
          <w:rtl/>
        </w:rPr>
        <w:t xml:space="preserve"> או </w:t>
      </w:r>
      <w:r w:rsidRPr="00C8490F">
        <w:rPr>
          <w:rFonts w:cstheme="minorHAnsi"/>
          <w:color w:val="000000" w:themeColor="text1"/>
        </w:rPr>
        <w:t>TIFF</w:t>
      </w:r>
      <w:r w:rsidRPr="00C8490F">
        <w:rPr>
          <w:rFonts w:cstheme="minorHAnsi"/>
          <w:color w:val="000000" w:themeColor="text1"/>
          <w:rtl/>
        </w:rPr>
        <w:t>.</w:t>
      </w:r>
    </w:p>
    <w:p w14:paraId="530FA344" w14:textId="77777777" w:rsidR="00DC27BB" w:rsidRPr="00C8490F" w:rsidRDefault="00DC27BB" w:rsidP="00890F57">
      <w:pPr>
        <w:pStyle w:val="ListParagraph"/>
        <w:numPr>
          <w:ilvl w:val="0"/>
          <w:numId w:val="8"/>
        </w:numPr>
        <w:bidi/>
        <w:spacing w:after="0" w:line="360" w:lineRule="auto"/>
        <w:rPr>
          <w:rFonts w:cstheme="minorHAnsi"/>
          <w:color w:val="000000" w:themeColor="text1"/>
          <w:rtl/>
        </w:rPr>
      </w:pPr>
      <w:r w:rsidRPr="00C8490F">
        <w:rPr>
          <w:color w:val="000000" w:themeColor="text1"/>
          <w:rtl/>
        </w:rPr>
        <w:t>קבצים נעולים או פגומים לא יטופלו</w:t>
      </w:r>
      <w:r w:rsidRPr="00C8490F">
        <w:rPr>
          <w:rFonts w:cstheme="minorHAnsi"/>
          <w:color w:val="000000" w:themeColor="text1"/>
          <w:rtl/>
        </w:rPr>
        <w:t>.</w:t>
      </w:r>
    </w:p>
    <w:p w14:paraId="19F740DF" w14:textId="77777777" w:rsidR="00DC27BB" w:rsidRPr="00C8490F" w:rsidRDefault="00DC27BB" w:rsidP="00890F57">
      <w:pPr>
        <w:pStyle w:val="ListParagraph"/>
        <w:numPr>
          <w:ilvl w:val="0"/>
          <w:numId w:val="8"/>
        </w:numPr>
        <w:bidi/>
        <w:spacing w:after="0" w:line="360" w:lineRule="auto"/>
        <w:rPr>
          <w:rFonts w:cstheme="minorHAnsi"/>
          <w:color w:val="000000" w:themeColor="text1"/>
          <w:rtl/>
        </w:rPr>
      </w:pPr>
      <w:r w:rsidRPr="00C8490F">
        <w:rPr>
          <w:color w:val="000000" w:themeColor="text1"/>
          <w:rtl/>
        </w:rPr>
        <w:t xml:space="preserve">קבצים סרוקים ללא סיומת יקבלו השלמה לאחד מן הפורמטים הנתמכים </w:t>
      </w:r>
      <w:r w:rsidRPr="00C8490F">
        <w:rPr>
          <w:rFonts w:cstheme="minorHAnsi"/>
          <w:color w:val="000000" w:themeColor="text1"/>
          <w:rtl/>
        </w:rPr>
        <w:t>(</w:t>
      </w:r>
      <w:r w:rsidRPr="00C8490F">
        <w:rPr>
          <w:color w:val="000000" w:themeColor="text1"/>
          <w:rtl/>
        </w:rPr>
        <w:t xml:space="preserve">סעיף </w:t>
      </w:r>
      <w:r w:rsidRPr="00C8490F">
        <w:rPr>
          <w:rFonts w:cstheme="minorHAnsi"/>
          <w:color w:val="000000" w:themeColor="text1"/>
          <w:rtl/>
        </w:rPr>
        <w:t xml:space="preserve">4). </w:t>
      </w:r>
      <w:r w:rsidRPr="00C8490F">
        <w:rPr>
          <w:color w:val="000000" w:themeColor="text1"/>
          <w:rtl/>
        </w:rPr>
        <w:t>במידה והקובץ עדיין לא ייפתח</w:t>
      </w:r>
      <w:r w:rsidRPr="00C8490F">
        <w:rPr>
          <w:rFonts w:cstheme="minorHAnsi"/>
          <w:color w:val="000000" w:themeColor="text1"/>
          <w:rtl/>
        </w:rPr>
        <w:t xml:space="preserve">, </w:t>
      </w:r>
      <w:r w:rsidRPr="00C8490F">
        <w:rPr>
          <w:color w:val="000000" w:themeColor="text1"/>
          <w:rtl/>
        </w:rPr>
        <w:t>הוא ייחשב כפגום</w:t>
      </w:r>
      <w:r w:rsidRPr="00C8490F">
        <w:rPr>
          <w:rFonts w:cstheme="minorHAnsi"/>
          <w:color w:val="000000" w:themeColor="text1"/>
          <w:rtl/>
        </w:rPr>
        <w:t>.</w:t>
      </w:r>
    </w:p>
    <w:p w14:paraId="40E77AB8" w14:textId="4B14518F" w:rsidR="00F9764E" w:rsidRPr="00CD56BC" w:rsidDel="00F9764E" w:rsidRDefault="00F9764E" w:rsidP="00F9764E">
      <w:pPr>
        <w:bidi/>
        <w:rPr>
          <w:del w:id="43" w:author="Anter, Hadar" w:date="2022-01-16T15:07:00Z"/>
        </w:rPr>
      </w:pPr>
    </w:p>
    <w:p w14:paraId="0195E900" w14:textId="77777777" w:rsidR="00DC27BB" w:rsidRDefault="00DC27BB" w:rsidP="0010205C">
      <w:pPr>
        <w:pStyle w:val="Heading1"/>
        <w:bidi/>
        <w:rPr>
          <w:rtl/>
        </w:rPr>
      </w:pPr>
      <w:bookmarkStart w:id="44" w:name="_Toc39663905"/>
      <w:bookmarkStart w:id="45" w:name="_Toc94512808"/>
      <w:r w:rsidRPr="0067648E">
        <w:rPr>
          <w:rFonts w:hint="cs"/>
          <w:rtl/>
        </w:rPr>
        <w:t>רכיבי הפתרון</w:t>
      </w:r>
      <w:bookmarkEnd w:id="42"/>
      <w:bookmarkEnd w:id="44"/>
      <w:bookmarkEnd w:id="45"/>
    </w:p>
    <w:p w14:paraId="6F18497D" w14:textId="77777777" w:rsidR="0067648E" w:rsidRPr="0067648E" w:rsidRDefault="0067648E" w:rsidP="0010205C">
      <w:pPr>
        <w:bidi/>
      </w:pPr>
    </w:p>
    <w:p w14:paraId="11C82BDD" w14:textId="5E0A2221" w:rsidR="00DC27BB" w:rsidRDefault="00DC27BB" w:rsidP="0010205C">
      <w:pPr>
        <w:bidi/>
        <w:spacing w:line="360" w:lineRule="auto"/>
        <w:rPr>
          <w:rFonts w:cstheme="minorHAnsi"/>
          <w:color w:val="000000" w:themeColor="text1"/>
          <w:rtl/>
        </w:rPr>
      </w:pPr>
      <w:r w:rsidRPr="00C8490F">
        <w:rPr>
          <w:rFonts w:hint="cs"/>
          <w:color w:val="000000" w:themeColor="text1"/>
          <w:rtl/>
        </w:rPr>
        <w:t>הפלטפורמה המוצעת ל</w:t>
      </w:r>
      <w:r w:rsidR="002337E2">
        <w:rPr>
          <w:rFonts w:hint="cs"/>
          <w:color w:val="000000" w:themeColor="text1"/>
          <w:rtl/>
        </w:rPr>
        <w:t>מור השקעות</w:t>
      </w:r>
      <w:r w:rsidRPr="00C8490F">
        <w:rPr>
          <w:rFonts w:hint="cs"/>
          <w:color w:val="000000" w:themeColor="text1"/>
          <w:rtl/>
        </w:rPr>
        <w:t xml:space="preserve"> הינה פתרון של </w:t>
      </w:r>
      <w:r w:rsidRPr="00C8490F">
        <w:rPr>
          <w:rFonts w:cstheme="minorHAnsi" w:hint="cs"/>
          <w:color w:val="000000" w:themeColor="text1"/>
        </w:rPr>
        <w:t>KPMG</w:t>
      </w:r>
      <w:r w:rsidRPr="00C8490F">
        <w:rPr>
          <w:rFonts w:hint="cs"/>
          <w:color w:val="000000" w:themeColor="text1"/>
          <w:rtl/>
        </w:rPr>
        <w:t xml:space="preserve"> בתחום ה</w:t>
      </w:r>
      <w:r w:rsidRPr="00C8490F">
        <w:rPr>
          <w:rFonts w:cstheme="minorHAnsi" w:hint="cs"/>
          <w:color w:val="000000" w:themeColor="text1"/>
          <w:rtl/>
        </w:rPr>
        <w:t>-</w:t>
      </w:r>
      <w:r w:rsidRPr="00C8490F">
        <w:rPr>
          <w:rFonts w:cstheme="minorHAnsi"/>
          <w:color w:val="000000" w:themeColor="text1"/>
        </w:rPr>
        <w:t>OCR</w:t>
      </w:r>
      <w:r w:rsidRPr="00C8490F">
        <w:rPr>
          <w:rFonts w:cstheme="minorHAnsi" w:hint="cs"/>
          <w:color w:val="000000" w:themeColor="text1"/>
          <w:rtl/>
        </w:rPr>
        <w:t xml:space="preserve"> (</w:t>
      </w:r>
      <w:r w:rsidRPr="00C8490F">
        <w:rPr>
          <w:rFonts w:cstheme="minorHAnsi"/>
          <w:color w:val="000000" w:themeColor="text1"/>
        </w:rPr>
        <w:t>Optical Character Recognition</w:t>
      </w:r>
      <w:r w:rsidRPr="00C8490F">
        <w:rPr>
          <w:rFonts w:cstheme="minorHAnsi" w:hint="cs"/>
          <w:color w:val="000000" w:themeColor="text1"/>
          <w:rtl/>
        </w:rPr>
        <w:t xml:space="preserve">), </w:t>
      </w:r>
      <w:r w:rsidRPr="00C8490F">
        <w:rPr>
          <w:rFonts w:hint="cs"/>
          <w:color w:val="000000" w:themeColor="text1"/>
          <w:rtl/>
        </w:rPr>
        <w:t>אשר כוללת בתוכה אינטגרציה למקורות שונים</w:t>
      </w:r>
      <w:r w:rsidRPr="00C8490F">
        <w:rPr>
          <w:rFonts w:cstheme="minorHAnsi" w:hint="cs"/>
          <w:color w:val="000000" w:themeColor="text1"/>
          <w:rtl/>
        </w:rPr>
        <w:t xml:space="preserve">, </w:t>
      </w:r>
      <w:r w:rsidRPr="00C8490F">
        <w:rPr>
          <w:rFonts w:hint="cs"/>
          <w:color w:val="000000" w:themeColor="text1"/>
          <w:rtl/>
        </w:rPr>
        <w:t xml:space="preserve">רכיב </w:t>
      </w:r>
      <w:r w:rsidRPr="00C8490F">
        <w:rPr>
          <w:rFonts w:cstheme="minorHAnsi" w:hint="cs"/>
          <w:color w:val="000000" w:themeColor="text1"/>
        </w:rPr>
        <w:t>UI</w:t>
      </w:r>
      <w:r w:rsidRPr="00C8490F">
        <w:rPr>
          <w:rFonts w:cstheme="minorHAnsi" w:hint="cs"/>
          <w:color w:val="000000" w:themeColor="text1"/>
          <w:rtl/>
        </w:rPr>
        <w:t xml:space="preserve">, </w:t>
      </w:r>
      <w:r w:rsidRPr="00C8490F">
        <w:rPr>
          <w:rFonts w:hint="cs"/>
          <w:color w:val="000000" w:themeColor="text1"/>
          <w:rtl/>
        </w:rPr>
        <w:t>רכיבי ניהול תורים ויכולות אוטומציה מרובות</w:t>
      </w:r>
      <w:r w:rsidRPr="00C8490F">
        <w:rPr>
          <w:rFonts w:cstheme="minorHAnsi" w:hint="cs"/>
          <w:color w:val="000000" w:themeColor="text1"/>
          <w:rtl/>
        </w:rPr>
        <w:t xml:space="preserve">. </w:t>
      </w:r>
      <w:r w:rsidRPr="00C8490F">
        <w:rPr>
          <w:rFonts w:hint="cs"/>
          <w:color w:val="000000" w:themeColor="text1"/>
          <w:rtl/>
        </w:rPr>
        <w:t>בפרק זה יתוארו רכיבי הפלטפורמה ותפקידם בפלטפורמת הסריקה</w:t>
      </w:r>
      <w:r w:rsidRPr="00C8490F">
        <w:rPr>
          <w:rFonts w:cstheme="minorHAnsi" w:hint="cs"/>
          <w:color w:val="000000" w:themeColor="text1"/>
          <w:rtl/>
        </w:rPr>
        <w:t>.</w:t>
      </w:r>
    </w:p>
    <w:p w14:paraId="6085D769" w14:textId="023F9E60" w:rsidR="00F9764E" w:rsidRDefault="00F9764E" w:rsidP="008A682F">
      <w:pPr>
        <w:pStyle w:val="Heading2"/>
        <w:numPr>
          <w:ilvl w:val="1"/>
          <w:numId w:val="34"/>
        </w:numPr>
        <w:bidi/>
        <w:rPr>
          <w:rtl/>
        </w:rPr>
      </w:pPr>
      <w:bookmarkStart w:id="46" w:name="_Toc94512809"/>
      <w:r>
        <w:rPr>
          <w:rFonts w:hint="cs"/>
          <w:rtl/>
        </w:rPr>
        <w:t>מילון מונחים</w:t>
      </w:r>
      <w:r w:rsidRPr="005235C0">
        <w:rPr>
          <w:rFonts w:hint="cs"/>
          <w:color w:val="FF0000"/>
          <w:rtl/>
        </w:rPr>
        <w:t xml:space="preserve"> </w:t>
      </w:r>
      <w:r w:rsidRPr="00AF007F">
        <w:rPr>
          <w:rFonts w:hint="cs"/>
          <w:rtl/>
        </w:rPr>
        <w:t>טכני</w:t>
      </w:r>
      <w:bookmarkEnd w:id="46"/>
      <w:r w:rsidRPr="00AF007F">
        <w:rPr>
          <w:rFonts w:hint="cs"/>
          <w:rtl/>
        </w:rPr>
        <w:t xml:space="preserve"> </w:t>
      </w:r>
    </w:p>
    <w:p w14:paraId="7A7C3681" w14:textId="77777777" w:rsidR="00135C41" w:rsidRDefault="00135C41" w:rsidP="00890F57">
      <w:pPr>
        <w:pStyle w:val="ListParagraph"/>
        <w:numPr>
          <w:ilvl w:val="0"/>
          <w:numId w:val="15"/>
        </w:numPr>
        <w:bidi/>
        <w:spacing w:after="0" w:line="360" w:lineRule="auto"/>
        <w:ind w:left="714" w:hanging="357"/>
        <w:jc w:val="both"/>
        <w:rPr>
          <w:rFonts w:asciiTheme="minorBidi" w:hAnsiTheme="minorBidi"/>
        </w:rPr>
      </w:pPr>
      <w:r>
        <w:rPr>
          <w:rFonts w:asciiTheme="minorBidi" w:hAnsiTheme="minorBidi"/>
        </w:rPr>
        <w:t xml:space="preserve">Data </w:t>
      </w:r>
      <w:proofErr w:type="gramStart"/>
      <w:r>
        <w:rPr>
          <w:rFonts w:asciiTheme="minorBidi" w:hAnsiTheme="minorBidi"/>
        </w:rPr>
        <w:t xml:space="preserve">model </w:t>
      </w:r>
      <w:r>
        <w:rPr>
          <w:rFonts w:asciiTheme="minorBidi" w:hAnsiTheme="minorBidi" w:hint="cs"/>
          <w:rtl/>
        </w:rPr>
        <w:t xml:space="preserve"> -</w:t>
      </w:r>
      <w:proofErr w:type="gramEnd"/>
      <w:r>
        <w:rPr>
          <w:rFonts w:asciiTheme="minorBidi" w:hAnsiTheme="minorBidi" w:hint="cs"/>
          <w:rtl/>
        </w:rPr>
        <w:t xml:space="preserve"> מודל הנתונים עבור פרויקט תהליך הצטרפות לפנסיה. הצגת המודל ותיאורו מפורטים בסעיף ....</w:t>
      </w:r>
    </w:p>
    <w:p w14:paraId="0A43EE59" w14:textId="77777777" w:rsidR="00135C41" w:rsidRPr="00D1316F" w:rsidRDefault="00135C41" w:rsidP="00890F57">
      <w:pPr>
        <w:pStyle w:val="ListParagraph"/>
        <w:numPr>
          <w:ilvl w:val="0"/>
          <w:numId w:val="15"/>
        </w:numPr>
        <w:bidi/>
        <w:spacing w:after="0" w:line="360" w:lineRule="auto"/>
        <w:ind w:left="714" w:hanging="357"/>
        <w:jc w:val="both"/>
        <w:rPr>
          <w:rFonts w:asciiTheme="minorBidi" w:hAnsiTheme="minorBidi"/>
        </w:rPr>
      </w:pPr>
      <w:r w:rsidRPr="005235C0">
        <w:rPr>
          <w:rFonts w:asciiTheme="minorBidi" w:hAnsiTheme="minorBidi"/>
        </w:rPr>
        <w:t>Elasticsearch</w:t>
      </w:r>
      <w:r w:rsidRPr="00D1316F">
        <w:rPr>
          <w:rFonts w:asciiTheme="minorBidi" w:hAnsiTheme="minorBidi" w:hint="cs"/>
          <w:rtl/>
        </w:rPr>
        <w:t xml:space="preserve"> </w:t>
      </w:r>
      <w:r w:rsidRPr="00D1316F">
        <w:rPr>
          <w:rFonts w:asciiTheme="minorBidi" w:hAnsiTheme="minorBidi"/>
          <w:rtl/>
        </w:rPr>
        <w:t>–</w:t>
      </w:r>
      <w:r w:rsidRPr="00D1316F">
        <w:rPr>
          <w:rFonts w:asciiTheme="minorBidi" w:hAnsiTheme="minorBidi" w:hint="cs"/>
          <w:rtl/>
        </w:rPr>
        <w:t xml:space="preserve"> בסיס נתונים בו יישמר המידע האפליקטיבי. מאפשר לשמור מידע כ-</w:t>
      </w:r>
      <w:r w:rsidRPr="00D1316F">
        <w:rPr>
          <w:rFonts w:asciiTheme="minorBidi" w:hAnsiTheme="minorBidi"/>
        </w:rPr>
        <w:t>document</w:t>
      </w:r>
      <w:r w:rsidRPr="00D1316F">
        <w:rPr>
          <w:rFonts w:asciiTheme="minorBidi" w:hAnsiTheme="minorBidi" w:hint="cs"/>
        </w:rPr>
        <w:t xml:space="preserve"> </w:t>
      </w:r>
      <w:r w:rsidRPr="00D1316F">
        <w:rPr>
          <w:rFonts w:asciiTheme="minorBidi" w:hAnsiTheme="minorBidi" w:hint="cs"/>
          <w:rtl/>
        </w:rPr>
        <w:t xml:space="preserve"> (לא באופן טבלאי), לשלוף מידע בהתאם לפילטרים או מילות חיפוש ולבנות דוחות מורכבים (גם על מידע מקונן או מידע במערכים).</w:t>
      </w:r>
    </w:p>
    <w:p w14:paraId="6B1B8CFE" w14:textId="77777777" w:rsidR="00135C41" w:rsidRPr="005235C0" w:rsidRDefault="00135C41" w:rsidP="00890F57">
      <w:pPr>
        <w:pStyle w:val="ListParagraph"/>
        <w:numPr>
          <w:ilvl w:val="0"/>
          <w:numId w:val="15"/>
        </w:numPr>
        <w:bidi/>
        <w:spacing w:after="0" w:line="360" w:lineRule="auto"/>
        <w:ind w:left="714" w:hanging="357"/>
        <w:jc w:val="both"/>
        <w:rPr>
          <w:rFonts w:asciiTheme="minorBidi" w:hAnsiTheme="minorBidi"/>
        </w:rPr>
      </w:pPr>
      <w:proofErr w:type="spellStart"/>
      <w:r w:rsidRPr="005235C0">
        <w:rPr>
          <w:rFonts w:asciiTheme="minorBidi" w:hAnsiTheme="minorBidi" w:hint="cs"/>
        </w:rPr>
        <w:t>M</w:t>
      </w:r>
      <w:r w:rsidRPr="005235C0">
        <w:rPr>
          <w:rFonts w:asciiTheme="minorBidi" w:hAnsiTheme="minorBidi"/>
        </w:rPr>
        <w:t>inio</w:t>
      </w:r>
      <w:proofErr w:type="spellEnd"/>
      <w:r w:rsidRPr="005235C0">
        <w:rPr>
          <w:rFonts w:asciiTheme="minorBidi" w:hAnsiTheme="minorBidi" w:hint="cs"/>
          <w:rtl/>
        </w:rPr>
        <w:t xml:space="preserve"> </w:t>
      </w:r>
      <w:r w:rsidRPr="005235C0">
        <w:rPr>
          <w:rFonts w:asciiTheme="minorBidi" w:hAnsiTheme="minorBidi"/>
          <w:rtl/>
        </w:rPr>
        <w:t>–</w:t>
      </w:r>
      <w:r w:rsidRPr="005235C0">
        <w:rPr>
          <w:rFonts w:asciiTheme="minorBidi" w:hAnsiTheme="minorBidi" w:hint="cs"/>
          <w:rtl/>
        </w:rPr>
        <w:t xml:space="preserve"> </w:t>
      </w:r>
      <w:r w:rsidRPr="005235C0">
        <w:rPr>
          <w:rFonts w:asciiTheme="minorBidi" w:hAnsiTheme="minorBidi"/>
        </w:rPr>
        <w:t>data storage</w:t>
      </w:r>
      <w:r w:rsidRPr="005235C0">
        <w:rPr>
          <w:rFonts w:asciiTheme="minorBidi" w:hAnsiTheme="minorBidi" w:hint="cs"/>
          <w:rtl/>
        </w:rPr>
        <w:t xml:space="preserve"> אפליקטיבי המשמש לאחסון קבצים (למשל מסמכים המגיעים כצרופות מאימייל).</w:t>
      </w:r>
    </w:p>
    <w:p w14:paraId="1AFCE31D" w14:textId="77777777" w:rsidR="00135C41" w:rsidRPr="005235C0" w:rsidRDefault="00135C41" w:rsidP="00890F57">
      <w:pPr>
        <w:pStyle w:val="ListParagraph"/>
        <w:numPr>
          <w:ilvl w:val="0"/>
          <w:numId w:val="15"/>
        </w:numPr>
        <w:bidi/>
        <w:spacing w:after="0" w:line="360" w:lineRule="auto"/>
        <w:ind w:left="714" w:hanging="357"/>
        <w:jc w:val="both"/>
        <w:rPr>
          <w:rFonts w:asciiTheme="minorBidi" w:hAnsiTheme="minorBidi"/>
        </w:rPr>
      </w:pPr>
      <w:r w:rsidRPr="005235C0">
        <w:rPr>
          <w:rFonts w:asciiTheme="minorBidi" w:hAnsiTheme="minorBidi" w:hint="cs"/>
        </w:rPr>
        <w:t>K</w:t>
      </w:r>
      <w:r w:rsidRPr="005235C0">
        <w:rPr>
          <w:rFonts w:asciiTheme="minorBidi" w:hAnsiTheme="minorBidi"/>
        </w:rPr>
        <w:t>afka</w:t>
      </w:r>
      <w:r w:rsidRPr="005235C0">
        <w:rPr>
          <w:rFonts w:asciiTheme="minorBidi" w:hAnsiTheme="minorBidi" w:hint="cs"/>
          <w:rtl/>
        </w:rPr>
        <w:t xml:space="preserve"> </w:t>
      </w:r>
      <w:r w:rsidRPr="005235C0">
        <w:rPr>
          <w:rFonts w:asciiTheme="minorBidi" w:hAnsiTheme="minorBidi"/>
          <w:rtl/>
        </w:rPr>
        <w:t>–</w:t>
      </w:r>
      <w:r w:rsidRPr="005235C0">
        <w:rPr>
          <w:rFonts w:asciiTheme="minorBidi" w:hAnsiTheme="minorBidi" w:hint="cs"/>
          <w:rtl/>
        </w:rPr>
        <w:t xml:space="preserve"> תור עבודה המשמש לאחסון פרטי מייל לפני עיבוד ב-</w:t>
      </w:r>
      <w:r w:rsidRPr="005235C0">
        <w:rPr>
          <w:rFonts w:asciiTheme="minorBidi" w:hAnsiTheme="minorBidi" w:hint="cs"/>
        </w:rPr>
        <w:t>M</w:t>
      </w:r>
      <w:r w:rsidRPr="005235C0">
        <w:rPr>
          <w:rFonts w:asciiTheme="minorBidi" w:hAnsiTheme="minorBidi"/>
        </w:rPr>
        <w:t>ail Handler</w:t>
      </w:r>
      <w:r w:rsidRPr="005235C0">
        <w:rPr>
          <w:rFonts w:asciiTheme="minorBidi" w:hAnsiTheme="minorBidi" w:hint="cs"/>
          <w:rtl/>
        </w:rPr>
        <w:t>.</w:t>
      </w:r>
    </w:p>
    <w:p w14:paraId="72A1864E" w14:textId="77777777" w:rsidR="00135C41" w:rsidRPr="005235C0" w:rsidRDefault="00135C41" w:rsidP="00890F57">
      <w:pPr>
        <w:pStyle w:val="ListParagraph"/>
        <w:numPr>
          <w:ilvl w:val="0"/>
          <w:numId w:val="15"/>
        </w:numPr>
        <w:bidi/>
        <w:spacing w:after="0" w:line="360" w:lineRule="auto"/>
        <w:ind w:left="714" w:hanging="357"/>
        <w:jc w:val="both"/>
        <w:rPr>
          <w:rFonts w:asciiTheme="minorBidi" w:hAnsiTheme="minorBidi"/>
        </w:rPr>
      </w:pPr>
      <w:proofErr w:type="spellStart"/>
      <w:r w:rsidRPr="005235C0">
        <w:rPr>
          <w:rFonts w:asciiTheme="minorBidi" w:hAnsiTheme="minorBidi" w:hint="cs"/>
        </w:rPr>
        <w:t>KD</w:t>
      </w:r>
      <w:r w:rsidRPr="005235C0">
        <w:rPr>
          <w:rFonts w:asciiTheme="minorBidi" w:hAnsiTheme="minorBidi"/>
        </w:rPr>
        <w:t>ocs</w:t>
      </w:r>
      <w:proofErr w:type="spellEnd"/>
      <w:r w:rsidRPr="005235C0">
        <w:rPr>
          <w:rFonts w:asciiTheme="minorBidi" w:hAnsiTheme="minorBidi" w:hint="cs"/>
          <w:rtl/>
        </w:rPr>
        <w:t xml:space="preserve"> </w:t>
      </w:r>
      <w:r w:rsidRPr="005235C0">
        <w:rPr>
          <w:rFonts w:asciiTheme="minorBidi" w:hAnsiTheme="minorBidi"/>
          <w:rtl/>
        </w:rPr>
        <w:t>–</w:t>
      </w:r>
      <w:r w:rsidRPr="005235C0">
        <w:rPr>
          <w:rFonts w:asciiTheme="minorBidi" w:hAnsiTheme="minorBidi" w:hint="cs"/>
          <w:rtl/>
        </w:rPr>
        <w:t xml:space="preserve"> פלטפורמת </w:t>
      </w:r>
      <w:r w:rsidRPr="005235C0">
        <w:rPr>
          <w:rFonts w:asciiTheme="minorBidi" w:hAnsiTheme="minorBidi" w:hint="cs"/>
        </w:rPr>
        <w:t>OCR</w:t>
      </w:r>
      <w:r w:rsidRPr="005235C0">
        <w:rPr>
          <w:rFonts w:asciiTheme="minorBidi" w:hAnsiTheme="minorBidi" w:hint="cs"/>
          <w:rtl/>
        </w:rPr>
        <w:t xml:space="preserve"> שהו</w:t>
      </w:r>
      <w:r>
        <w:rPr>
          <w:rFonts w:asciiTheme="minorBidi" w:hAnsiTheme="minorBidi" w:hint="cs"/>
          <w:rtl/>
        </w:rPr>
        <w:t xml:space="preserve">קמה במור </w:t>
      </w:r>
      <w:r w:rsidRPr="005235C0">
        <w:rPr>
          <w:rFonts w:asciiTheme="minorBidi" w:hAnsiTheme="minorBidi" w:hint="cs"/>
          <w:rtl/>
        </w:rPr>
        <w:t xml:space="preserve">לטובת פרויקט </w:t>
      </w:r>
      <w:r>
        <w:rPr>
          <w:rFonts w:asciiTheme="minorBidi" w:hAnsiTheme="minorBidi" w:hint="cs"/>
          <w:rtl/>
        </w:rPr>
        <w:t>הצטרפויות לפנסיה</w:t>
      </w:r>
      <w:r w:rsidRPr="005235C0">
        <w:rPr>
          <w:rFonts w:asciiTheme="minorBidi" w:hAnsiTheme="minorBidi" w:hint="cs"/>
          <w:rtl/>
        </w:rPr>
        <w:t xml:space="preserve"> ומכילה תשתית גנרית לקריאת מיילים</w:t>
      </w:r>
      <w:r>
        <w:rPr>
          <w:rFonts w:asciiTheme="minorBidi" w:hAnsiTheme="minorBidi" w:hint="cs"/>
          <w:rtl/>
        </w:rPr>
        <w:t>,</w:t>
      </w:r>
      <w:r w:rsidRPr="005235C0">
        <w:rPr>
          <w:rFonts w:asciiTheme="minorBidi" w:hAnsiTheme="minorBidi" w:hint="cs"/>
          <w:rtl/>
        </w:rPr>
        <w:t xml:space="preserve"> חילוץ וסיווג מידע ממסמכים.</w:t>
      </w:r>
    </w:p>
    <w:p w14:paraId="3718A77A" w14:textId="059DC278" w:rsidR="00F9764E" w:rsidRPr="00135C41" w:rsidRDefault="00F9764E" w:rsidP="00F9764E">
      <w:pPr>
        <w:bidi/>
        <w:rPr>
          <w:rtl/>
        </w:rPr>
      </w:pPr>
    </w:p>
    <w:p w14:paraId="103A1D4F" w14:textId="20831D84" w:rsidR="003C05D8" w:rsidRDefault="003C05D8" w:rsidP="003C05D8">
      <w:pPr>
        <w:bidi/>
        <w:rPr>
          <w:rtl/>
        </w:rPr>
      </w:pPr>
    </w:p>
    <w:p w14:paraId="6110252C" w14:textId="07800C25" w:rsidR="003C05D8" w:rsidRDefault="003C05D8" w:rsidP="008A682F">
      <w:pPr>
        <w:pStyle w:val="Heading2"/>
        <w:numPr>
          <w:ilvl w:val="1"/>
          <w:numId w:val="34"/>
        </w:numPr>
        <w:bidi/>
        <w:rPr>
          <w:rtl/>
        </w:rPr>
      </w:pPr>
      <w:r>
        <w:rPr>
          <w:rFonts w:hint="cs"/>
          <w:rtl/>
        </w:rPr>
        <w:lastRenderedPageBreak/>
        <w:t xml:space="preserve"> </w:t>
      </w:r>
      <w:bookmarkStart w:id="47" w:name="_Toc94512810"/>
      <w:r>
        <w:rPr>
          <w:rFonts w:hint="cs"/>
          <w:rtl/>
        </w:rPr>
        <w:t xml:space="preserve">רכיבי </w:t>
      </w:r>
      <w:r w:rsidRPr="00AF007F">
        <w:rPr>
          <w:rFonts w:hint="cs"/>
          <w:rtl/>
        </w:rPr>
        <w:t>הפתרון ממבט על</w:t>
      </w:r>
      <w:bookmarkEnd w:id="47"/>
    </w:p>
    <w:p w14:paraId="565E9346" w14:textId="3AC27D8A" w:rsidR="003C05D8" w:rsidRDefault="003C05D8" w:rsidP="003C05D8">
      <w:pPr>
        <w:bidi/>
        <w:rPr>
          <w:rtl/>
        </w:rPr>
      </w:pPr>
      <w:r>
        <w:rPr>
          <w:rFonts w:hint="cs"/>
          <w:rtl/>
        </w:rPr>
        <w:t xml:space="preserve"> </w:t>
      </w:r>
    </w:p>
    <w:p w14:paraId="5256E582" w14:textId="2C0B34F2" w:rsidR="003C05D8" w:rsidRDefault="003C05D8" w:rsidP="003C05D8">
      <w:pPr>
        <w:bidi/>
        <w:rPr>
          <w:rtl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58240" behindDoc="1" locked="0" layoutInCell="1" allowOverlap="1" wp14:anchorId="70906F98" wp14:editId="44FAE5E1">
            <wp:simplePos x="0" y="0"/>
            <wp:positionH relativeFrom="margin">
              <wp:align>center</wp:align>
            </wp:positionH>
            <wp:positionV relativeFrom="paragraph">
              <wp:posOffset>158115</wp:posOffset>
            </wp:positionV>
            <wp:extent cx="5946911" cy="4182110"/>
            <wp:effectExtent l="0" t="0" r="0" b="8890"/>
            <wp:wrapTight wrapText="bothSides">
              <wp:wrapPolygon edited="0">
                <wp:start x="0" y="0"/>
                <wp:lineTo x="0" y="21548"/>
                <wp:lineTo x="21519" y="21548"/>
                <wp:lineTo x="2151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911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009B5C" w14:textId="2254D770" w:rsidR="003C05D8" w:rsidRDefault="003C05D8" w:rsidP="003C05D8">
      <w:pPr>
        <w:bidi/>
        <w:rPr>
          <w:rtl/>
        </w:rPr>
      </w:pPr>
    </w:p>
    <w:p w14:paraId="5EBA8B36" w14:textId="37024E82" w:rsidR="00971BDE" w:rsidRPr="00971BDE" w:rsidRDefault="00F4206F" w:rsidP="00971BDE">
      <w:pPr>
        <w:pStyle w:val="Heading2"/>
        <w:numPr>
          <w:ilvl w:val="0"/>
          <w:numId w:val="0"/>
        </w:numPr>
        <w:bidi/>
        <w:ind w:left="573" w:hanging="432"/>
        <w:rPr>
          <w:u w:val="single"/>
          <w:rtl/>
        </w:rPr>
      </w:pPr>
      <w:bookmarkStart w:id="48" w:name="_Toc94512811"/>
      <w:r>
        <w:rPr>
          <w:rFonts w:hint="cs"/>
          <w:rtl/>
        </w:rPr>
        <w:t xml:space="preserve">1.17.1  </w:t>
      </w:r>
      <w:r w:rsidRPr="00F4206F">
        <w:rPr>
          <w:rFonts w:hint="cs"/>
          <w:u w:val="single"/>
          <w:rtl/>
        </w:rPr>
        <w:t xml:space="preserve">רכיבי </w:t>
      </w:r>
      <w:proofErr w:type="spellStart"/>
      <w:r w:rsidRPr="00F4206F">
        <w:rPr>
          <w:rFonts w:hint="cs"/>
          <w:u w:val="single"/>
        </w:rPr>
        <w:t>KD</w:t>
      </w:r>
      <w:r w:rsidRPr="00F4206F">
        <w:rPr>
          <w:u w:val="single"/>
        </w:rPr>
        <w:t>o</w:t>
      </w:r>
      <w:r w:rsidR="00525683">
        <w:rPr>
          <w:u w:val="single"/>
        </w:rPr>
        <w:t>x</w:t>
      </w:r>
      <w:bookmarkEnd w:id="48"/>
      <w:proofErr w:type="spellEnd"/>
    </w:p>
    <w:p w14:paraId="542E9C5F" w14:textId="394362F1" w:rsidR="00971BDE" w:rsidRDefault="00F4206F" w:rsidP="00906BD2">
      <w:pPr>
        <w:bidi/>
        <w:rPr>
          <w:rFonts w:ascii="Arial" w:hAnsi="Arial" w:cs="Arial"/>
          <w:color w:val="2E74B5" w:themeColor="accent5" w:themeShade="BF"/>
        </w:rPr>
      </w:pPr>
      <w:r>
        <w:rPr>
          <w:rFonts w:ascii="Arial" w:hAnsi="Arial" w:cs="Arial" w:hint="cs"/>
          <w:rtl/>
        </w:rPr>
        <w:t xml:space="preserve">בפרויקט </w:t>
      </w:r>
      <w:r w:rsidR="002F7F6A">
        <w:rPr>
          <w:rFonts w:ascii="Arial" w:hAnsi="Arial" w:cs="Arial" w:hint="cs"/>
          <w:rtl/>
        </w:rPr>
        <w:t>הצטרפות לפנסיה</w:t>
      </w:r>
      <w:r>
        <w:rPr>
          <w:rFonts w:ascii="Arial" w:hAnsi="Arial" w:cs="Arial" w:hint="cs"/>
          <w:rtl/>
        </w:rPr>
        <w:t xml:space="preserve"> ייעשה שימוש בתשתית הקיימת של מערכת </w:t>
      </w:r>
      <w:proofErr w:type="spellStart"/>
      <w:r>
        <w:rPr>
          <w:rFonts w:ascii="Arial" w:hAnsi="Arial" w:cs="Arial" w:hint="cs"/>
        </w:rPr>
        <w:t>KD</w:t>
      </w:r>
      <w:r>
        <w:rPr>
          <w:rFonts w:ascii="Arial" w:hAnsi="Arial" w:cs="Arial"/>
        </w:rPr>
        <w:t>ocs</w:t>
      </w:r>
      <w:proofErr w:type="spellEnd"/>
      <w:r>
        <w:rPr>
          <w:rFonts w:ascii="Arial" w:hAnsi="Arial" w:cs="Arial" w:hint="cs"/>
          <w:rtl/>
        </w:rPr>
        <w:t xml:space="preserve"> על מנת להאזין לתיבות הדואר (ועל מנת לטפל במיילים ש"התפספסו" ולשלוח אותם אל המערכת ), </w:t>
      </w:r>
      <w:proofErr w:type="spellStart"/>
      <w:r>
        <w:rPr>
          <w:rFonts w:ascii="Arial" w:hAnsi="Arial" w:cs="Arial" w:hint="cs"/>
          <w:rtl/>
        </w:rPr>
        <w:t>פרסור</w:t>
      </w:r>
      <w:proofErr w:type="spellEnd"/>
      <w:r>
        <w:rPr>
          <w:rFonts w:ascii="Arial" w:hAnsi="Arial" w:cs="Arial" w:hint="cs"/>
          <w:rtl/>
        </w:rPr>
        <w:t xml:space="preserve"> המייל וחילוץ הצרופות ממנו, העברה ל-</w:t>
      </w:r>
      <w:r>
        <w:rPr>
          <w:rFonts w:ascii="Arial" w:hAnsi="Arial" w:cs="Arial" w:hint="cs"/>
        </w:rPr>
        <w:t>ABBYY</w:t>
      </w:r>
      <w:r>
        <w:rPr>
          <w:rFonts w:ascii="Arial" w:hAnsi="Arial" w:cs="Arial" w:hint="cs"/>
          <w:rtl/>
        </w:rPr>
        <w:t xml:space="preserve"> לצורך פענוח </w:t>
      </w:r>
      <w:r>
        <w:rPr>
          <w:rFonts w:ascii="Arial" w:hAnsi="Arial" w:cs="Arial" w:hint="cs"/>
        </w:rPr>
        <w:t>OCR</w:t>
      </w:r>
      <w:r>
        <w:rPr>
          <w:rFonts w:ascii="Arial" w:hAnsi="Arial" w:cs="Arial" w:hint="cs"/>
          <w:rtl/>
        </w:rPr>
        <w:t xml:space="preserve"> ושמירת </w:t>
      </w:r>
      <w:proofErr w:type="spellStart"/>
      <w:r>
        <w:rPr>
          <w:rFonts w:ascii="Arial" w:hAnsi="Arial" w:cs="Arial" w:hint="cs"/>
          <w:rtl/>
        </w:rPr>
        <w:t>הדאטא</w:t>
      </w:r>
      <w:proofErr w:type="spellEnd"/>
      <w:r>
        <w:rPr>
          <w:rFonts w:ascii="Arial" w:hAnsi="Arial" w:cs="Arial" w:hint="cs"/>
          <w:rtl/>
        </w:rPr>
        <w:t xml:space="preserve"> מודל וה-</w:t>
      </w:r>
      <w:r>
        <w:rPr>
          <w:rFonts w:ascii="Arial" w:hAnsi="Arial" w:cs="Arial" w:hint="cs"/>
        </w:rPr>
        <w:t>PDF</w:t>
      </w:r>
      <w:r>
        <w:rPr>
          <w:rFonts w:ascii="Arial" w:hAnsi="Arial" w:cs="Arial" w:hint="cs"/>
          <w:rtl/>
        </w:rPr>
        <w:t xml:space="preserve"> המאוחד.</w:t>
      </w:r>
      <w:r w:rsidR="008D2011">
        <w:rPr>
          <w:rFonts w:ascii="Arial" w:hAnsi="Arial" w:cs="Arial"/>
          <w:rtl/>
        </w:rPr>
        <w:br/>
      </w:r>
      <w:r w:rsidR="008D2011" w:rsidRPr="008D2011">
        <w:rPr>
          <w:rFonts w:ascii="Arial" w:hAnsi="Arial" w:cs="Arial" w:hint="cs"/>
          <w:color w:val="2E74B5" w:themeColor="accent5" w:themeShade="BF"/>
          <w:rtl/>
        </w:rPr>
        <w:t xml:space="preserve">- </w:t>
      </w:r>
      <w:r w:rsidR="00AF007F">
        <w:rPr>
          <w:rFonts w:ascii="Arial" w:hAnsi="Arial" w:cs="Arial" w:hint="cs"/>
          <w:color w:val="2E74B5" w:themeColor="accent5" w:themeShade="BF"/>
          <w:rtl/>
        </w:rPr>
        <w:t xml:space="preserve">לפי הדרישה </w:t>
      </w:r>
      <w:r w:rsidR="008D2011" w:rsidRPr="008D2011">
        <w:rPr>
          <w:rFonts w:ascii="Arial" w:hAnsi="Arial" w:cs="Arial" w:hint="cs"/>
          <w:color w:val="2E74B5" w:themeColor="accent5" w:themeShade="BF"/>
          <w:rtl/>
        </w:rPr>
        <w:t xml:space="preserve">במור ה </w:t>
      </w:r>
      <w:r w:rsidR="008D2011" w:rsidRPr="008D2011">
        <w:rPr>
          <w:rFonts w:ascii="Arial" w:hAnsi="Arial" w:cs="Arial" w:hint="cs"/>
          <w:color w:val="2E74B5" w:themeColor="accent5" w:themeShade="BF"/>
        </w:rPr>
        <w:t>PDF</w:t>
      </w:r>
      <w:r w:rsidR="008D2011" w:rsidRPr="008D2011">
        <w:rPr>
          <w:rFonts w:ascii="Arial" w:hAnsi="Arial" w:cs="Arial" w:hint="cs"/>
          <w:color w:val="2E74B5" w:themeColor="accent5" w:themeShade="BF"/>
          <w:rtl/>
        </w:rPr>
        <w:t xml:space="preserve"> המאוחד יחולק חזרה לפי המסמכים המקוריים</w:t>
      </w:r>
    </w:p>
    <w:p w14:paraId="6937804E" w14:textId="1142187D" w:rsidR="001113E7" w:rsidRDefault="001113E7" w:rsidP="001113E7">
      <w:pPr>
        <w:bidi/>
        <w:rPr>
          <w:rFonts w:ascii="Arial" w:hAnsi="Arial" w:cs="Arial"/>
          <w:color w:val="2E74B5" w:themeColor="accent5" w:themeShade="BF"/>
        </w:rPr>
      </w:pPr>
    </w:p>
    <w:p w14:paraId="7AE281F8" w14:textId="3A72C2BA" w:rsidR="00135C41" w:rsidRPr="001113E7" w:rsidRDefault="001113E7" w:rsidP="001113E7">
      <w:pPr>
        <w:pStyle w:val="Heading2"/>
        <w:numPr>
          <w:ilvl w:val="0"/>
          <w:numId w:val="0"/>
        </w:numPr>
        <w:bidi/>
        <w:rPr>
          <w:rtl/>
        </w:rPr>
      </w:pPr>
      <w:bookmarkStart w:id="49" w:name="_Toc94512812"/>
      <w:r w:rsidRPr="001113E7">
        <w:t>1.17.2</w:t>
      </w:r>
      <w:r>
        <w:rPr>
          <w:rFonts w:hint="cs"/>
          <w:b w:val="0"/>
          <w:bCs w:val="0"/>
          <w:rtl/>
        </w:rPr>
        <w:t xml:space="preserve"> </w:t>
      </w:r>
      <w:r>
        <w:t>Utils Service</w:t>
      </w:r>
      <w:bookmarkStart w:id="50" w:name="_Hlk93478181"/>
      <w:bookmarkEnd w:id="49"/>
    </w:p>
    <w:p w14:paraId="5EA100ED" w14:textId="77777777" w:rsidR="00135C41" w:rsidRDefault="00135C41" w:rsidP="00135C41">
      <w:pPr>
        <w:bidi/>
        <w:rPr>
          <w:rFonts w:ascii="Arial" w:hAnsi="Arial" w:cs="Arial"/>
        </w:rPr>
      </w:pPr>
      <w:r>
        <w:rPr>
          <w:rFonts w:ascii="Arial" w:hAnsi="Arial" w:cs="Arial"/>
          <w:rtl/>
        </w:rPr>
        <w:t xml:space="preserve">רכיב המשמש את המערכת בביצוע </w:t>
      </w:r>
      <w:proofErr w:type="spellStart"/>
      <w:r>
        <w:rPr>
          <w:rFonts w:ascii="Arial" w:hAnsi="Arial" w:cs="Arial"/>
          <w:rtl/>
        </w:rPr>
        <w:t>אינגרציות</w:t>
      </w:r>
      <w:proofErr w:type="spellEnd"/>
      <w:r>
        <w:rPr>
          <w:rFonts w:ascii="Arial" w:hAnsi="Arial" w:cs="Arial"/>
          <w:rtl/>
        </w:rPr>
        <w:t xml:space="preserve"> למערכות קצה ולביצוע פעולות הרלוונטיות למספר רכיבים שונים במערכת. </w:t>
      </w:r>
      <w:proofErr w:type="spellStart"/>
      <w:r>
        <w:rPr>
          <w:rFonts w:ascii="Arial" w:hAnsi="Arial" w:cs="Arial"/>
          <w:rtl/>
        </w:rPr>
        <w:t>אינגרציות</w:t>
      </w:r>
      <w:proofErr w:type="spellEnd"/>
      <w:r>
        <w:rPr>
          <w:rFonts w:ascii="Arial" w:hAnsi="Arial" w:cs="Arial"/>
          <w:rtl/>
        </w:rPr>
        <w:t xml:space="preserve"> נעשות אל מול </w:t>
      </w:r>
      <w:r>
        <w:t>Elasticsearch</w:t>
      </w:r>
      <w:r>
        <w:rPr>
          <w:rFonts w:ascii="Arial" w:hAnsi="Arial" w:cs="Arial"/>
          <w:rtl/>
        </w:rPr>
        <w:t xml:space="preserve">, טבלאות </w:t>
      </w:r>
      <w:r>
        <w:t>SQL</w:t>
      </w:r>
      <w:r>
        <w:rPr>
          <w:rFonts w:ascii="Arial" w:hAnsi="Arial" w:cs="Arial"/>
          <w:rtl/>
        </w:rPr>
        <w:t xml:space="preserve">, </w:t>
      </w:r>
      <w:proofErr w:type="spellStart"/>
      <w:r>
        <w:t>Minio</w:t>
      </w:r>
      <w:proofErr w:type="spellEnd"/>
      <w:r>
        <w:rPr>
          <w:rFonts w:ascii="Arial" w:hAnsi="Arial" w:cs="Arial"/>
          <w:rtl/>
        </w:rPr>
        <w:t xml:space="preserve"> ושירותי </w:t>
      </w:r>
      <w:r>
        <w:t>web</w:t>
      </w:r>
      <w:r>
        <w:rPr>
          <w:rFonts w:ascii="Arial" w:hAnsi="Arial" w:cs="Arial"/>
          <w:rtl/>
        </w:rPr>
        <w:t xml:space="preserve"> של צד שלישי.</w:t>
      </w:r>
    </w:p>
    <w:bookmarkEnd w:id="50"/>
    <w:p w14:paraId="6BDFE49C" w14:textId="59A3BFC0" w:rsidR="00F4206F" w:rsidRDefault="00F4206F" w:rsidP="00F4206F">
      <w:pPr>
        <w:bidi/>
        <w:rPr>
          <w:rtl/>
        </w:rPr>
      </w:pPr>
    </w:p>
    <w:p w14:paraId="7A0018D7" w14:textId="77777777" w:rsidR="00135C41" w:rsidRPr="00135C41" w:rsidRDefault="00135C41" w:rsidP="00135C41">
      <w:pPr>
        <w:bidi/>
      </w:pPr>
    </w:p>
    <w:p w14:paraId="76608AAC" w14:textId="63A744C2" w:rsidR="00A73F53" w:rsidRPr="001113E7" w:rsidRDefault="001113E7" w:rsidP="00A73F53">
      <w:pPr>
        <w:pStyle w:val="Heading2"/>
        <w:numPr>
          <w:ilvl w:val="0"/>
          <w:numId w:val="0"/>
        </w:numPr>
        <w:bidi/>
      </w:pPr>
      <w:bookmarkStart w:id="51" w:name="_Toc94512813"/>
      <w:r>
        <w:t>1.17.3</w:t>
      </w:r>
      <w:r w:rsidR="00A73F53" w:rsidRPr="001113E7">
        <w:rPr>
          <w:rFonts w:hint="cs"/>
          <w:rtl/>
        </w:rPr>
        <w:t xml:space="preserve"> </w:t>
      </w:r>
      <w:r w:rsidR="00A73F53" w:rsidRPr="001113E7">
        <w:t>Mail Handler</w:t>
      </w:r>
      <w:bookmarkEnd w:id="51"/>
    </w:p>
    <w:p w14:paraId="4CDF375A" w14:textId="18EBE220" w:rsidR="00135C41" w:rsidRDefault="00135C41" w:rsidP="00135C41">
      <w:pPr>
        <w:bidi/>
        <w:rPr>
          <w:rFonts w:ascii="Arial" w:hAnsi="Arial" w:cs="Arial"/>
          <w:rtl/>
        </w:rPr>
      </w:pPr>
      <w:bookmarkStart w:id="52" w:name="_Hlk93478197"/>
      <w:r>
        <w:rPr>
          <w:rFonts w:ascii="Arial" w:hAnsi="Arial" w:cs="Arial"/>
          <w:rtl/>
        </w:rPr>
        <w:t xml:space="preserve">רכיב אשר מאזין לקפקא. בעת קבלת </w:t>
      </w:r>
      <w:proofErr w:type="spellStart"/>
      <w:r>
        <w:rPr>
          <w:rFonts w:ascii="Arial" w:hAnsi="Arial" w:cs="Arial"/>
          <w:rtl/>
        </w:rPr>
        <w:t>מטהדאטא</w:t>
      </w:r>
      <w:proofErr w:type="spellEnd"/>
      <w:r>
        <w:rPr>
          <w:rFonts w:ascii="Arial" w:hAnsi="Arial" w:cs="Arial"/>
          <w:rtl/>
        </w:rPr>
        <w:t xml:space="preserve"> על הודעת מייל מסוימת מתחיל בעיבוד המייל: חילוץ פרטי המייל (שולח, נושא, תאריך ועוד), מחלץ את המסמכים שהגיעו במייל, ממיר את גוף המייל ל-</w:t>
      </w:r>
      <w:r>
        <w:t>PDF</w:t>
      </w:r>
      <w:r>
        <w:rPr>
          <w:rFonts w:ascii="Arial" w:hAnsi="Arial" w:cs="Arial"/>
          <w:rtl/>
        </w:rPr>
        <w:t xml:space="preserve"> ומאחד את כלל המסמכים ל-</w:t>
      </w:r>
      <w:r>
        <w:t>PDF</w:t>
      </w:r>
      <w:r>
        <w:rPr>
          <w:rFonts w:ascii="Arial" w:hAnsi="Arial" w:cs="Arial"/>
          <w:rtl/>
        </w:rPr>
        <w:t xml:space="preserve">. לאחר מכן, שולח את המידע לרכיב </w:t>
      </w:r>
      <w:r>
        <w:t>ABBYY</w:t>
      </w:r>
      <w:r>
        <w:rPr>
          <w:rFonts w:ascii="Arial" w:hAnsi="Arial" w:cs="Arial"/>
          <w:rtl/>
        </w:rPr>
        <w:t xml:space="preserve"> לצור</w:t>
      </w:r>
      <w:r>
        <w:rPr>
          <w:rFonts w:ascii="Arial" w:hAnsi="Arial" w:cs="Arial" w:hint="cs"/>
          <w:rtl/>
        </w:rPr>
        <w:t>ך</w:t>
      </w:r>
      <w:r>
        <w:rPr>
          <w:rFonts w:ascii="Arial" w:hAnsi="Arial" w:cs="Arial"/>
          <w:rtl/>
        </w:rPr>
        <w:t xml:space="preserve"> סיווג וחילוץ נתונים מה-</w:t>
      </w:r>
      <w:r>
        <w:t>PDF</w:t>
      </w:r>
      <w:r>
        <w:rPr>
          <w:rFonts w:ascii="Arial" w:hAnsi="Arial" w:cs="Arial"/>
          <w:rtl/>
        </w:rPr>
        <w:t xml:space="preserve"> המאוחד.</w:t>
      </w:r>
    </w:p>
    <w:p w14:paraId="20A45368" w14:textId="2A4512F3" w:rsidR="00135C41" w:rsidRDefault="00A73F53" w:rsidP="00A73F53">
      <w:pPr>
        <w:pStyle w:val="Heading2"/>
        <w:numPr>
          <w:ilvl w:val="0"/>
          <w:numId w:val="0"/>
        </w:numPr>
        <w:bidi/>
        <w:rPr>
          <w:rtl/>
        </w:rPr>
      </w:pPr>
      <w:bookmarkStart w:id="53" w:name="_Toc94512814"/>
      <w:r w:rsidRPr="00A73F53">
        <w:rPr>
          <w:rFonts w:hint="cs"/>
          <w:rtl/>
        </w:rPr>
        <w:t xml:space="preserve">1.17.4 </w:t>
      </w:r>
      <w:proofErr w:type="spellStart"/>
      <w:r w:rsidRPr="00A73F53">
        <w:rPr>
          <w:rStyle w:val="Heading2Char"/>
          <w:b/>
          <w:bCs/>
        </w:rPr>
        <w:t>KRule</w:t>
      </w:r>
      <w:proofErr w:type="spellEnd"/>
      <w:r w:rsidRPr="00A73F53">
        <w:rPr>
          <w:rStyle w:val="Heading2Char"/>
          <w:b/>
          <w:bCs/>
        </w:rPr>
        <w:t xml:space="preserve"> Engine</w:t>
      </w:r>
      <w:bookmarkStart w:id="54" w:name="_Hlk93478211"/>
      <w:bookmarkEnd w:id="52"/>
      <w:r w:rsidR="00135C41">
        <w:br/>
      </w:r>
      <w:r w:rsidR="00135C41">
        <w:rPr>
          <w:rFonts w:hint="cs"/>
          <w:rtl/>
        </w:rPr>
        <w:t xml:space="preserve"> </w:t>
      </w:r>
      <w:bookmarkEnd w:id="54"/>
      <w:r w:rsidR="00135C41" w:rsidRPr="00A73F53">
        <w:rPr>
          <w:b w:val="0"/>
          <w:bCs w:val="0"/>
          <w:rtl/>
        </w:rPr>
        <w:t>מנוע חוקים שנבנה לפי האפיון העסקי. רכיב זה מקבל את הפלט שחולץ מ-</w:t>
      </w:r>
      <w:r w:rsidR="00135C41" w:rsidRPr="00A73F53">
        <w:rPr>
          <w:b w:val="0"/>
          <w:bCs w:val="0"/>
        </w:rPr>
        <w:t>ABBYY</w:t>
      </w:r>
      <w:r w:rsidR="00135C41" w:rsidRPr="00A73F53">
        <w:rPr>
          <w:b w:val="0"/>
          <w:bCs w:val="0"/>
          <w:rtl/>
        </w:rPr>
        <w:t xml:space="preserve"> ועבר טיוב ועל סמך הנתונים והל</w:t>
      </w:r>
      <w:r w:rsidR="00135C41" w:rsidRPr="00A73F53">
        <w:rPr>
          <w:rFonts w:hint="cs"/>
          <w:b w:val="0"/>
          <w:bCs w:val="0"/>
          <w:rtl/>
        </w:rPr>
        <w:t>ו</w:t>
      </w:r>
      <w:r w:rsidR="00135C41" w:rsidRPr="00A73F53">
        <w:rPr>
          <w:b w:val="0"/>
          <w:bCs w:val="0"/>
          <w:rtl/>
        </w:rPr>
        <w:t>גיקה העסקית קובע עם המייל יכול להיות מטופל באופן אוטומטי או שמא יש להעביר אותו לטיפול ידני. רכיב זה גם אחראי לפירוק ה-</w:t>
      </w:r>
      <w:r w:rsidR="00135C41" w:rsidRPr="00A73F53">
        <w:rPr>
          <w:b w:val="0"/>
          <w:bCs w:val="0"/>
        </w:rPr>
        <w:t>PDF</w:t>
      </w:r>
      <w:r w:rsidR="00135C41" w:rsidRPr="00A73F53">
        <w:rPr>
          <w:b w:val="0"/>
          <w:bCs w:val="0"/>
          <w:rtl/>
        </w:rPr>
        <w:t xml:space="preserve"> למסמכים קונקרטיים לפי הסיווג מ-</w:t>
      </w:r>
      <w:r w:rsidR="00135C41" w:rsidRPr="00A73F53">
        <w:rPr>
          <w:b w:val="0"/>
          <w:bCs w:val="0"/>
        </w:rPr>
        <w:t>ABBYY</w:t>
      </w:r>
      <w:r w:rsidR="00135C41" w:rsidRPr="00A73F53">
        <w:rPr>
          <w:b w:val="0"/>
          <w:bCs w:val="0"/>
          <w:rtl/>
        </w:rPr>
        <w:t>.</w:t>
      </w:r>
      <w:bookmarkEnd w:id="53"/>
    </w:p>
    <w:p w14:paraId="681EEC84" w14:textId="7F0D3613" w:rsidR="0021521E" w:rsidRPr="0021521E" w:rsidRDefault="0021521E" w:rsidP="0021521E">
      <w:pPr>
        <w:bidi/>
        <w:rPr>
          <w:b/>
          <w:bCs/>
          <w:rtl/>
        </w:rPr>
      </w:pPr>
    </w:p>
    <w:p w14:paraId="062DABC8" w14:textId="118F848E" w:rsidR="0021521E" w:rsidRPr="001113E7" w:rsidRDefault="0021521E" w:rsidP="0021521E">
      <w:pPr>
        <w:pStyle w:val="Heading2"/>
        <w:numPr>
          <w:ilvl w:val="0"/>
          <w:numId w:val="0"/>
        </w:numPr>
        <w:bidi/>
      </w:pPr>
      <w:bookmarkStart w:id="55" w:name="_Toc94512815"/>
      <w:r w:rsidRPr="001113E7">
        <w:rPr>
          <w:rFonts w:hint="cs"/>
          <w:rtl/>
        </w:rPr>
        <w:t xml:space="preserve">1.17.5 </w:t>
      </w:r>
      <w:proofErr w:type="spellStart"/>
      <w:r w:rsidRPr="001113E7">
        <w:rPr>
          <w:rFonts w:hint="cs"/>
        </w:rPr>
        <w:t>KR</w:t>
      </w:r>
      <w:r w:rsidRPr="001113E7">
        <w:t>esults</w:t>
      </w:r>
      <w:proofErr w:type="spellEnd"/>
      <w:r w:rsidRPr="001113E7">
        <w:t xml:space="preserve"> Watcher</w:t>
      </w:r>
      <w:bookmarkEnd w:id="55"/>
    </w:p>
    <w:p w14:paraId="2123BCAC" w14:textId="7B928A5E" w:rsidR="0021521E" w:rsidRPr="00673D40" w:rsidRDefault="0021521E" w:rsidP="0021521E">
      <w:pPr>
        <w:bidi/>
        <w:rPr>
          <w:rFonts w:ascii="Arial" w:hAnsi="Arial" w:cs="Arial"/>
          <w:rtl/>
        </w:rPr>
      </w:pPr>
      <w:r>
        <w:rPr>
          <w:rFonts w:ascii="Arial" w:hAnsi="Arial" w:cs="Arial" w:hint="cs"/>
          <w:rtl/>
        </w:rPr>
        <w:t xml:space="preserve">רכיב אשר יאזין לתיקיית רשת ייעודית אליה </w:t>
      </w:r>
      <w:r>
        <w:rPr>
          <w:rFonts w:ascii="Arial" w:hAnsi="Arial" w:cs="Arial" w:hint="cs"/>
        </w:rPr>
        <w:t>ABBYY</w:t>
      </w:r>
      <w:r>
        <w:rPr>
          <w:rFonts w:ascii="Arial" w:hAnsi="Arial" w:cs="Arial" w:hint="cs"/>
          <w:rtl/>
        </w:rPr>
        <w:t xml:space="preserve"> ייצא את הפלטים השונים עבור כל מייל שמתקבל במערכת. רכיב זה ימיר את הפורמט </w:t>
      </w:r>
      <w:proofErr w:type="spellStart"/>
      <w:r>
        <w:rPr>
          <w:rFonts w:ascii="Arial" w:hAnsi="Arial" w:cs="Arial" w:hint="cs"/>
          <w:rtl/>
        </w:rPr>
        <w:t>הדיפולטי</w:t>
      </w:r>
      <w:proofErr w:type="spellEnd"/>
      <w:r>
        <w:rPr>
          <w:rFonts w:ascii="Arial" w:hAnsi="Arial" w:cs="Arial" w:hint="cs"/>
          <w:rtl/>
        </w:rPr>
        <w:t xml:space="preserve"> ש-</w:t>
      </w:r>
      <w:r>
        <w:rPr>
          <w:rFonts w:ascii="Arial" w:hAnsi="Arial" w:cs="Arial" w:hint="cs"/>
        </w:rPr>
        <w:t>ABBYY</w:t>
      </w:r>
      <w:r>
        <w:rPr>
          <w:rFonts w:ascii="Arial" w:hAnsi="Arial" w:cs="Arial" w:hint="cs"/>
          <w:rtl/>
        </w:rPr>
        <w:t xml:space="preserve"> מייצא אל </w:t>
      </w:r>
      <w:proofErr w:type="spellStart"/>
      <w:r>
        <w:rPr>
          <w:rFonts w:ascii="Arial" w:hAnsi="Arial" w:cs="Arial" w:hint="cs"/>
          <w:rtl/>
        </w:rPr>
        <w:t>הדאטא</w:t>
      </w:r>
      <w:proofErr w:type="spellEnd"/>
      <w:r>
        <w:rPr>
          <w:rFonts w:ascii="Arial" w:hAnsi="Arial" w:cs="Arial" w:hint="cs"/>
          <w:rtl/>
        </w:rPr>
        <w:t xml:space="preserve"> מודל של פרויקט הצטרפות לפנסיה וייצור </w:t>
      </w:r>
      <w:r>
        <w:rPr>
          <w:rFonts w:ascii="Arial" w:hAnsi="Arial" w:cs="Arial" w:hint="cs"/>
        </w:rPr>
        <w:t>JSON</w:t>
      </w:r>
      <w:r>
        <w:rPr>
          <w:rFonts w:ascii="Arial" w:hAnsi="Arial" w:cs="Arial" w:hint="cs"/>
          <w:rtl/>
        </w:rPr>
        <w:t xml:space="preserve"> עבור תוצאות ה-</w:t>
      </w:r>
      <w:r>
        <w:rPr>
          <w:rFonts w:ascii="Arial" w:hAnsi="Arial" w:cs="Arial" w:hint="cs"/>
        </w:rPr>
        <w:t>OCR</w:t>
      </w:r>
      <w:r>
        <w:rPr>
          <w:rFonts w:ascii="Arial" w:hAnsi="Arial" w:cs="Arial" w:hint="cs"/>
          <w:rtl/>
        </w:rPr>
        <w:t>. כמו כן, רכיב זה אחראי על מיזוג לוגי של עמודים במסמך האחוד, עדכון בסיס הנתונים עם פרטי ה-</w:t>
      </w:r>
      <w:r>
        <w:rPr>
          <w:rFonts w:ascii="Arial" w:hAnsi="Arial" w:cs="Arial" w:hint="cs"/>
        </w:rPr>
        <w:t>OCR</w:t>
      </w:r>
      <w:r>
        <w:rPr>
          <w:rFonts w:ascii="Arial" w:hAnsi="Arial" w:cs="Arial" w:hint="cs"/>
          <w:rtl/>
        </w:rPr>
        <w:t xml:space="preserve"> ומתן הוראה ל-</w:t>
      </w:r>
      <w:r>
        <w:rPr>
          <w:rFonts w:ascii="Arial" w:hAnsi="Arial" w:cs="Arial"/>
        </w:rPr>
        <w:t>Rule Engine</w:t>
      </w:r>
      <w:r>
        <w:rPr>
          <w:rFonts w:ascii="Arial" w:hAnsi="Arial" w:cs="Arial" w:hint="cs"/>
          <w:rtl/>
        </w:rPr>
        <w:t xml:space="preserve"> להתחיל לעבד את המנה. בנוסף.</w:t>
      </w:r>
    </w:p>
    <w:p w14:paraId="6251D04D" w14:textId="77777777" w:rsidR="00906BD2" w:rsidRPr="00915AAC" w:rsidRDefault="00906BD2" w:rsidP="00906BD2">
      <w:pPr>
        <w:bidi/>
      </w:pPr>
    </w:p>
    <w:p w14:paraId="19704984" w14:textId="77777777" w:rsidR="00DC27BB" w:rsidRDefault="00DC27BB" w:rsidP="008A682F">
      <w:pPr>
        <w:pStyle w:val="Heading2"/>
        <w:numPr>
          <w:ilvl w:val="1"/>
          <w:numId w:val="34"/>
        </w:numPr>
        <w:bidi/>
        <w:rPr>
          <w:rtl/>
        </w:rPr>
      </w:pPr>
      <w:bookmarkStart w:id="56" w:name="_Toc39663906"/>
      <w:bookmarkStart w:id="57" w:name="_Toc94512816"/>
      <w:r w:rsidRPr="0067648E">
        <w:t>Application Server</w:t>
      </w:r>
      <w:bookmarkEnd w:id="56"/>
      <w:bookmarkEnd w:id="57"/>
    </w:p>
    <w:p w14:paraId="03C111AB" w14:textId="77777777" w:rsidR="0067648E" w:rsidRPr="0067648E" w:rsidRDefault="0067648E" w:rsidP="0010205C">
      <w:pPr>
        <w:bidi/>
        <w:rPr>
          <w:rtl/>
        </w:rPr>
      </w:pPr>
    </w:p>
    <w:p w14:paraId="20CF6FE4" w14:textId="77777777" w:rsidR="00DC27BB" w:rsidRDefault="00DC27BB" w:rsidP="0010205C">
      <w:pPr>
        <w:bidi/>
        <w:spacing w:line="360" w:lineRule="auto"/>
        <w:rPr>
          <w:rFonts w:cstheme="minorHAnsi"/>
          <w:color w:val="000000" w:themeColor="text1"/>
          <w:rtl/>
        </w:rPr>
      </w:pPr>
      <w:bookmarkStart w:id="58" w:name="OLE_LINK11"/>
      <w:bookmarkStart w:id="59" w:name="OLE_LINK12"/>
      <w:r>
        <w:rPr>
          <w:rFonts w:hint="cs"/>
          <w:color w:val="000000" w:themeColor="text1"/>
          <w:rtl/>
        </w:rPr>
        <w:t>רכיב זה</w:t>
      </w:r>
      <w:r>
        <w:rPr>
          <w:rFonts w:cstheme="minorHAnsi" w:hint="cs"/>
          <w:color w:val="000000" w:themeColor="text1"/>
          <w:rtl/>
        </w:rPr>
        <w:t>,</w:t>
      </w:r>
      <w:r>
        <w:rPr>
          <w:rFonts w:cstheme="minorHAnsi"/>
          <w:color w:val="000000" w:themeColor="text1"/>
        </w:rPr>
        <w:t xml:space="preserve"> </w:t>
      </w:r>
      <w:r>
        <w:rPr>
          <w:rFonts w:hint="cs"/>
          <w:color w:val="000000" w:themeColor="text1"/>
          <w:rtl/>
        </w:rPr>
        <w:t>אמון על ניהול תקין של הפלטפורמה כולה</w:t>
      </w:r>
      <w:r>
        <w:rPr>
          <w:rFonts w:cstheme="minorHAnsi" w:hint="cs"/>
          <w:color w:val="000000" w:themeColor="text1"/>
          <w:rtl/>
        </w:rPr>
        <w:t xml:space="preserve">, </w:t>
      </w:r>
      <w:r>
        <w:rPr>
          <w:rFonts w:hint="cs"/>
          <w:color w:val="000000" w:themeColor="text1"/>
          <w:rtl/>
        </w:rPr>
        <w:t>וכולל בתוכו מספר שירותים</w:t>
      </w:r>
      <w:r>
        <w:rPr>
          <w:rFonts w:cstheme="minorHAnsi" w:hint="cs"/>
          <w:color w:val="000000" w:themeColor="text1"/>
          <w:rtl/>
        </w:rPr>
        <w:t>:</w:t>
      </w:r>
    </w:p>
    <w:p w14:paraId="51043C18" w14:textId="77777777" w:rsidR="00DC27BB" w:rsidRPr="00C8490F" w:rsidRDefault="00DC27BB" w:rsidP="00890F57">
      <w:pPr>
        <w:pStyle w:val="ListParagraph"/>
        <w:numPr>
          <w:ilvl w:val="0"/>
          <w:numId w:val="7"/>
        </w:numPr>
        <w:bidi/>
        <w:spacing w:after="0" w:line="360" w:lineRule="auto"/>
        <w:rPr>
          <w:rFonts w:cstheme="minorHAnsi"/>
          <w:color w:val="222222"/>
          <w:shd w:val="clear" w:color="auto" w:fill="FFFFFF"/>
        </w:rPr>
      </w:pPr>
      <w:r w:rsidRPr="00CB549E">
        <w:rPr>
          <w:rFonts w:hint="cs"/>
          <w:b/>
          <w:bCs/>
          <w:color w:val="000000" w:themeColor="text1"/>
          <w:rtl/>
        </w:rPr>
        <w:t>ניהול תעבורה</w:t>
      </w:r>
      <w:r>
        <w:rPr>
          <w:rFonts w:cstheme="minorHAnsi" w:hint="cs"/>
          <w:color w:val="000000" w:themeColor="text1"/>
          <w:rtl/>
        </w:rPr>
        <w:t xml:space="preserve">: </w:t>
      </w:r>
      <w:r>
        <w:rPr>
          <w:rFonts w:hint="cs"/>
          <w:color w:val="000000" w:themeColor="text1"/>
          <w:rtl/>
        </w:rPr>
        <w:t>שירות זה</w:t>
      </w:r>
      <w:r w:rsidRPr="0050658B">
        <w:rPr>
          <w:rFonts w:hint="cs"/>
          <w:color w:val="000000" w:themeColor="text1"/>
          <w:rtl/>
        </w:rPr>
        <w:t xml:space="preserve"> מנהל את </w:t>
      </w:r>
      <w:r>
        <w:rPr>
          <w:rFonts w:hint="cs"/>
          <w:color w:val="000000" w:themeColor="text1"/>
          <w:rtl/>
        </w:rPr>
        <w:t>ה</w:t>
      </w:r>
      <w:r w:rsidRPr="0050658B">
        <w:rPr>
          <w:rFonts w:hint="cs"/>
          <w:color w:val="000000" w:themeColor="text1"/>
          <w:rtl/>
        </w:rPr>
        <w:t>תעבורה הפנימית</w:t>
      </w:r>
      <w:r>
        <w:rPr>
          <w:rFonts w:hint="cs"/>
          <w:color w:val="000000" w:themeColor="text1"/>
          <w:rtl/>
        </w:rPr>
        <w:t xml:space="preserve"> והחיצונית בפלטפורמה</w:t>
      </w:r>
      <w:r>
        <w:rPr>
          <w:rFonts w:cstheme="minorHAnsi" w:hint="cs"/>
          <w:color w:val="000000" w:themeColor="text1"/>
          <w:rtl/>
        </w:rPr>
        <w:t>.</w:t>
      </w:r>
      <w:r w:rsidRPr="0050658B">
        <w:rPr>
          <w:rFonts w:cstheme="minorHAnsi" w:hint="cs"/>
          <w:color w:val="000000" w:themeColor="text1"/>
          <w:rtl/>
        </w:rPr>
        <w:t xml:space="preserve"> </w:t>
      </w:r>
      <w:r>
        <w:rPr>
          <w:rFonts w:hint="cs"/>
          <w:color w:val="000000" w:themeColor="text1"/>
          <w:rtl/>
        </w:rPr>
        <w:t xml:space="preserve">השירות </w:t>
      </w:r>
      <w:r w:rsidRPr="0050658B">
        <w:rPr>
          <w:rFonts w:hint="cs"/>
          <w:color w:val="000000" w:themeColor="text1"/>
          <w:rtl/>
        </w:rPr>
        <w:t>אמון על קבלת פניות חיצוניות לפלטפורמה</w:t>
      </w:r>
      <w:r>
        <w:rPr>
          <w:rFonts w:cstheme="minorHAnsi" w:hint="cs"/>
          <w:color w:val="000000" w:themeColor="text1"/>
          <w:rtl/>
        </w:rPr>
        <w:t>(</w:t>
      </w:r>
      <w:r>
        <w:rPr>
          <w:rFonts w:hint="cs"/>
          <w:color w:val="000000" w:themeColor="text1"/>
          <w:rtl/>
        </w:rPr>
        <w:t>תיבות מייל</w:t>
      </w:r>
      <w:r>
        <w:rPr>
          <w:rFonts w:cstheme="minorHAnsi" w:hint="cs"/>
          <w:color w:val="000000" w:themeColor="text1"/>
          <w:rtl/>
        </w:rPr>
        <w:t xml:space="preserve">, </w:t>
      </w:r>
      <w:r>
        <w:rPr>
          <w:rFonts w:hint="cs"/>
          <w:color w:val="000000" w:themeColor="text1"/>
          <w:rtl/>
        </w:rPr>
        <w:t xml:space="preserve">קריאות </w:t>
      </w:r>
      <w:r>
        <w:rPr>
          <w:rFonts w:cstheme="minorHAnsi"/>
          <w:color w:val="000000" w:themeColor="text1"/>
        </w:rPr>
        <w:t>API</w:t>
      </w:r>
      <w:r>
        <w:rPr>
          <w:rFonts w:cstheme="minorHAnsi" w:hint="cs"/>
          <w:color w:val="000000" w:themeColor="text1"/>
          <w:rtl/>
        </w:rPr>
        <w:t xml:space="preserve">/ </w:t>
      </w:r>
      <w:r>
        <w:rPr>
          <w:rFonts w:cstheme="minorHAnsi" w:hint="cs"/>
          <w:color w:val="000000" w:themeColor="text1"/>
        </w:rPr>
        <w:t>HTTP</w:t>
      </w:r>
      <w:r>
        <w:rPr>
          <w:rFonts w:hint="cs"/>
          <w:color w:val="000000" w:themeColor="text1"/>
          <w:rtl/>
        </w:rPr>
        <w:t xml:space="preserve"> </w:t>
      </w:r>
      <w:proofErr w:type="spellStart"/>
      <w:r>
        <w:rPr>
          <w:rFonts w:hint="cs"/>
          <w:color w:val="000000" w:themeColor="text1"/>
          <w:rtl/>
        </w:rPr>
        <w:t>וכיוב</w:t>
      </w:r>
      <w:proofErr w:type="spellEnd"/>
      <w:r>
        <w:rPr>
          <w:rFonts w:cstheme="minorHAnsi" w:hint="cs"/>
          <w:color w:val="000000" w:themeColor="text1"/>
          <w:rtl/>
        </w:rPr>
        <w:t>')</w:t>
      </w:r>
      <w:r w:rsidRPr="0050658B">
        <w:rPr>
          <w:rFonts w:hint="cs"/>
          <w:color w:val="000000" w:themeColor="text1"/>
          <w:rtl/>
        </w:rPr>
        <w:t xml:space="preserve"> וניתובים לרכיב</w:t>
      </w:r>
      <w:r>
        <w:rPr>
          <w:rFonts w:hint="cs"/>
          <w:color w:val="000000" w:themeColor="text1"/>
          <w:rtl/>
        </w:rPr>
        <w:t>ים</w:t>
      </w:r>
      <w:r w:rsidRPr="0050658B">
        <w:rPr>
          <w:rFonts w:hint="cs"/>
          <w:color w:val="000000" w:themeColor="text1"/>
          <w:rtl/>
        </w:rPr>
        <w:t xml:space="preserve"> הרלוונטי</w:t>
      </w:r>
      <w:r>
        <w:rPr>
          <w:rFonts w:hint="cs"/>
          <w:color w:val="000000" w:themeColor="text1"/>
          <w:rtl/>
        </w:rPr>
        <w:t>ים ע</w:t>
      </w:r>
      <w:r>
        <w:rPr>
          <w:rFonts w:cstheme="minorHAnsi" w:hint="cs"/>
          <w:color w:val="000000" w:themeColor="text1"/>
          <w:rtl/>
        </w:rPr>
        <w:t>"</w:t>
      </w:r>
      <w:r>
        <w:rPr>
          <w:rFonts w:hint="cs"/>
          <w:color w:val="000000" w:themeColor="text1"/>
          <w:rtl/>
        </w:rPr>
        <w:t>פ סוג הפניה</w:t>
      </w:r>
      <w:r>
        <w:rPr>
          <w:rFonts w:cstheme="minorHAnsi" w:hint="cs"/>
          <w:color w:val="000000" w:themeColor="text1"/>
          <w:rtl/>
        </w:rPr>
        <w:t xml:space="preserve">. </w:t>
      </w:r>
      <w:r>
        <w:rPr>
          <w:rFonts w:hint="cs"/>
          <w:color w:val="000000" w:themeColor="text1"/>
          <w:rtl/>
        </w:rPr>
        <w:t>בנוסף</w:t>
      </w:r>
      <w:r>
        <w:rPr>
          <w:rFonts w:cstheme="minorHAnsi" w:hint="cs"/>
          <w:color w:val="000000" w:themeColor="text1"/>
          <w:rtl/>
        </w:rPr>
        <w:t xml:space="preserve">, </w:t>
      </w:r>
      <w:r>
        <w:rPr>
          <w:rFonts w:hint="cs"/>
          <w:color w:val="000000" w:themeColor="text1"/>
          <w:rtl/>
        </w:rPr>
        <w:t>השירות אחראי על ניהול תהליכי העבודה הפנימיים וכל תעבורת הנתונים הפנימית של הפלטפורמה</w:t>
      </w:r>
      <w:r>
        <w:rPr>
          <w:rFonts w:cstheme="minorHAnsi" w:hint="cs"/>
          <w:color w:val="000000" w:themeColor="text1"/>
          <w:rtl/>
        </w:rPr>
        <w:t xml:space="preserve">, </w:t>
      </w:r>
      <w:r>
        <w:rPr>
          <w:rFonts w:hint="cs"/>
          <w:color w:val="000000" w:themeColor="text1"/>
          <w:rtl/>
        </w:rPr>
        <w:t>תוך הבטחת</w:t>
      </w:r>
      <w:r w:rsidRPr="0050658B">
        <w:rPr>
          <w:color w:val="000000" w:themeColor="text1"/>
          <w:rtl/>
        </w:rPr>
        <w:t xml:space="preserve"> פעולה נכונה של המערכת כולה</w:t>
      </w:r>
      <w:r>
        <w:rPr>
          <w:rFonts w:cstheme="minorHAnsi" w:hint="cs"/>
          <w:color w:val="000000" w:themeColor="text1"/>
          <w:rtl/>
        </w:rPr>
        <w:t>.</w:t>
      </w:r>
    </w:p>
    <w:p w14:paraId="2A823C63" w14:textId="77777777" w:rsidR="00DC27BB" w:rsidRDefault="00DC27BB" w:rsidP="0010205C">
      <w:pPr>
        <w:pStyle w:val="ListParagraph"/>
        <w:bidi/>
        <w:spacing w:line="360" w:lineRule="auto"/>
        <w:rPr>
          <w:rFonts w:cstheme="minorHAnsi"/>
          <w:color w:val="222222"/>
          <w:shd w:val="clear" w:color="auto" w:fill="FFFFFF"/>
        </w:rPr>
      </w:pPr>
    </w:p>
    <w:p w14:paraId="6153695F" w14:textId="77777777" w:rsidR="00DC27BB" w:rsidRDefault="00DC27BB" w:rsidP="00890F57">
      <w:pPr>
        <w:pStyle w:val="ListParagraph"/>
        <w:numPr>
          <w:ilvl w:val="0"/>
          <w:numId w:val="7"/>
        </w:numPr>
        <w:bidi/>
        <w:spacing w:after="0" w:line="360" w:lineRule="auto"/>
        <w:rPr>
          <w:rFonts w:cstheme="minorHAnsi"/>
          <w:color w:val="222222"/>
          <w:shd w:val="clear" w:color="auto" w:fill="FFFFFF"/>
        </w:rPr>
      </w:pPr>
      <w:r w:rsidRPr="00CB549E">
        <w:rPr>
          <w:rFonts w:hint="cs"/>
          <w:b/>
          <w:bCs/>
          <w:color w:val="222222"/>
          <w:shd w:val="clear" w:color="auto" w:fill="FFFFFF"/>
          <w:rtl/>
        </w:rPr>
        <w:t>ניהול הזדהויות</w:t>
      </w:r>
      <w:r>
        <w:rPr>
          <w:rFonts w:cstheme="minorHAnsi" w:hint="cs"/>
          <w:color w:val="222222"/>
          <w:shd w:val="clear" w:color="auto" w:fill="FFFFFF"/>
          <w:rtl/>
        </w:rPr>
        <w:t xml:space="preserve">: </w:t>
      </w:r>
      <w:r>
        <w:rPr>
          <w:rFonts w:hint="cs"/>
          <w:color w:val="222222"/>
          <w:shd w:val="clear" w:color="auto" w:fill="FFFFFF"/>
          <w:rtl/>
        </w:rPr>
        <w:t>שירות זה אחראי על אימות</w:t>
      </w:r>
      <w:r>
        <w:rPr>
          <w:rFonts w:cstheme="minorHAnsi" w:hint="cs"/>
          <w:color w:val="222222"/>
          <w:shd w:val="clear" w:color="auto" w:fill="FFFFFF"/>
          <w:rtl/>
        </w:rPr>
        <w:t xml:space="preserve">, </w:t>
      </w:r>
      <w:r>
        <w:rPr>
          <w:rFonts w:hint="cs"/>
          <w:color w:val="222222"/>
          <w:shd w:val="clear" w:color="auto" w:fill="FFFFFF"/>
          <w:rtl/>
        </w:rPr>
        <w:t>אישור ונתינת הרשאות למשתמשים אשר מורשים לגשת לפלטפורמה</w:t>
      </w:r>
      <w:r>
        <w:rPr>
          <w:rFonts w:cstheme="minorHAnsi" w:hint="cs"/>
          <w:color w:val="222222"/>
          <w:shd w:val="clear" w:color="auto" w:fill="FFFFFF"/>
          <w:rtl/>
        </w:rPr>
        <w:t xml:space="preserve">. </w:t>
      </w:r>
      <w:r>
        <w:rPr>
          <w:rFonts w:hint="cs"/>
          <w:color w:val="222222"/>
          <w:shd w:val="clear" w:color="auto" w:fill="FFFFFF"/>
          <w:rtl/>
        </w:rPr>
        <w:t>שירות זה מאפשר ביצוע הזדהות מול הפלטפורמה</w:t>
      </w:r>
      <w:r>
        <w:rPr>
          <w:rFonts w:cstheme="minorHAnsi" w:hint="cs"/>
          <w:color w:val="222222"/>
          <w:shd w:val="clear" w:color="auto" w:fill="FFFFFF"/>
          <w:rtl/>
        </w:rPr>
        <w:t xml:space="preserve">, </w:t>
      </w:r>
      <w:r>
        <w:rPr>
          <w:rFonts w:hint="cs"/>
          <w:color w:val="222222"/>
          <w:shd w:val="clear" w:color="auto" w:fill="FFFFFF"/>
          <w:rtl/>
        </w:rPr>
        <w:t>ע</w:t>
      </w:r>
      <w:r>
        <w:rPr>
          <w:rFonts w:cstheme="minorHAnsi" w:hint="cs"/>
          <w:color w:val="222222"/>
          <w:shd w:val="clear" w:color="auto" w:fill="FFFFFF"/>
          <w:rtl/>
        </w:rPr>
        <w:t>"</w:t>
      </w:r>
      <w:r>
        <w:rPr>
          <w:rFonts w:hint="cs"/>
          <w:color w:val="222222"/>
          <w:shd w:val="clear" w:color="auto" w:fill="FFFFFF"/>
          <w:rtl/>
        </w:rPr>
        <w:t>י אחד משלושת האפשרויות הבאות</w:t>
      </w:r>
      <w:r>
        <w:rPr>
          <w:rFonts w:cstheme="minorHAnsi" w:hint="cs"/>
          <w:color w:val="222222"/>
          <w:shd w:val="clear" w:color="auto" w:fill="FFFFFF"/>
          <w:rtl/>
        </w:rPr>
        <w:t>:</w:t>
      </w:r>
    </w:p>
    <w:p w14:paraId="57FE3F52" w14:textId="77777777" w:rsidR="00DC27BB" w:rsidRDefault="00DC27BB" w:rsidP="00890F57">
      <w:pPr>
        <w:pStyle w:val="ListParagraph"/>
        <w:numPr>
          <w:ilvl w:val="1"/>
          <w:numId w:val="7"/>
        </w:numPr>
        <w:bidi/>
        <w:spacing w:after="0" w:line="360" w:lineRule="auto"/>
        <w:rPr>
          <w:rFonts w:cstheme="minorHAnsi"/>
          <w:color w:val="222222"/>
          <w:shd w:val="clear" w:color="auto" w:fill="FFFFFF"/>
        </w:rPr>
      </w:pPr>
      <w:r>
        <w:rPr>
          <w:rFonts w:hint="cs"/>
          <w:color w:val="222222"/>
          <w:shd w:val="clear" w:color="auto" w:fill="FFFFFF"/>
          <w:rtl/>
        </w:rPr>
        <w:lastRenderedPageBreak/>
        <w:t xml:space="preserve">ניהול משתמשים מקומית </w:t>
      </w:r>
      <w:r>
        <w:rPr>
          <w:rFonts w:cstheme="minorHAnsi"/>
          <w:color w:val="222222"/>
          <w:shd w:val="clear" w:color="auto" w:fill="FFFFFF"/>
          <w:rtl/>
        </w:rPr>
        <w:t>–</w:t>
      </w:r>
      <w:r>
        <w:rPr>
          <w:rFonts w:hint="cs"/>
          <w:color w:val="222222"/>
          <w:shd w:val="clear" w:color="auto" w:fill="FFFFFF"/>
          <w:rtl/>
        </w:rPr>
        <w:t xml:space="preserve"> מאפשר להגדיר משתמשים באופן </w:t>
      </w:r>
      <w:r>
        <w:rPr>
          <w:rFonts w:cstheme="minorHAnsi" w:hint="cs"/>
          <w:color w:val="222222"/>
          <w:shd w:val="clear" w:color="auto" w:fill="FFFFFF"/>
          <w:rtl/>
        </w:rPr>
        <w:t>"</w:t>
      </w:r>
      <w:r>
        <w:rPr>
          <w:rFonts w:hint="cs"/>
          <w:color w:val="222222"/>
          <w:shd w:val="clear" w:color="auto" w:fill="FFFFFF"/>
          <w:rtl/>
        </w:rPr>
        <w:t>מקומי</w:t>
      </w:r>
      <w:r>
        <w:rPr>
          <w:rFonts w:cstheme="minorHAnsi" w:hint="cs"/>
          <w:color w:val="222222"/>
          <w:shd w:val="clear" w:color="auto" w:fill="FFFFFF"/>
          <w:rtl/>
        </w:rPr>
        <w:t xml:space="preserve">" </w:t>
      </w:r>
      <w:r>
        <w:rPr>
          <w:rFonts w:hint="cs"/>
          <w:color w:val="222222"/>
          <w:shd w:val="clear" w:color="auto" w:fill="FFFFFF"/>
          <w:rtl/>
        </w:rPr>
        <w:t>בפלטפורמה ולהעניק הרשאות לאותם משתמשים שאינם חלק מה</w:t>
      </w:r>
      <w:r>
        <w:rPr>
          <w:rFonts w:cstheme="minorHAnsi" w:hint="cs"/>
          <w:color w:val="222222"/>
          <w:shd w:val="clear" w:color="auto" w:fill="FFFFFF"/>
          <w:rtl/>
        </w:rPr>
        <w:t>-</w:t>
      </w:r>
      <w:r>
        <w:rPr>
          <w:rFonts w:cstheme="minorHAnsi"/>
          <w:color w:val="222222"/>
          <w:shd w:val="clear" w:color="auto" w:fill="FFFFFF"/>
        </w:rPr>
        <w:t>Active Directory</w:t>
      </w:r>
      <w:r>
        <w:rPr>
          <w:rFonts w:hint="cs"/>
          <w:color w:val="222222"/>
          <w:shd w:val="clear" w:color="auto" w:fill="FFFFFF"/>
          <w:rtl/>
        </w:rPr>
        <w:t xml:space="preserve"> הארגוני </w:t>
      </w:r>
      <w:r>
        <w:rPr>
          <w:rFonts w:cstheme="minorHAnsi" w:hint="cs"/>
          <w:color w:val="222222"/>
          <w:shd w:val="clear" w:color="auto" w:fill="FFFFFF"/>
          <w:rtl/>
        </w:rPr>
        <w:t>(</w:t>
      </w:r>
      <w:r>
        <w:rPr>
          <w:rFonts w:cstheme="minorHAnsi"/>
          <w:color w:val="222222"/>
          <w:shd w:val="clear" w:color="auto" w:fill="FFFFFF"/>
        </w:rPr>
        <w:t>Local Users</w:t>
      </w:r>
      <w:r>
        <w:rPr>
          <w:rFonts w:cstheme="minorHAnsi" w:hint="cs"/>
          <w:color w:val="222222"/>
          <w:shd w:val="clear" w:color="auto" w:fill="FFFFFF"/>
          <w:rtl/>
        </w:rPr>
        <w:t>)</w:t>
      </w:r>
    </w:p>
    <w:p w14:paraId="4FD01683" w14:textId="77777777" w:rsidR="00DC27BB" w:rsidRDefault="00DC27BB" w:rsidP="00890F57">
      <w:pPr>
        <w:pStyle w:val="ListParagraph"/>
        <w:numPr>
          <w:ilvl w:val="1"/>
          <w:numId w:val="7"/>
        </w:numPr>
        <w:bidi/>
        <w:spacing w:after="0" w:line="360" w:lineRule="auto"/>
        <w:rPr>
          <w:rFonts w:cstheme="minorHAnsi"/>
          <w:color w:val="222222"/>
          <w:shd w:val="clear" w:color="auto" w:fill="FFFFFF"/>
        </w:rPr>
      </w:pPr>
      <w:r>
        <w:rPr>
          <w:rFonts w:cstheme="minorHAnsi" w:hint="cs"/>
          <w:color w:val="222222"/>
          <w:shd w:val="clear" w:color="auto" w:fill="FFFFFF"/>
        </w:rPr>
        <w:t>W</w:t>
      </w:r>
      <w:r>
        <w:rPr>
          <w:rFonts w:cstheme="minorHAnsi"/>
          <w:color w:val="222222"/>
          <w:shd w:val="clear" w:color="auto" w:fill="FFFFFF"/>
        </w:rPr>
        <w:t>indows Authentication</w:t>
      </w:r>
      <w:r>
        <w:rPr>
          <w:rFonts w:cstheme="minorHAnsi" w:hint="cs"/>
          <w:color w:val="222222"/>
          <w:shd w:val="clear" w:color="auto" w:fill="FFFFFF"/>
          <w:rtl/>
        </w:rPr>
        <w:t xml:space="preserve"> </w:t>
      </w:r>
      <w:r>
        <w:rPr>
          <w:rFonts w:cstheme="minorHAnsi"/>
          <w:color w:val="222222"/>
          <w:shd w:val="clear" w:color="auto" w:fill="FFFFFF"/>
          <w:rtl/>
        </w:rPr>
        <w:t>–</w:t>
      </w:r>
      <w:r>
        <w:rPr>
          <w:rFonts w:hint="cs"/>
          <w:color w:val="222222"/>
          <w:shd w:val="clear" w:color="auto" w:fill="FFFFFF"/>
          <w:rtl/>
        </w:rPr>
        <w:t xml:space="preserve"> הזדהות מסוג זה</w:t>
      </w:r>
      <w:r>
        <w:rPr>
          <w:rFonts w:cstheme="minorHAnsi" w:hint="cs"/>
          <w:color w:val="222222"/>
          <w:shd w:val="clear" w:color="auto" w:fill="FFFFFF"/>
          <w:rtl/>
        </w:rPr>
        <w:t xml:space="preserve">, </w:t>
      </w:r>
      <w:r>
        <w:rPr>
          <w:rFonts w:hint="cs"/>
          <w:color w:val="222222"/>
          <w:shd w:val="clear" w:color="auto" w:fill="FFFFFF"/>
          <w:rtl/>
        </w:rPr>
        <w:t>דורשת יצירת חיבור ל</w:t>
      </w:r>
      <w:r>
        <w:rPr>
          <w:rFonts w:cstheme="minorHAnsi" w:hint="cs"/>
          <w:color w:val="222222"/>
          <w:shd w:val="clear" w:color="auto" w:fill="FFFFFF"/>
          <w:rtl/>
        </w:rPr>
        <w:t xml:space="preserve">- </w:t>
      </w:r>
      <w:r>
        <w:rPr>
          <w:rFonts w:cstheme="minorHAnsi"/>
          <w:color w:val="222222"/>
          <w:shd w:val="clear" w:color="auto" w:fill="FFFFFF"/>
        </w:rPr>
        <w:t>Active Directory</w:t>
      </w:r>
      <w:r>
        <w:rPr>
          <w:rFonts w:hint="cs"/>
          <w:color w:val="222222"/>
          <w:shd w:val="clear" w:color="auto" w:fill="FFFFFF"/>
          <w:rtl/>
        </w:rPr>
        <w:t xml:space="preserve"> הארגוני</w:t>
      </w:r>
      <w:r>
        <w:rPr>
          <w:rFonts w:cstheme="minorHAnsi" w:hint="cs"/>
          <w:color w:val="222222"/>
          <w:shd w:val="clear" w:color="auto" w:fill="FFFFFF"/>
          <w:rtl/>
        </w:rPr>
        <w:t xml:space="preserve">, </w:t>
      </w:r>
      <w:r>
        <w:rPr>
          <w:rFonts w:hint="cs"/>
          <w:color w:val="222222"/>
          <w:shd w:val="clear" w:color="auto" w:fill="FFFFFF"/>
          <w:rtl/>
        </w:rPr>
        <w:t>ורק משתמשים אשר מוגדרים ברמת ה</w:t>
      </w:r>
      <w:r>
        <w:rPr>
          <w:rFonts w:cstheme="minorHAnsi" w:hint="cs"/>
          <w:color w:val="222222"/>
          <w:shd w:val="clear" w:color="auto" w:fill="FFFFFF"/>
          <w:rtl/>
        </w:rPr>
        <w:t>-</w:t>
      </w:r>
      <w:r>
        <w:rPr>
          <w:rFonts w:cstheme="minorHAnsi"/>
          <w:color w:val="222222"/>
          <w:shd w:val="clear" w:color="auto" w:fill="FFFFFF"/>
        </w:rPr>
        <w:t>AD</w:t>
      </w:r>
      <w:r>
        <w:rPr>
          <w:rFonts w:hint="cs"/>
          <w:color w:val="222222"/>
          <w:shd w:val="clear" w:color="auto" w:fill="FFFFFF"/>
          <w:rtl/>
        </w:rPr>
        <w:t xml:space="preserve"> ובעלי הרשאות מתאימות יוכלו להיכנס לפלטפורמה</w:t>
      </w:r>
      <w:r>
        <w:rPr>
          <w:rFonts w:cstheme="minorHAnsi" w:hint="cs"/>
          <w:color w:val="222222"/>
          <w:shd w:val="clear" w:color="auto" w:fill="FFFFFF"/>
          <w:rtl/>
        </w:rPr>
        <w:t>. (</w:t>
      </w:r>
      <w:r>
        <w:rPr>
          <w:rFonts w:hint="cs"/>
          <w:color w:val="222222"/>
          <w:shd w:val="clear" w:color="auto" w:fill="FFFFFF"/>
          <w:rtl/>
        </w:rPr>
        <w:t>אפשרות זו נחשבת מאובטחת יותר</w:t>
      </w:r>
      <w:r>
        <w:rPr>
          <w:rFonts w:cstheme="minorHAnsi" w:hint="cs"/>
          <w:color w:val="222222"/>
          <w:shd w:val="clear" w:color="auto" w:fill="FFFFFF"/>
          <w:rtl/>
        </w:rPr>
        <w:t xml:space="preserve">, </w:t>
      </w:r>
      <w:r>
        <w:rPr>
          <w:rFonts w:hint="cs"/>
          <w:color w:val="222222"/>
          <w:shd w:val="clear" w:color="auto" w:fill="FFFFFF"/>
          <w:rtl/>
        </w:rPr>
        <w:t>שכן ניהול המשתמשים נעשה חיצונית לפלטפורמה</w:t>
      </w:r>
      <w:r>
        <w:rPr>
          <w:rFonts w:cstheme="minorHAnsi" w:hint="cs"/>
          <w:color w:val="222222"/>
          <w:shd w:val="clear" w:color="auto" w:fill="FFFFFF"/>
          <w:rtl/>
        </w:rPr>
        <w:t xml:space="preserve">, </w:t>
      </w:r>
      <w:r>
        <w:rPr>
          <w:rFonts w:hint="cs"/>
          <w:color w:val="222222"/>
          <w:shd w:val="clear" w:color="auto" w:fill="FFFFFF"/>
          <w:rtl/>
        </w:rPr>
        <w:t>ע</w:t>
      </w:r>
      <w:r>
        <w:rPr>
          <w:rFonts w:cstheme="minorHAnsi" w:hint="cs"/>
          <w:color w:val="222222"/>
          <w:shd w:val="clear" w:color="auto" w:fill="FFFFFF"/>
          <w:rtl/>
        </w:rPr>
        <w:t>"</w:t>
      </w:r>
      <w:r>
        <w:rPr>
          <w:rFonts w:hint="cs"/>
          <w:color w:val="222222"/>
          <w:shd w:val="clear" w:color="auto" w:fill="FFFFFF"/>
          <w:rtl/>
        </w:rPr>
        <w:t xml:space="preserve">פ מדיניות ניהול המשתמשים והסיסמאות של </w:t>
      </w:r>
      <w:r w:rsidR="002337E2">
        <w:rPr>
          <w:rFonts w:hint="cs"/>
          <w:color w:val="222222"/>
          <w:shd w:val="clear" w:color="auto" w:fill="FFFFFF"/>
          <w:rtl/>
        </w:rPr>
        <w:t>מור השקעות</w:t>
      </w:r>
      <w:r>
        <w:rPr>
          <w:rFonts w:cstheme="minorHAnsi" w:hint="cs"/>
          <w:color w:val="222222"/>
          <w:shd w:val="clear" w:color="auto" w:fill="FFFFFF"/>
          <w:rtl/>
        </w:rPr>
        <w:t>)</w:t>
      </w:r>
    </w:p>
    <w:p w14:paraId="7CFC84BD" w14:textId="77777777" w:rsidR="00DC27BB" w:rsidRDefault="00DC27BB" w:rsidP="00890F57">
      <w:pPr>
        <w:pStyle w:val="ListParagraph"/>
        <w:numPr>
          <w:ilvl w:val="1"/>
          <w:numId w:val="7"/>
        </w:numPr>
        <w:bidi/>
        <w:spacing w:after="0" w:line="360" w:lineRule="auto"/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>Single Sign On (SSO)</w:t>
      </w:r>
      <w:r>
        <w:rPr>
          <w:rFonts w:cstheme="minorHAnsi" w:hint="cs"/>
          <w:color w:val="222222"/>
          <w:shd w:val="clear" w:color="auto" w:fill="FFFFFF"/>
          <w:rtl/>
        </w:rPr>
        <w:t xml:space="preserve"> </w:t>
      </w:r>
      <w:r>
        <w:rPr>
          <w:rFonts w:cstheme="minorHAnsi"/>
          <w:color w:val="222222"/>
          <w:shd w:val="clear" w:color="auto" w:fill="FFFFFF"/>
          <w:rtl/>
        </w:rPr>
        <w:t>–</w:t>
      </w:r>
      <w:r>
        <w:rPr>
          <w:rFonts w:hint="cs"/>
          <w:color w:val="222222"/>
          <w:shd w:val="clear" w:color="auto" w:fill="FFFFFF"/>
          <w:rtl/>
        </w:rPr>
        <w:t xml:space="preserve"> הזדהות זו</w:t>
      </w:r>
      <w:r>
        <w:rPr>
          <w:rFonts w:cstheme="minorHAnsi" w:hint="cs"/>
          <w:color w:val="222222"/>
          <w:shd w:val="clear" w:color="auto" w:fill="FFFFFF"/>
          <w:rtl/>
        </w:rPr>
        <w:t xml:space="preserve">, </w:t>
      </w:r>
      <w:r>
        <w:rPr>
          <w:rFonts w:hint="cs"/>
          <w:color w:val="222222"/>
          <w:shd w:val="clear" w:color="auto" w:fill="FFFFFF"/>
          <w:rtl/>
        </w:rPr>
        <w:t xml:space="preserve">מתבססת על </w:t>
      </w:r>
      <w:r>
        <w:rPr>
          <w:rFonts w:cstheme="minorHAnsi" w:hint="cs"/>
          <w:color w:val="222222"/>
          <w:shd w:val="clear" w:color="auto" w:fill="FFFFFF"/>
        </w:rPr>
        <w:t>SAML</w:t>
      </w:r>
      <w:r>
        <w:rPr>
          <w:rFonts w:hint="cs"/>
          <w:color w:val="222222"/>
          <w:shd w:val="clear" w:color="auto" w:fill="FFFFFF"/>
          <w:rtl/>
        </w:rPr>
        <w:t xml:space="preserve"> המכיל פרטים חד ערכים על המשתמש ומשמעות הדבר</w:t>
      </w:r>
      <w:r>
        <w:rPr>
          <w:rFonts w:cstheme="minorHAnsi" w:hint="cs"/>
          <w:color w:val="222222"/>
          <w:shd w:val="clear" w:color="auto" w:fill="FFFFFF"/>
          <w:rtl/>
        </w:rPr>
        <w:t xml:space="preserve">, </w:t>
      </w:r>
      <w:r>
        <w:rPr>
          <w:rFonts w:hint="cs"/>
          <w:color w:val="222222"/>
          <w:shd w:val="clear" w:color="auto" w:fill="FFFFFF"/>
          <w:rtl/>
        </w:rPr>
        <w:t>שמשתמש יצטרך לבצע פעם אחת תהליך הזדהות מול ה</w:t>
      </w:r>
      <w:r>
        <w:rPr>
          <w:rFonts w:cstheme="minorHAnsi" w:hint="cs"/>
          <w:color w:val="222222"/>
          <w:shd w:val="clear" w:color="auto" w:fill="FFFFFF"/>
          <w:rtl/>
        </w:rPr>
        <w:t>-</w:t>
      </w:r>
      <w:r>
        <w:rPr>
          <w:rFonts w:cstheme="minorHAnsi"/>
          <w:color w:val="222222"/>
          <w:shd w:val="clear" w:color="auto" w:fill="FFFFFF"/>
        </w:rPr>
        <w:t>Domain</w:t>
      </w:r>
      <w:r>
        <w:rPr>
          <w:rFonts w:hint="cs"/>
          <w:color w:val="222222"/>
          <w:shd w:val="clear" w:color="auto" w:fill="FFFFFF"/>
          <w:rtl/>
        </w:rPr>
        <w:t xml:space="preserve"> הארגוני ויוכל לגשת לפלטפורמה ללא צורך בהזדהות נוספת</w:t>
      </w:r>
      <w:r>
        <w:rPr>
          <w:rFonts w:cstheme="minorHAnsi" w:hint="cs"/>
          <w:color w:val="222222"/>
          <w:shd w:val="clear" w:color="auto" w:fill="FFFFFF"/>
          <w:rtl/>
        </w:rPr>
        <w:t>.</w:t>
      </w:r>
    </w:p>
    <w:p w14:paraId="7E7D4F1A" w14:textId="77777777" w:rsidR="00DC27BB" w:rsidRPr="00AB1889" w:rsidRDefault="00DC27BB" w:rsidP="00890F57">
      <w:pPr>
        <w:pStyle w:val="ListParagraph"/>
        <w:numPr>
          <w:ilvl w:val="0"/>
          <w:numId w:val="5"/>
        </w:numPr>
        <w:tabs>
          <w:tab w:val="clear" w:pos="340"/>
          <w:tab w:val="num" w:pos="1420"/>
        </w:tabs>
        <w:bidi/>
        <w:spacing w:after="0" w:line="360" w:lineRule="auto"/>
        <w:ind w:left="1420"/>
        <w:rPr>
          <w:rFonts w:cstheme="minorHAnsi"/>
          <w:color w:val="222222"/>
          <w:shd w:val="clear" w:color="auto" w:fill="FFFFFF"/>
        </w:rPr>
      </w:pPr>
      <w:r>
        <w:rPr>
          <w:rFonts w:hint="cs"/>
          <w:color w:val="222222"/>
          <w:shd w:val="clear" w:color="auto" w:fill="FFFFFF"/>
          <w:rtl/>
        </w:rPr>
        <w:t xml:space="preserve">פירוט על שיטת ההזדהות אשר יושמה </w:t>
      </w:r>
      <w:r w:rsidR="002337E2">
        <w:rPr>
          <w:rFonts w:hint="cs"/>
          <w:color w:val="222222"/>
          <w:shd w:val="clear" w:color="auto" w:fill="FFFFFF"/>
          <w:rtl/>
        </w:rPr>
        <w:t>במור השקעות</w:t>
      </w:r>
      <w:r>
        <w:rPr>
          <w:rFonts w:cstheme="minorHAnsi" w:hint="cs"/>
          <w:color w:val="222222"/>
          <w:shd w:val="clear" w:color="auto" w:fill="FFFFFF"/>
          <w:rtl/>
        </w:rPr>
        <w:t xml:space="preserve">, </w:t>
      </w:r>
      <w:r>
        <w:rPr>
          <w:rFonts w:hint="cs"/>
          <w:color w:val="222222"/>
          <w:shd w:val="clear" w:color="auto" w:fill="FFFFFF"/>
          <w:rtl/>
        </w:rPr>
        <w:t xml:space="preserve">ניתן לקרוא בהרחבה </w:t>
      </w:r>
      <w:r w:rsidRPr="00AB1889">
        <w:rPr>
          <w:rFonts w:hint="cs"/>
          <w:color w:val="222222"/>
          <w:shd w:val="clear" w:color="auto" w:fill="FFFFFF"/>
          <w:rtl/>
        </w:rPr>
        <w:t xml:space="preserve">בפרק אבטחת מידע </w:t>
      </w:r>
      <w:r w:rsidRPr="00AB1889">
        <w:rPr>
          <w:rFonts w:cstheme="minorHAnsi" w:hint="cs"/>
          <w:color w:val="222222"/>
          <w:shd w:val="clear" w:color="auto" w:fill="FFFFFF"/>
          <w:rtl/>
        </w:rPr>
        <w:t>3.10</w:t>
      </w:r>
    </w:p>
    <w:p w14:paraId="28508FCF" w14:textId="77777777" w:rsidR="00DC27BB" w:rsidRDefault="00DC27BB" w:rsidP="0010205C">
      <w:pPr>
        <w:pStyle w:val="ListParagraph"/>
        <w:bidi/>
        <w:spacing w:line="360" w:lineRule="auto"/>
        <w:ind w:left="1420"/>
        <w:rPr>
          <w:rFonts w:cstheme="minorHAnsi"/>
          <w:color w:val="222222"/>
          <w:shd w:val="clear" w:color="auto" w:fill="FFFFFF"/>
        </w:rPr>
      </w:pPr>
    </w:p>
    <w:p w14:paraId="35A9B950" w14:textId="77777777" w:rsidR="00DC27BB" w:rsidRPr="00C8490F" w:rsidRDefault="00DC27BB" w:rsidP="00890F57">
      <w:pPr>
        <w:pStyle w:val="ListParagraph"/>
        <w:numPr>
          <w:ilvl w:val="0"/>
          <w:numId w:val="7"/>
        </w:numPr>
        <w:bidi/>
        <w:spacing w:after="0" w:line="360" w:lineRule="auto"/>
        <w:rPr>
          <w:rFonts w:cstheme="minorHAnsi"/>
          <w:color w:val="222222"/>
          <w:shd w:val="clear" w:color="auto" w:fill="FFFFFF"/>
        </w:rPr>
      </w:pPr>
      <w:r w:rsidRPr="00CB549E">
        <w:rPr>
          <w:rFonts w:hint="cs"/>
          <w:b/>
          <w:bCs/>
          <w:color w:val="222222"/>
          <w:shd w:val="clear" w:color="auto" w:fill="FFFFFF"/>
          <w:rtl/>
        </w:rPr>
        <w:t>שירות ממשקים</w:t>
      </w:r>
      <w:r>
        <w:rPr>
          <w:rFonts w:cstheme="minorHAnsi" w:hint="cs"/>
          <w:color w:val="222222"/>
          <w:shd w:val="clear" w:color="auto" w:fill="FFFFFF"/>
          <w:rtl/>
        </w:rPr>
        <w:t xml:space="preserve">: </w:t>
      </w:r>
      <w:r>
        <w:rPr>
          <w:rFonts w:hint="cs"/>
          <w:color w:val="222222"/>
          <w:shd w:val="clear" w:color="auto" w:fill="FFFFFF"/>
          <w:rtl/>
        </w:rPr>
        <w:t>שירות זה</w:t>
      </w:r>
      <w:r>
        <w:rPr>
          <w:rFonts w:cstheme="minorHAnsi" w:hint="cs"/>
          <w:color w:val="222222"/>
          <w:shd w:val="clear" w:color="auto" w:fill="FFFFFF"/>
          <w:rtl/>
        </w:rPr>
        <w:t xml:space="preserve">, </w:t>
      </w:r>
      <w:r>
        <w:rPr>
          <w:rFonts w:hint="cs"/>
          <w:color w:val="222222"/>
          <w:shd w:val="clear" w:color="auto" w:fill="FFFFFF"/>
          <w:rtl/>
        </w:rPr>
        <w:t xml:space="preserve">מכיל בתוכו את כל הממשקים </w:t>
      </w:r>
      <w:r>
        <w:rPr>
          <w:rFonts w:cstheme="minorHAnsi" w:hint="cs"/>
          <w:color w:val="222222"/>
          <w:shd w:val="clear" w:color="auto" w:fill="FFFFFF"/>
          <w:rtl/>
        </w:rPr>
        <w:t>"</w:t>
      </w:r>
      <w:r>
        <w:rPr>
          <w:rFonts w:hint="cs"/>
          <w:color w:val="222222"/>
          <w:shd w:val="clear" w:color="auto" w:fill="FFFFFF"/>
          <w:rtl/>
        </w:rPr>
        <w:t>החיצוניים</w:t>
      </w:r>
      <w:r>
        <w:rPr>
          <w:rFonts w:cstheme="minorHAnsi" w:hint="cs"/>
          <w:color w:val="222222"/>
          <w:shd w:val="clear" w:color="auto" w:fill="FFFFFF"/>
          <w:rtl/>
        </w:rPr>
        <w:t xml:space="preserve">" </w:t>
      </w:r>
      <w:r>
        <w:rPr>
          <w:rFonts w:hint="cs"/>
          <w:color w:val="222222"/>
          <w:shd w:val="clear" w:color="auto" w:fill="FFFFFF"/>
          <w:rtl/>
        </w:rPr>
        <w:t>לפלטפורמה</w:t>
      </w:r>
      <w:r>
        <w:rPr>
          <w:rFonts w:cstheme="minorHAnsi" w:hint="cs"/>
          <w:color w:val="222222"/>
          <w:shd w:val="clear" w:color="auto" w:fill="FFFFFF"/>
          <w:rtl/>
        </w:rPr>
        <w:t xml:space="preserve">, </w:t>
      </w:r>
      <w:r>
        <w:rPr>
          <w:rFonts w:hint="cs"/>
          <w:color w:val="222222"/>
          <w:shd w:val="clear" w:color="auto" w:fill="FFFFFF"/>
          <w:rtl/>
        </w:rPr>
        <w:t xml:space="preserve">אשר פותחו עבור אינטגרציה עם מערכות </w:t>
      </w:r>
      <w:r w:rsidR="002337E2">
        <w:rPr>
          <w:rFonts w:hint="cs"/>
          <w:color w:val="222222"/>
          <w:shd w:val="clear" w:color="auto" w:fill="FFFFFF"/>
          <w:rtl/>
        </w:rPr>
        <w:t>של מור השקעות</w:t>
      </w:r>
      <w:r>
        <w:rPr>
          <w:rFonts w:hint="cs"/>
          <w:color w:val="222222"/>
          <w:shd w:val="clear" w:color="auto" w:fill="FFFFFF"/>
          <w:rtl/>
        </w:rPr>
        <w:t xml:space="preserve"> </w:t>
      </w:r>
      <w:r>
        <w:rPr>
          <w:rFonts w:cstheme="minorHAnsi" w:hint="cs"/>
          <w:color w:val="222222"/>
          <w:shd w:val="clear" w:color="auto" w:fill="FFFFFF"/>
          <w:rtl/>
        </w:rPr>
        <w:t xml:space="preserve">- </w:t>
      </w:r>
      <w:r>
        <w:rPr>
          <w:rFonts w:hint="cs"/>
          <w:color w:val="222222"/>
          <w:shd w:val="clear" w:color="auto" w:fill="FFFFFF"/>
          <w:rtl/>
        </w:rPr>
        <w:t>פירוט על ממשקים אלו</w:t>
      </w:r>
      <w:r>
        <w:rPr>
          <w:rFonts w:cstheme="minorHAnsi" w:hint="cs"/>
          <w:color w:val="222222"/>
          <w:shd w:val="clear" w:color="auto" w:fill="FFFFFF"/>
          <w:rtl/>
        </w:rPr>
        <w:t xml:space="preserve">, </w:t>
      </w:r>
      <w:r>
        <w:rPr>
          <w:rFonts w:hint="cs"/>
          <w:color w:val="222222"/>
          <w:shd w:val="clear" w:color="auto" w:fill="FFFFFF"/>
          <w:rtl/>
        </w:rPr>
        <w:t>ניתן לקרוא ב</w:t>
      </w:r>
      <w:r w:rsidRPr="00AB1889">
        <w:rPr>
          <w:rFonts w:hint="cs"/>
          <w:color w:val="222222"/>
          <w:shd w:val="clear" w:color="auto" w:fill="FFFFFF"/>
          <w:rtl/>
        </w:rPr>
        <w:t>פרק ממשקים</w:t>
      </w:r>
    </w:p>
    <w:p w14:paraId="4B3705FB" w14:textId="77777777" w:rsidR="00DC27BB" w:rsidRDefault="00DC27BB" w:rsidP="0010205C">
      <w:pPr>
        <w:pStyle w:val="ListParagraph"/>
        <w:bidi/>
        <w:spacing w:line="360" w:lineRule="auto"/>
        <w:rPr>
          <w:rFonts w:cstheme="minorHAnsi"/>
          <w:color w:val="222222"/>
          <w:shd w:val="clear" w:color="auto" w:fill="FFFFFF"/>
        </w:rPr>
      </w:pPr>
    </w:p>
    <w:p w14:paraId="18ED58CF" w14:textId="77777777" w:rsidR="00DC27BB" w:rsidRDefault="00DC27BB" w:rsidP="00890F57">
      <w:pPr>
        <w:pStyle w:val="ListParagraph"/>
        <w:numPr>
          <w:ilvl w:val="0"/>
          <w:numId w:val="7"/>
        </w:numPr>
        <w:bidi/>
        <w:spacing w:after="0" w:line="360" w:lineRule="auto"/>
        <w:rPr>
          <w:rFonts w:cstheme="minorHAnsi"/>
          <w:color w:val="222222"/>
          <w:shd w:val="clear" w:color="auto" w:fill="FFFFFF"/>
        </w:rPr>
      </w:pPr>
      <w:r w:rsidRPr="00CB549E">
        <w:rPr>
          <w:rFonts w:hint="cs"/>
          <w:b/>
          <w:bCs/>
          <w:color w:val="222222"/>
          <w:shd w:val="clear" w:color="auto" w:fill="FFFFFF"/>
          <w:rtl/>
        </w:rPr>
        <w:t>שירות מנהל מערכת</w:t>
      </w:r>
      <w:r w:rsidRPr="00CB549E">
        <w:rPr>
          <w:rFonts w:cstheme="minorHAnsi"/>
          <w:b/>
          <w:bCs/>
          <w:color w:val="222222"/>
          <w:shd w:val="clear" w:color="auto" w:fill="FFFFFF"/>
        </w:rPr>
        <w:t xml:space="preserve"> </w:t>
      </w:r>
      <w:r w:rsidRPr="00CB549E">
        <w:rPr>
          <w:rFonts w:cstheme="minorHAnsi" w:hint="cs"/>
          <w:b/>
          <w:bCs/>
          <w:color w:val="222222"/>
          <w:shd w:val="clear" w:color="auto" w:fill="FFFFFF"/>
          <w:rtl/>
        </w:rPr>
        <w:t>(</w:t>
      </w:r>
      <w:r w:rsidRPr="00CB549E">
        <w:rPr>
          <w:rFonts w:cstheme="minorHAnsi" w:hint="cs"/>
          <w:b/>
          <w:bCs/>
          <w:color w:val="222222"/>
          <w:shd w:val="clear" w:color="auto" w:fill="FFFFFF"/>
        </w:rPr>
        <w:t>A</w:t>
      </w:r>
      <w:r w:rsidRPr="00CB549E">
        <w:rPr>
          <w:rFonts w:cstheme="minorHAnsi"/>
          <w:b/>
          <w:bCs/>
          <w:color w:val="222222"/>
          <w:shd w:val="clear" w:color="auto" w:fill="FFFFFF"/>
        </w:rPr>
        <w:t>dmin Console</w:t>
      </w:r>
      <w:r w:rsidRPr="00CB549E">
        <w:rPr>
          <w:rFonts w:cstheme="minorHAnsi" w:hint="cs"/>
          <w:b/>
          <w:bCs/>
          <w:color w:val="222222"/>
          <w:shd w:val="clear" w:color="auto" w:fill="FFFFFF"/>
          <w:rtl/>
        </w:rPr>
        <w:t>)</w:t>
      </w:r>
      <w:r w:rsidRPr="00CB549E">
        <w:rPr>
          <w:rFonts w:cstheme="minorHAnsi" w:hint="cs"/>
          <w:color w:val="222222"/>
          <w:shd w:val="clear" w:color="auto" w:fill="FFFFFF"/>
          <w:rtl/>
        </w:rPr>
        <w:t>:</w:t>
      </w:r>
      <w:r>
        <w:rPr>
          <w:rFonts w:hint="cs"/>
          <w:color w:val="222222"/>
          <w:shd w:val="clear" w:color="auto" w:fill="FFFFFF"/>
          <w:rtl/>
        </w:rPr>
        <w:t xml:space="preserve"> שירות מנהל המערכת מאפשר נגישות מלאה</w:t>
      </w:r>
      <w:r>
        <w:rPr>
          <w:rFonts w:cstheme="minorHAnsi"/>
          <w:color w:val="222222"/>
          <w:shd w:val="clear" w:color="auto" w:fill="FFFFFF"/>
        </w:rPr>
        <w:t xml:space="preserve"> </w:t>
      </w:r>
      <w:r>
        <w:rPr>
          <w:rFonts w:hint="cs"/>
          <w:color w:val="222222"/>
          <w:shd w:val="clear" w:color="auto" w:fill="FFFFFF"/>
          <w:rtl/>
        </w:rPr>
        <w:t xml:space="preserve">מבוססת </w:t>
      </w:r>
      <w:r>
        <w:rPr>
          <w:rFonts w:cstheme="minorHAnsi"/>
          <w:color w:val="222222"/>
          <w:shd w:val="clear" w:color="auto" w:fill="FFFFFF"/>
        </w:rPr>
        <w:t>Web</w:t>
      </w:r>
      <w:r>
        <w:rPr>
          <w:rFonts w:cstheme="minorHAnsi" w:hint="cs"/>
          <w:color w:val="222222"/>
          <w:shd w:val="clear" w:color="auto" w:fill="FFFFFF"/>
          <w:rtl/>
        </w:rPr>
        <w:t xml:space="preserve">, </w:t>
      </w:r>
      <w:r>
        <w:rPr>
          <w:rFonts w:hint="cs"/>
          <w:color w:val="222222"/>
          <w:shd w:val="clear" w:color="auto" w:fill="FFFFFF"/>
          <w:rtl/>
        </w:rPr>
        <w:t>למסכי ניהול הפלטפורמה</w:t>
      </w:r>
      <w:r>
        <w:rPr>
          <w:rFonts w:cstheme="minorHAnsi" w:hint="cs"/>
          <w:color w:val="222222"/>
          <w:shd w:val="clear" w:color="auto" w:fill="FFFFFF"/>
          <w:rtl/>
        </w:rPr>
        <w:t xml:space="preserve">. </w:t>
      </w:r>
      <w:r>
        <w:rPr>
          <w:rFonts w:hint="cs"/>
          <w:color w:val="222222"/>
          <w:shd w:val="clear" w:color="auto" w:fill="FFFFFF"/>
          <w:rtl/>
        </w:rPr>
        <w:t>מסכי ניהול אלה</w:t>
      </w:r>
      <w:r>
        <w:rPr>
          <w:rFonts w:cstheme="minorHAnsi" w:hint="cs"/>
          <w:color w:val="222222"/>
          <w:shd w:val="clear" w:color="auto" w:fill="FFFFFF"/>
          <w:rtl/>
        </w:rPr>
        <w:t xml:space="preserve">, </w:t>
      </w:r>
      <w:r>
        <w:rPr>
          <w:rFonts w:hint="cs"/>
          <w:color w:val="222222"/>
          <w:shd w:val="clear" w:color="auto" w:fill="FFFFFF"/>
          <w:rtl/>
        </w:rPr>
        <w:t>מיועדים למנהלי המערכת בלבד ולא ללקוחות קצה</w:t>
      </w:r>
      <w:r>
        <w:rPr>
          <w:rFonts w:cstheme="minorHAnsi" w:hint="cs"/>
          <w:color w:val="222222"/>
          <w:shd w:val="clear" w:color="auto" w:fill="FFFFFF"/>
          <w:rtl/>
        </w:rPr>
        <w:t xml:space="preserve">. </w:t>
      </w:r>
      <w:r>
        <w:rPr>
          <w:rFonts w:hint="cs"/>
          <w:color w:val="222222"/>
          <w:shd w:val="clear" w:color="auto" w:fill="FFFFFF"/>
          <w:rtl/>
        </w:rPr>
        <w:t>דרך מסכים אלה</w:t>
      </w:r>
      <w:r>
        <w:rPr>
          <w:rFonts w:cstheme="minorHAnsi" w:hint="cs"/>
          <w:color w:val="222222"/>
          <w:shd w:val="clear" w:color="auto" w:fill="FFFFFF"/>
          <w:rtl/>
        </w:rPr>
        <w:t xml:space="preserve">, </w:t>
      </w:r>
      <w:r>
        <w:rPr>
          <w:rFonts w:hint="cs"/>
          <w:color w:val="222222"/>
          <w:shd w:val="clear" w:color="auto" w:fill="FFFFFF"/>
          <w:rtl/>
        </w:rPr>
        <w:t xml:space="preserve">ניתן </w:t>
      </w:r>
      <w:proofErr w:type="spellStart"/>
      <w:r>
        <w:rPr>
          <w:rFonts w:hint="cs"/>
          <w:color w:val="222222"/>
          <w:shd w:val="clear" w:color="auto" w:fill="FFFFFF"/>
          <w:rtl/>
        </w:rPr>
        <w:t>לקנפג</w:t>
      </w:r>
      <w:proofErr w:type="spellEnd"/>
      <w:r>
        <w:rPr>
          <w:rFonts w:hint="cs"/>
          <w:color w:val="222222"/>
          <w:shd w:val="clear" w:color="auto" w:fill="FFFFFF"/>
          <w:rtl/>
        </w:rPr>
        <w:t xml:space="preserve"> את המערכת</w:t>
      </w:r>
      <w:r>
        <w:rPr>
          <w:rFonts w:cstheme="minorHAnsi" w:hint="cs"/>
          <w:color w:val="222222"/>
          <w:shd w:val="clear" w:color="auto" w:fill="FFFFFF"/>
          <w:rtl/>
        </w:rPr>
        <w:t xml:space="preserve">, </w:t>
      </w:r>
      <w:r>
        <w:rPr>
          <w:rFonts w:hint="cs"/>
          <w:color w:val="222222"/>
          <w:shd w:val="clear" w:color="auto" w:fill="FFFFFF"/>
          <w:rtl/>
        </w:rPr>
        <w:t>להגדיר מסמכים לסריקה</w:t>
      </w:r>
      <w:r>
        <w:rPr>
          <w:rFonts w:cstheme="minorHAnsi" w:hint="cs"/>
          <w:color w:val="222222"/>
          <w:shd w:val="clear" w:color="auto" w:fill="FFFFFF"/>
          <w:rtl/>
        </w:rPr>
        <w:t xml:space="preserve">, </w:t>
      </w:r>
      <w:r>
        <w:rPr>
          <w:rFonts w:hint="cs"/>
          <w:color w:val="222222"/>
          <w:shd w:val="clear" w:color="auto" w:fill="FFFFFF"/>
          <w:rtl/>
        </w:rPr>
        <w:t>להוסיף עמדות סריקה חדשות ועוד</w:t>
      </w:r>
      <w:r>
        <w:rPr>
          <w:rFonts w:cstheme="minorHAnsi" w:hint="cs"/>
          <w:color w:val="222222"/>
          <w:shd w:val="clear" w:color="auto" w:fill="FFFFFF"/>
          <w:rtl/>
        </w:rPr>
        <w:t>.</w:t>
      </w:r>
    </w:p>
    <w:p w14:paraId="6474C2E1" w14:textId="77777777" w:rsidR="00DC27BB" w:rsidRPr="00C8490F" w:rsidRDefault="00DC27BB" w:rsidP="0010205C">
      <w:pPr>
        <w:bidi/>
        <w:spacing w:line="360" w:lineRule="auto"/>
        <w:rPr>
          <w:rFonts w:cstheme="minorHAnsi"/>
          <w:color w:val="222222"/>
          <w:shd w:val="clear" w:color="auto" w:fill="FFFFFF"/>
        </w:rPr>
      </w:pPr>
    </w:p>
    <w:p w14:paraId="6E652F17" w14:textId="77777777" w:rsidR="00DC27BB" w:rsidRDefault="00DC27BB" w:rsidP="00890F57">
      <w:pPr>
        <w:pStyle w:val="ListParagraph"/>
        <w:numPr>
          <w:ilvl w:val="0"/>
          <w:numId w:val="7"/>
        </w:numPr>
        <w:bidi/>
        <w:spacing w:after="0" w:line="360" w:lineRule="auto"/>
        <w:rPr>
          <w:rFonts w:cstheme="minorHAnsi"/>
          <w:color w:val="222222"/>
          <w:shd w:val="clear" w:color="auto" w:fill="FFFFFF"/>
        </w:rPr>
      </w:pPr>
      <w:r w:rsidRPr="00CB549E">
        <w:rPr>
          <w:rFonts w:cstheme="minorHAnsi" w:hint="cs"/>
          <w:b/>
          <w:bCs/>
          <w:color w:val="222222"/>
          <w:shd w:val="clear" w:color="auto" w:fill="FFFFFF"/>
        </w:rPr>
        <w:t>I</w:t>
      </w:r>
      <w:r w:rsidRPr="00CB549E">
        <w:rPr>
          <w:rFonts w:cstheme="minorHAnsi"/>
          <w:b/>
          <w:bCs/>
          <w:color w:val="222222"/>
          <w:shd w:val="clear" w:color="auto" w:fill="FFFFFF"/>
        </w:rPr>
        <w:t>MAP Listener</w:t>
      </w:r>
      <w:r>
        <w:rPr>
          <w:rFonts w:cstheme="minorHAnsi" w:hint="cs"/>
          <w:color w:val="222222"/>
          <w:shd w:val="clear" w:color="auto" w:fill="FFFFFF"/>
          <w:rtl/>
        </w:rPr>
        <w:t xml:space="preserve">: </w:t>
      </w:r>
      <w:r>
        <w:rPr>
          <w:rFonts w:hint="cs"/>
          <w:color w:val="222222"/>
          <w:shd w:val="clear" w:color="auto" w:fill="FFFFFF"/>
          <w:rtl/>
        </w:rPr>
        <w:t>רכיב</w:t>
      </w:r>
      <w:r w:rsidRPr="000125AD">
        <w:rPr>
          <w:rFonts w:hint="cs"/>
          <w:color w:val="222222"/>
          <w:shd w:val="clear" w:color="auto" w:fill="FFFFFF"/>
          <w:rtl/>
        </w:rPr>
        <w:t xml:space="preserve"> זה אמון על ביצוע האזנה לתיבות המייל אשר הוגדרו שמהם נדרש למשוך מיילים</w:t>
      </w:r>
      <w:r w:rsidRPr="000125AD">
        <w:rPr>
          <w:rFonts w:cstheme="minorHAnsi" w:hint="cs"/>
          <w:color w:val="222222"/>
          <w:shd w:val="clear" w:color="auto" w:fill="FFFFFF"/>
          <w:rtl/>
        </w:rPr>
        <w:t xml:space="preserve">, </w:t>
      </w:r>
      <w:r w:rsidRPr="000125AD">
        <w:rPr>
          <w:rFonts w:hint="cs"/>
          <w:color w:val="222222"/>
          <w:shd w:val="clear" w:color="auto" w:fill="FFFFFF"/>
          <w:rtl/>
        </w:rPr>
        <w:t xml:space="preserve">תוך יצירת תורי עבודה אשר רצים בתצורת </w:t>
      </w:r>
      <w:r w:rsidRPr="000125AD">
        <w:rPr>
          <w:rFonts w:cstheme="minorHAnsi"/>
          <w:color w:val="222222"/>
          <w:shd w:val="clear" w:color="auto" w:fill="FFFFFF"/>
        </w:rPr>
        <w:t>Active-Active</w:t>
      </w:r>
      <w:r w:rsidRPr="000125AD">
        <w:rPr>
          <w:rFonts w:cstheme="minorHAnsi" w:hint="cs"/>
          <w:color w:val="222222"/>
          <w:shd w:val="clear" w:color="auto" w:fill="FFFFFF"/>
          <w:rtl/>
        </w:rPr>
        <w:t xml:space="preserve">. </w:t>
      </w:r>
      <w:r w:rsidRPr="000125AD">
        <w:rPr>
          <w:rFonts w:hint="cs"/>
          <w:color w:val="222222"/>
          <w:shd w:val="clear" w:color="auto" w:fill="FFFFFF"/>
          <w:rtl/>
        </w:rPr>
        <w:t>תורי העבודה יכילו את כלל המיילים אשר התקבלו מתיבות המיילים שהוגדרו ויסנכרנו אחד את השני כאשר מייל נכנס לתור עבודה</w:t>
      </w:r>
      <w:r w:rsidRPr="000125AD">
        <w:rPr>
          <w:rFonts w:cstheme="minorHAnsi" w:hint="cs"/>
          <w:color w:val="222222"/>
          <w:shd w:val="clear" w:color="auto" w:fill="FFFFFF"/>
          <w:rtl/>
        </w:rPr>
        <w:t xml:space="preserve">, </w:t>
      </w:r>
      <w:r w:rsidRPr="000125AD">
        <w:rPr>
          <w:rFonts w:hint="cs"/>
          <w:color w:val="222222"/>
          <w:shd w:val="clear" w:color="auto" w:fill="FFFFFF"/>
          <w:rtl/>
        </w:rPr>
        <w:t>כדי שלא תבוצע קריאה כפולה של מייל מתורים שונים</w:t>
      </w:r>
      <w:r w:rsidRPr="000125AD">
        <w:rPr>
          <w:rFonts w:cstheme="minorHAnsi" w:hint="cs"/>
          <w:color w:val="222222"/>
          <w:shd w:val="clear" w:color="auto" w:fill="FFFFFF"/>
          <w:rtl/>
        </w:rPr>
        <w:t>.</w:t>
      </w:r>
    </w:p>
    <w:p w14:paraId="3ACC8123" w14:textId="77777777" w:rsidR="00DC27BB" w:rsidRPr="00C8490F" w:rsidRDefault="00DC27BB" w:rsidP="0010205C">
      <w:pPr>
        <w:bidi/>
        <w:spacing w:line="360" w:lineRule="auto"/>
        <w:rPr>
          <w:rFonts w:cstheme="minorHAnsi"/>
          <w:color w:val="222222"/>
          <w:shd w:val="clear" w:color="auto" w:fill="FFFFFF"/>
          <w:rtl/>
        </w:rPr>
      </w:pPr>
    </w:p>
    <w:p w14:paraId="5282F840" w14:textId="77777777" w:rsidR="00DC27BB" w:rsidRPr="000125AD" w:rsidRDefault="00DC27BB" w:rsidP="00890F57">
      <w:pPr>
        <w:pStyle w:val="ListParagraph"/>
        <w:numPr>
          <w:ilvl w:val="0"/>
          <w:numId w:val="7"/>
        </w:numPr>
        <w:bidi/>
        <w:spacing w:after="0" w:line="360" w:lineRule="auto"/>
        <w:rPr>
          <w:rFonts w:cstheme="minorHAnsi"/>
          <w:color w:val="222222"/>
          <w:shd w:val="clear" w:color="auto" w:fill="FFFFFF"/>
          <w:rtl/>
        </w:rPr>
      </w:pPr>
      <w:r w:rsidRPr="00CB549E">
        <w:rPr>
          <w:rFonts w:cstheme="minorHAnsi" w:hint="cs"/>
          <w:b/>
          <w:bCs/>
          <w:color w:val="222222"/>
          <w:shd w:val="clear" w:color="auto" w:fill="FFFFFF"/>
        </w:rPr>
        <w:t>M</w:t>
      </w:r>
      <w:r w:rsidRPr="00CB549E">
        <w:rPr>
          <w:rFonts w:cstheme="minorHAnsi"/>
          <w:b/>
          <w:bCs/>
          <w:color w:val="222222"/>
          <w:shd w:val="clear" w:color="auto" w:fill="FFFFFF"/>
        </w:rPr>
        <w:t>ail Validator</w:t>
      </w:r>
      <w:r>
        <w:rPr>
          <w:rFonts w:cstheme="minorHAnsi" w:hint="cs"/>
          <w:color w:val="222222"/>
          <w:shd w:val="clear" w:color="auto" w:fill="FFFFFF"/>
          <w:rtl/>
        </w:rPr>
        <w:t xml:space="preserve">: </w:t>
      </w:r>
      <w:r>
        <w:rPr>
          <w:rFonts w:hint="cs"/>
          <w:color w:val="000000" w:themeColor="text1"/>
          <w:rtl/>
        </w:rPr>
        <w:t>רכיב</w:t>
      </w:r>
      <w:r w:rsidRPr="000125AD">
        <w:rPr>
          <w:rFonts w:hint="cs"/>
          <w:color w:val="000000" w:themeColor="text1"/>
          <w:rtl/>
        </w:rPr>
        <w:t xml:space="preserve"> זה אחראי על ביצוע סינון ראשוני של המיילים אשר נכנסים לפלטפורמה ומטרתו לבדוק את תקינות המייל שנשלח מהסוכן או הלקוח</w:t>
      </w:r>
      <w:r w:rsidRPr="000125AD">
        <w:rPr>
          <w:rFonts w:cstheme="minorHAnsi" w:hint="cs"/>
          <w:color w:val="000000" w:themeColor="text1"/>
          <w:rtl/>
        </w:rPr>
        <w:t xml:space="preserve">, </w:t>
      </w:r>
      <w:r w:rsidRPr="000125AD">
        <w:rPr>
          <w:rFonts w:hint="cs"/>
          <w:color w:val="000000" w:themeColor="text1"/>
          <w:rtl/>
        </w:rPr>
        <w:t>תוך בדיקת הפרמטרים הבאים</w:t>
      </w:r>
      <w:r w:rsidRPr="000125AD">
        <w:rPr>
          <w:rFonts w:cstheme="minorHAnsi" w:hint="cs"/>
          <w:color w:val="000000" w:themeColor="text1"/>
          <w:rtl/>
        </w:rPr>
        <w:t>:</w:t>
      </w:r>
    </w:p>
    <w:p w14:paraId="057A959B" w14:textId="77777777" w:rsidR="00DC27BB" w:rsidRPr="00972D94" w:rsidRDefault="00DC27BB" w:rsidP="00890F57">
      <w:pPr>
        <w:pStyle w:val="ListParagraph"/>
        <w:numPr>
          <w:ilvl w:val="0"/>
          <w:numId w:val="6"/>
        </w:numPr>
        <w:bidi/>
        <w:spacing w:after="0" w:line="360" w:lineRule="auto"/>
        <w:ind w:left="1080"/>
        <w:rPr>
          <w:rFonts w:cstheme="minorHAnsi"/>
          <w:color w:val="000000" w:themeColor="text1"/>
        </w:rPr>
      </w:pPr>
      <w:r w:rsidRPr="00972D94">
        <w:rPr>
          <w:rFonts w:hint="cs"/>
          <w:color w:val="000000" w:themeColor="text1"/>
          <w:rtl/>
        </w:rPr>
        <w:lastRenderedPageBreak/>
        <w:t xml:space="preserve">האם המייל מכיל צרופות </w:t>
      </w:r>
      <w:r w:rsidRPr="00972D94">
        <w:rPr>
          <w:rFonts w:cstheme="minorHAnsi" w:hint="cs"/>
          <w:color w:val="000000" w:themeColor="text1"/>
          <w:rtl/>
        </w:rPr>
        <w:t xml:space="preserve">? </w:t>
      </w:r>
      <w:r w:rsidRPr="00972D94">
        <w:rPr>
          <w:rFonts w:cstheme="minorHAnsi"/>
          <w:color w:val="000000" w:themeColor="text1"/>
          <w:rtl/>
        </w:rPr>
        <w:t>–</w:t>
      </w:r>
      <w:r w:rsidRPr="00972D94">
        <w:rPr>
          <w:rFonts w:hint="cs"/>
          <w:color w:val="000000" w:themeColor="text1"/>
          <w:rtl/>
        </w:rPr>
        <w:t xml:space="preserve"> במידה והמייל לא מכיל צרופות</w:t>
      </w:r>
      <w:r w:rsidRPr="00972D94">
        <w:rPr>
          <w:rFonts w:cstheme="minorHAnsi" w:hint="cs"/>
          <w:color w:val="000000" w:themeColor="text1"/>
          <w:rtl/>
        </w:rPr>
        <w:t xml:space="preserve">, </w:t>
      </w:r>
      <w:r w:rsidRPr="00972D94">
        <w:rPr>
          <w:rFonts w:hint="cs"/>
          <w:color w:val="000000" w:themeColor="text1"/>
          <w:rtl/>
        </w:rPr>
        <w:t xml:space="preserve">המייל יעבור אל תיקיית </w:t>
      </w:r>
      <w:proofErr w:type="spellStart"/>
      <w:r w:rsidRPr="00972D94">
        <w:rPr>
          <w:rFonts w:cstheme="minorHAnsi"/>
          <w:color w:val="000000" w:themeColor="text1"/>
        </w:rPr>
        <w:t>K_validation</w:t>
      </w:r>
      <w:proofErr w:type="spellEnd"/>
      <w:r w:rsidRPr="00972D94">
        <w:rPr>
          <w:rFonts w:hint="cs"/>
          <w:color w:val="000000" w:themeColor="text1"/>
          <w:rtl/>
        </w:rPr>
        <w:t xml:space="preserve"> ולא יטופל ע</w:t>
      </w:r>
      <w:r w:rsidRPr="00972D94">
        <w:rPr>
          <w:rFonts w:cstheme="minorHAnsi" w:hint="cs"/>
          <w:color w:val="000000" w:themeColor="text1"/>
          <w:rtl/>
        </w:rPr>
        <w:t>"</w:t>
      </w:r>
      <w:r w:rsidRPr="00972D94">
        <w:rPr>
          <w:rFonts w:hint="cs"/>
          <w:color w:val="000000" w:themeColor="text1"/>
          <w:rtl/>
        </w:rPr>
        <w:t>י הפלטפורמה</w:t>
      </w:r>
      <w:r>
        <w:rPr>
          <w:rFonts w:cstheme="minorHAnsi" w:hint="cs"/>
          <w:color w:val="000000" w:themeColor="text1"/>
          <w:rtl/>
        </w:rPr>
        <w:t>.</w:t>
      </w:r>
    </w:p>
    <w:p w14:paraId="4ACA136E" w14:textId="77777777" w:rsidR="00DC27BB" w:rsidRPr="00972D94" w:rsidRDefault="00DC27BB" w:rsidP="00890F57">
      <w:pPr>
        <w:pStyle w:val="ListParagraph"/>
        <w:numPr>
          <w:ilvl w:val="0"/>
          <w:numId w:val="6"/>
        </w:numPr>
        <w:bidi/>
        <w:spacing w:after="0" w:line="360" w:lineRule="auto"/>
        <w:ind w:left="1080"/>
        <w:rPr>
          <w:rFonts w:cstheme="minorHAnsi"/>
          <w:color w:val="000000" w:themeColor="text1"/>
        </w:rPr>
      </w:pPr>
      <w:r w:rsidRPr="00972D94">
        <w:rPr>
          <w:rFonts w:hint="cs"/>
          <w:color w:val="000000" w:themeColor="text1"/>
          <w:rtl/>
        </w:rPr>
        <w:t xml:space="preserve">בודק את סוג הקבצים אשר מצורפים למייל </w:t>
      </w:r>
      <w:r w:rsidRPr="00972D94">
        <w:rPr>
          <w:rFonts w:cstheme="minorHAnsi"/>
          <w:color w:val="000000" w:themeColor="text1"/>
          <w:rtl/>
        </w:rPr>
        <w:t>–</w:t>
      </w:r>
      <w:r w:rsidRPr="00972D94">
        <w:rPr>
          <w:rFonts w:hint="cs"/>
          <w:color w:val="000000" w:themeColor="text1"/>
          <w:rtl/>
        </w:rPr>
        <w:t xml:space="preserve"> במידה וישנם קבצים מצורפים למייל</w:t>
      </w:r>
      <w:r w:rsidRPr="00972D94">
        <w:rPr>
          <w:rFonts w:cstheme="minorHAnsi" w:hint="cs"/>
          <w:color w:val="000000" w:themeColor="text1"/>
          <w:rtl/>
        </w:rPr>
        <w:t xml:space="preserve">, </w:t>
      </w:r>
      <w:r>
        <w:rPr>
          <w:rFonts w:hint="cs"/>
          <w:color w:val="000000" w:themeColor="text1"/>
          <w:rtl/>
        </w:rPr>
        <w:t xml:space="preserve">הממשק יבדוק את סוג הקובץ </w:t>
      </w:r>
      <w:r>
        <w:rPr>
          <w:rFonts w:cstheme="minorHAnsi" w:hint="cs"/>
          <w:color w:val="000000" w:themeColor="text1"/>
          <w:rtl/>
        </w:rPr>
        <w:t>(</w:t>
      </w:r>
      <w:r>
        <w:rPr>
          <w:rFonts w:cstheme="minorHAnsi"/>
          <w:color w:val="000000" w:themeColor="text1"/>
        </w:rPr>
        <w:t>File type</w:t>
      </w:r>
      <w:r>
        <w:rPr>
          <w:rFonts w:cstheme="minorHAnsi" w:hint="cs"/>
          <w:color w:val="000000" w:themeColor="text1"/>
          <w:rtl/>
        </w:rPr>
        <w:t xml:space="preserve">). </w:t>
      </w:r>
      <w:r>
        <w:rPr>
          <w:rFonts w:hint="cs"/>
          <w:color w:val="000000" w:themeColor="text1"/>
          <w:rtl/>
        </w:rPr>
        <w:t>סוגי הקבצים הנתמכים ע</w:t>
      </w:r>
      <w:r>
        <w:rPr>
          <w:rFonts w:cstheme="minorHAnsi" w:hint="cs"/>
          <w:color w:val="000000" w:themeColor="text1"/>
          <w:rtl/>
        </w:rPr>
        <w:t>"</w:t>
      </w:r>
      <w:r>
        <w:rPr>
          <w:rFonts w:hint="cs"/>
          <w:color w:val="000000" w:themeColor="text1"/>
          <w:rtl/>
        </w:rPr>
        <w:t xml:space="preserve">י הפלטפורמה הינם </w:t>
      </w:r>
      <w:r>
        <w:rPr>
          <w:rFonts w:cstheme="minorHAnsi"/>
          <w:color w:val="000000" w:themeColor="text1"/>
        </w:rPr>
        <w:t>TIFF,PDF ,</w:t>
      </w:r>
      <w:r>
        <w:rPr>
          <w:rFonts w:cstheme="minorHAnsi" w:hint="cs"/>
          <w:color w:val="000000" w:themeColor="text1"/>
        </w:rPr>
        <w:t>MSG</w:t>
      </w:r>
      <w:r>
        <w:rPr>
          <w:rFonts w:hint="cs"/>
          <w:color w:val="000000" w:themeColor="text1"/>
          <w:rtl/>
        </w:rPr>
        <w:t xml:space="preserve"> ו</w:t>
      </w:r>
      <w:r>
        <w:rPr>
          <w:rFonts w:cstheme="minorHAnsi" w:hint="cs"/>
          <w:color w:val="000000" w:themeColor="text1"/>
          <w:rtl/>
        </w:rPr>
        <w:t>-</w:t>
      </w:r>
      <w:r>
        <w:rPr>
          <w:rFonts w:cstheme="minorHAnsi"/>
          <w:color w:val="000000" w:themeColor="text1"/>
        </w:rPr>
        <w:t>JPEG</w:t>
      </w:r>
      <w:r>
        <w:rPr>
          <w:rFonts w:cstheme="minorHAnsi" w:hint="cs"/>
          <w:color w:val="000000" w:themeColor="text1"/>
          <w:rtl/>
        </w:rPr>
        <w:t>.</w:t>
      </w:r>
    </w:p>
    <w:p w14:paraId="45583EAC" w14:textId="77777777" w:rsidR="00DC27BB" w:rsidRDefault="00DC27BB" w:rsidP="00890F57">
      <w:pPr>
        <w:pStyle w:val="ListParagraph"/>
        <w:numPr>
          <w:ilvl w:val="0"/>
          <w:numId w:val="6"/>
        </w:numPr>
        <w:bidi/>
        <w:spacing w:after="0" w:line="360" w:lineRule="auto"/>
        <w:ind w:left="1080"/>
        <w:rPr>
          <w:rFonts w:cstheme="minorHAnsi"/>
          <w:color w:val="000000" w:themeColor="text1"/>
        </w:rPr>
      </w:pPr>
      <w:r w:rsidRPr="00972D94">
        <w:rPr>
          <w:rFonts w:hint="cs"/>
          <w:color w:val="000000" w:themeColor="text1"/>
          <w:rtl/>
        </w:rPr>
        <w:t xml:space="preserve">האם הקבצים מוגנים בסיסמה </w:t>
      </w:r>
      <w:r w:rsidRPr="00972D94">
        <w:rPr>
          <w:rFonts w:cstheme="minorHAnsi" w:hint="cs"/>
          <w:color w:val="000000" w:themeColor="text1"/>
          <w:rtl/>
        </w:rPr>
        <w:t xml:space="preserve">? </w:t>
      </w:r>
      <w:r w:rsidRPr="00972D94">
        <w:rPr>
          <w:rFonts w:cstheme="minorHAnsi"/>
          <w:color w:val="000000" w:themeColor="text1"/>
          <w:rtl/>
        </w:rPr>
        <w:t>–</w:t>
      </w:r>
      <w:r w:rsidRPr="00972D94">
        <w:rPr>
          <w:rFonts w:hint="cs"/>
          <w:color w:val="000000" w:themeColor="text1"/>
          <w:rtl/>
        </w:rPr>
        <w:t xml:space="preserve"> במידה והקבצים מוגנים בסיסמה</w:t>
      </w:r>
      <w:r w:rsidRPr="00972D94">
        <w:rPr>
          <w:rFonts w:cstheme="minorHAnsi" w:hint="cs"/>
          <w:color w:val="000000" w:themeColor="text1"/>
          <w:rtl/>
        </w:rPr>
        <w:t xml:space="preserve">, </w:t>
      </w:r>
      <w:r w:rsidRPr="00972D94">
        <w:rPr>
          <w:rFonts w:hint="cs"/>
          <w:color w:val="000000" w:themeColor="text1"/>
          <w:rtl/>
        </w:rPr>
        <w:t xml:space="preserve">המייל יעבור אל תיקיית </w:t>
      </w:r>
      <w:proofErr w:type="spellStart"/>
      <w:r w:rsidRPr="00972D94">
        <w:rPr>
          <w:rFonts w:cstheme="minorHAnsi"/>
          <w:color w:val="000000" w:themeColor="text1"/>
        </w:rPr>
        <w:t>K_validation</w:t>
      </w:r>
      <w:proofErr w:type="spellEnd"/>
      <w:r w:rsidRPr="00972D94">
        <w:rPr>
          <w:rFonts w:hint="cs"/>
          <w:color w:val="000000" w:themeColor="text1"/>
          <w:rtl/>
        </w:rPr>
        <w:t xml:space="preserve"> ולא יטופל ע</w:t>
      </w:r>
      <w:r w:rsidRPr="00972D94">
        <w:rPr>
          <w:rFonts w:cstheme="minorHAnsi" w:hint="cs"/>
          <w:color w:val="000000" w:themeColor="text1"/>
          <w:rtl/>
        </w:rPr>
        <w:t>"</w:t>
      </w:r>
      <w:r w:rsidRPr="00972D94">
        <w:rPr>
          <w:rFonts w:hint="cs"/>
          <w:color w:val="000000" w:themeColor="text1"/>
          <w:rtl/>
        </w:rPr>
        <w:t>י הפלטפורמה</w:t>
      </w:r>
      <w:r>
        <w:rPr>
          <w:rFonts w:cstheme="minorHAnsi" w:hint="cs"/>
          <w:color w:val="000000" w:themeColor="text1"/>
          <w:rtl/>
        </w:rPr>
        <w:t>.</w:t>
      </w:r>
      <w:r>
        <w:rPr>
          <w:rFonts w:cstheme="minorHAnsi"/>
          <w:color w:val="000000" w:themeColor="text1"/>
          <w:rtl/>
        </w:rPr>
        <w:br/>
      </w:r>
    </w:p>
    <w:p w14:paraId="656932E9" w14:textId="77777777" w:rsidR="00DC27BB" w:rsidRDefault="00DC27BB" w:rsidP="00890F57">
      <w:pPr>
        <w:pStyle w:val="ListParagraph"/>
        <w:numPr>
          <w:ilvl w:val="0"/>
          <w:numId w:val="7"/>
        </w:numPr>
        <w:bidi/>
        <w:spacing w:after="0" w:line="360" w:lineRule="auto"/>
        <w:rPr>
          <w:rFonts w:cstheme="minorHAnsi"/>
          <w:color w:val="000000" w:themeColor="text1"/>
        </w:rPr>
      </w:pPr>
      <w:r w:rsidRPr="00CB549E">
        <w:rPr>
          <w:rFonts w:cstheme="minorHAnsi"/>
          <w:b/>
          <w:bCs/>
          <w:color w:val="000000" w:themeColor="text1"/>
        </w:rPr>
        <w:t>Merger</w:t>
      </w:r>
      <w:r>
        <w:rPr>
          <w:rFonts w:cstheme="minorHAnsi" w:hint="cs"/>
          <w:color w:val="000000" w:themeColor="text1"/>
          <w:rtl/>
        </w:rPr>
        <w:t xml:space="preserve">: </w:t>
      </w:r>
      <w:r>
        <w:rPr>
          <w:rFonts w:hint="cs"/>
          <w:color w:val="000000" w:themeColor="text1"/>
          <w:rtl/>
        </w:rPr>
        <w:t>רכיב זה אחראי על מיזוג הצרופות אשר התקבלו בכל מייל</w:t>
      </w:r>
      <w:r>
        <w:rPr>
          <w:rFonts w:cstheme="minorHAnsi" w:hint="cs"/>
          <w:color w:val="000000" w:themeColor="text1"/>
          <w:rtl/>
        </w:rPr>
        <w:t xml:space="preserve">. </w:t>
      </w:r>
      <w:r>
        <w:rPr>
          <w:rFonts w:hint="cs"/>
          <w:color w:val="000000" w:themeColor="text1"/>
          <w:rtl/>
        </w:rPr>
        <w:t>כחלק מתהליך המיזוג</w:t>
      </w:r>
      <w:r>
        <w:rPr>
          <w:rFonts w:cstheme="minorHAnsi" w:hint="cs"/>
          <w:color w:val="000000" w:themeColor="text1"/>
          <w:rtl/>
        </w:rPr>
        <w:t xml:space="preserve">, </w:t>
      </w:r>
      <w:r>
        <w:rPr>
          <w:rFonts w:hint="cs"/>
          <w:color w:val="000000" w:themeColor="text1"/>
          <w:rtl/>
        </w:rPr>
        <w:t>יבדוק הרכיב את תקינות הקבצים ויתריע במידה ויש קובץ פגום</w:t>
      </w:r>
      <w:r>
        <w:rPr>
          <w:rFonts w:cstheme="minorHAnsi" w:hint="cs"/>
          <w:color w:val="000000" w:themeColor="text1"/>
          <w:rtl/>
        </w:rPr>
        <w:t xml:space="preserve">. </w:t>
      </w:r>
      <w:r>
        <w:rPr>
          <w:rFonts w:hint="cs"/>
          <w:color w:val="000000" w:themeColor="text1"/>
          <w:rtl/>
        </w:rPr>
        <w:t>במקרה שיתגלה קובץ פגום</w:t>
      </w:r>
      <w:r>
        <w:rPr>
          <w:rFonts w:cstheme="minorHAnsi" w:hint="cs"/>
          <w:color w:val="000000" w:themeColor="text1"/>
          <w:rtl/>
        </w:rPr>
        <w:t xml:space="preserve">, </w:t>
      </w:r>
      <w:r>
        <w:rPr>
          <w:rFonts w:hint="cs"/>
          <w:color w:val="000000" w:themeColor="text1"/>
          <w:rtl/>
        </w:rPr>
        <w:t xml:space="preserve">המייל יעבור לתיקיית </w:t>
      </w:r>
      <w:proofErr w:type="spellStart"/>
      <w:r>
        <w:rPr>
          <w:rFonts w:cstheme="minorHAnsi"/>
          <w:color w:val="000000" w:themeColor="text1"/>
        </w:rPr>
        <w:t>K_validation</w:t>
      </w:r>
      <w:proofErr w:type="spellEnd"/>
      <w:r>
        <w:rPr>
          <w:rFonts w:hint="cs"/>
          <w:color w:val="000000" w:themeColor="text1"/>
          <w:rtl/>
        </w:rPr>
        <w:t xml:space="preserve"> ולא יטופל ע</w:t>
      </w:r>
      <w:r>
        <w:rPr>
          <w:rFonts w:cstheme="minorHAnsi" w:hint="cs"/>
          <w:color w:val="000000" w:themeColor="text1"/>
          <w:rtl/>
        </w:rPr>
        <w:t>"</w:t>
      </w:r>
      <w:r>
        <w:rPr>
          <w:rFonts w:hint="cs"/>
          <w:color w:val="000000" w:themeColor="text1"/>
          <w:rtl/>
        </w:rPr>
        <w:t>י הפלטפורמה</w:t>
      </w:r>
      <w:r>
        <w:rPr>
          <w:rFonts w:cstheme="minorHAnsi" w:hint="cs"/>
          <w:color w:val="000000" w:themeColor="text1"/>
          <w:rtl/>
        </w:rPr>
        <w:t xml:space="preserve">. </w:t>
      </w:r>
      <w:r>
        <w:rPr>
          <w:rFonts w:hint="cs"/>
          <w:color w:val="000000" w:themeColor="text1"/>
          <w:rtl/>
        </w:rPr>
        <w:t>במידה ולא יתגלה קובץ פגום</w:t>
      </w:r>
      <w:r>
        <w:rPr>
          <w:rFonts w:cstheme="minorHAnsi" w:hint="cs"/>
          <w:color w:val="000000" w:themeColor="text1"/>
          <w:rtl/>
        </w:rPr>
        <w:t xml:space="preserve">, </w:t>
      </w:r>
      <w:r>
        <w:rPr>
          <w:rFonts w:hint="cs"/>
          <w:color w:val="000000" w:themeColor="text1"/>
          <w:rtl/>
        </w:rPr>
        <w:t xml:space="preserve">הרכיב יאחד את כלל הצרופות לקובץ </w:t>
      </w:r>
      <w:r>
        <w:rPr>
          <w:rFonts w:cstheme="minorHAnsi"/>
          <w:color w:val="000000" w:themeColor="text1"/>
        </w:rPr>
        <w:t>PD</w:t>
      </w:r>
      <w:r>
        <w:rPr>
          <w:rFonts w:cstheme="minorHAnsi" w:hint="cs"/>
          <w:color w:val="000000" w:themeColor="text1"/>
        </w:rPr>
        <w:t>F</w:t>
      </w:r>
      <w:r>
        <w:rPr>
          <w:rFonts w:cstheme="minorHAnsi" w:hint="cs"/>
          <w:color w:val="000000" w:themeColor="text1"/>
          <w:rtl/>
        </w:rPr>
        <w:t xml:space="preserve"> "</w:t>
      </w:r>
      <w:r>
        <w:rPr>
          <w:rFonts w:hint="cs"/>
          <w:color w:val="000000" w:themeColor="text1"/>
          <w:rtl/>
        </w:rPr>
        <w:t>אחוד</w:t>
      </w:r>
      <w:r>
        <w:rPr>
          <w:rFonts w:cstheme="minorHAnsi" w:hint="cs"/>
          <w:color w:val="000000" w:themeColor="text1"/>
          <w:rtl/>
        </w:rPr>
        <w:t xml:space="preserve">", </w:t>
      </w:r>
      <w:r>
        <w:rPr>
          <w:rFonts w:hint="cs"/>
          <w:color w:val="000000" w:themeColor="text1"/>
          <w:rtl/>
        </w:rPr>
        <w:t xml:space="preserve">אשר הדף הראשון שלו יכיל את גוף המייל שנשלח לתיבת </w:t>
      </w:r>
      <w:r w:rsidR="002337E2">
        <w:rPr>
          <w:rFonts w:hint="cs"/>
          <w:color w:val="000000" w:themeColor="text1"/>
          <w:rtl/>
        </w:rPr>
        <w:t>ההצטרפות במור השקעות</w:t>
      </w:r>
      <w:r>
        <w:rPr>
          <w:rFonts w:hint="cs"/>
          <w:color w:val="000000" w:themeColor="text1"/>
          <w:rtl/>
        </w:rPr>
        <w:t xml:space="preserve"> ולאחריו כלל הצרופות</w:t>
      </w:r>
      <w:r>
        <w:rPr>
          <w:rFonts w:cstheme="minorHAnsi" w:hint="cs"/>
          <w:color w:val="000000" w:themeColor="text1"/>
          <w:rtl/>
        </w:rPr>
        <w:t>.</w:t>
      </w:r>
    </w:p>
    <w:p w14:paraId="0FD2FA1A" w14:textId="77777777" w:rsidR="00DC27BB" w:rsidRDefault="00DC27BB" w:rsidP="00890F57">
      <w:pPr>
        <w:pStyle w:val="ListParagraph"/>
        <w:numPr>
          <w:ilvl w:val="0"/>
          <w:numId w:val="7"/>
        </w:numPr>
        <w:bidi/>
        <w:spacing w:after="0" w:line="360" w:lineRule="auto"/>
        <w:rPr>
          <w:rFonts w:cstheme="minorHAnsi"/>
          <w:color w:val="000000" w:themeColor="text1"/>
          <w:rtl/>
        </w:rPr>
      </w:pPr>
      <w:r w:rsidRPr="00CB549E">
        <w:rPr>
          <w:rFonts w:cstheme="minorHAnsi"/>
          <w:b/>
          <w:bCs/>
          <w:color w:val="000000" w:themeColor="text1"/>
        </w:rPr>
        <w:t>Rule Engine</w:t>
      </w:r>
      <w:r>
        <w:rPr>
          <w:rFonts w:cstheme="minorHAnsi" w:hint="cs"/>
          <w:color w:val="000000" w:themeColor="text1"/>
          <w:rtl/>
        </w:rPr>
        <w:t xml:space="preserve">: </w:t>
      </w:r>
      <w:r>
        <w:rPr>
          <w:rFonts w:hint="cs"/>
          <w:color w:val="000000" w:themeColor="text1"/>
          <w:rtl/>
        </w:rPr>
        <w:t>רכיב</w:t>
      </w:r>
      <w:r w:rsidRPr="0024465C">
        <w:rPr>
          <w:rFonts w:hint="cs"/>
          <w:color w:val="000000" w:themeColor="text1"/>
          <w:rtl/>
        </w:rPr>
        <w:t xml:space="preserve"> זה אמון על ביצוע </w:t>
      </w:r>
      <w:proofErr w:type="spellStart"/>
      <w:r w:rsidRPr="0024465C">
        <w:rPr>
          <w:rFonts w:hint="cs"/>
          <w:color w:val="000000" w:themeColor="text1"/>
          <w:rtl/>
        </w:rPr>
        <w:t>אימותים</w:t>
      </w:r>
      <w:proofErr w:type="spellEnd"/>
      <w:r w:rsidRPr="0024465C">
        <w:rPr>
          <w:rFonts w:hint="cs"/>
          <w:color w:val="000000" w:themeColor="text1"/>
          <w:rtl/>
        </w:rPr>
        <w:t xml:space="preserve"> </w:t>
      </w:r>
      <w:r w:rsidRPr="0024465C">
        <w:rPr>
          <w:rFonts w:cstheme="minorHAnsi" w:hint="cs"/>
          <w:color w:val="000000" w:themeColor="text1"/>
          <w:rtl/>
        </w:rPr>
        <w:t>(</w:t>
      </w:r>
      <w:r w:rsidRPr="0024465C">
        <w:rPr>
          <w:rFonts w:cstheme="minorHAnsi"/>
          <w:color w:val="000000" w:themeColor="text1"/>
        </w:rPr>
        <w:t>Validations</w:t>
      </w:r>
      <w:r w:rsidRPr="0024465C">
        <w:rPr>
          <w:rFonts w:cstheme="minorHAnsi" w:hint="cs"/>
          <w:color w:val="000000" w:themeColor="text1"/>
          <w:rtl/>
        </w:rPr>
        <w:t xml:space="preserve">) </w:t>
      </w:r>
      <w:r w:rsidRPr="0024465C">
        <w:rPr>
          <w:rFonts w:hint="cs"/>
          <w:color w:val="000000" w:themeColor="text1"/>
          <w:rtl/>
        </w:rPr>
        <w:t>לפרמטרים אשר מחולצים ע</w:t>
      </w:r>
      <w:r w:rsidRPr="0024465C">
        <w:rPr>
          <w:rFonts w:cstheme="minorHAnsi" w:hint="cs"/>
          <w:color w:val="000000" w:themeColor="text1"/>
          <w:rtl/>
        </w:rPr>
        <w:t>"</w:t>
      </w:r>
      <w:r w:rsidRPr="0024465C">
        <w:rPr>
          <w:rFonts w:hint="cs"/>
          <w:color w:val="000000" w:themeColor="text1"/>
          <w:rtl/>
        </w:rPr>
        <w:t>י רכיב ה</w:t>
      </w:r>
      <w:r w:rsidRPr="0024465C">
        <w:rPr>
          <w:rFonts w:cstheme="minorHAnsi" w:hint="cs"/>
          <w:color w:val="000000" w:themeColor="text1"/>
          <w:rtl/>
        </w:rPr>
        <w:t>-</w:t>
      </w:r>
      <w:r w:rsidRPr="0024465C">
        <w:rPr>
          <w:rFonts w:cstheme="minorHAnsi" w:hint="cs"/>
          <w:color w:val="000000" w:themeColor="text1"/>
        </w:rPr>
        <w:t>OCR</w:t>
      </w:r>
      <w:r w:rsidRPr="0024465C">
        <w:rPr>
          <w:rFonts w:hint="cs"/>
          <w:color w:val="000000" w:themeColor="text1"/>
          <w:rtl/>
        </w:rPr>
        <w:t xml:space="preserve"> ע</w:t>
      </w:r>
      <w:r w:rsidRPr="0024465C">
        <w:rPr>
          <w:rFonts w:cstheme="minorHAnsi" w:hint="cs"/>
          <w:color w:val="000000" w:themeColor="text1"/>
          <w:rtl/>
        </w:rPr>
        <w:t>"</w:t>
      </w:r>
      <w:r w:rsidRPr="0024465C">
        <w:rPr>
          <w:rFonts w:hint="cs"/>
          <w:color w:val="000000" w:themeColor="text1"/>
          <w:rtl/>
        </w:rPr>
        <w:t xml:space="preserve">פ חוקיות </w:t>
      </w:r>
      <w:r>
        <w:rPr>
          <w:rFonts w:hint="cs"/>
          <w:color w:val="000000" w:themeColor="text1"/>
          <w:rtl/>
        </w:rPr>
        <w:t>שהוגדרה ע</w:t>
      </w:r>
      <w:r w:rsidR="002337E2">
        <w:rPr>
          <w:rFonts w:cstheme="minorHAnsi" w:hint="cs"/>
          <w:color w:val="000000" w:themeColor="text1"/>
          <w:rtl/>
        </w:rPr>
        <w:t>ל ידי</w:t>
      </w:r>
      <w:r>
        <w:rPr>
          <w:rFonts w:hint="cs"/>
          <w:color w:val="000000" w:themeColor="text1"/>
          <w:rtl/>
        </w:rPr>
        <w:t xml:space="preserve"> </w:t>
      </w:r>
      <w:r w:rsidR="002337E2">
        <w:rPr>
          <w:rFonts w:hint="cs"/>
          <w:color w:val="000000" w:themeColor="text1"/>
          <w:rtl/>
        </w:rPr>
        <w:t>מור השקעות</w:t>
      </w:r>
      <w:r>
        <w:rPr>
          <w:rFonts w:hint="cs"/>
          <w:color w:val="000000" w:themeColor="text1"/>
          <w:rtl/>
        </w:rPr>
        <w:t xml:space="preserve"> ומתוארת בהרחבה </w:t>
      </w:r>
      <w:r w:rsidRPr="00380EF8">
        <w:rPr>
          <w:rFonts w:hint="cs"/>
          <w:color w:val="000000" w:themeColor="text1"/>
          <w:rtl/>
        </w:rPr>
        <w:t xml:space="preserve">בסעיף </w:t>
      </w:r>
      <w:r w:rsidR="002337E2">
        <w:rPr>
          <w:rFonts w:cstheme="minorHAnsi" w:hint="cs"/>
          <w:color w:val="000000" w:themeColor="text1"/>
        </w:rPr>
        <w:t>X</w:t>
      </w:r>
      <w:r w:rsidR="002337E2">
        <w:rPr>
          <w:rFonts w:cstheme="minorHAnsi" w:hint="cs"/>
          <w:color w:val="000000" w:themeColor="text1"/>
          <w:rtl/>
        </w:rPr>
        <w:t>.</w:t>
      </w:r>
    </w:p>
    <w:bookmarkEnd w:id="58"/>
    <w:bookmarkEnd w:id="59"/>
    <w:p w14:paraId="2BD168AD" w14:textId="3CD506AD" w:rsidR="00DC27BB" w:rsidRDefault="00DC27BB" w:rsidP="0010205C">
      <w:pPr>
        <w:bidi/>
        <w:spacing w:after="0" w:line="360" w:lineRule="auto"/>
        <w:rPr>
          <w:rFonts w:cstheme="minorHAnsi"/>
          <w:color w:val="000000" w:themeColor="text1"/>
        </w:rPr>
      </w:pPr>
    </w:p>
    <w:p w14:paraId="536DE94C" w14:textId="77777777" w:rsidR="007E0552" w:rsidRPr="002337E2" w:rsidRDefault="007E0552" w:rsidP="007E0552">
      <w:pPr>
        <w:bidi/>
        <w:spacing w:after="0" w:line="360" w:lineRule="auto"/>
        <w:rPr>
          <w:rFonts w:cstheme="minorHAnsi"/>
          <w:color w:val="000000" w:themeColor="text1"/>
          <w:rtl/>
        </w:rPr>
      </w:pPr>
    </w:p>
    <w:p w14:paraId="1BA9754A" w14:textId="77777777" w:rsidR="00DC27BB" w:rsidRDefault="00DC27BB" w:rsidP="008A682F">
      <w:pPr>
        <w:pStyle w:val="Heading2"/>
        <w:numPr>
          <w:ilvl w:val="1"/>
          <w:numId w:val="34"/>
        </w:numPr>
        <w:bidi/>
        <w:rPr>
          <w:rtl/>
        </w:rPr>
      </w:pPr>
      <w:bookmarkStart w:id="60" w:name="_Toc39663907"/>
      <w:bookmarkStart w:id="61" w:name="_Toc94512817"/>
      <w:r w:rsidRPr="0067648E">
        <w:t>Processing Server</w:t>
      </w:r>
      <w:bookmarkEnd w:id="60"/>
      <w:bookmarkEnd w:id="61"/>
    </w:p>
    <w:p w14:paraId="4F055373" w14:textId="77777777" w:rsidR="0067648E" w:rsidRPr="0067648E" w:rsidRDefault="0067648E" w:rsidP="0010205C">
      <w:pPr>
        <w:bidi/>
        <w:rPr>
          <w:rtl/>
        </w:rPr>
      </w:pPr>
    </w:p>
    <w:p w14:paraId="1A5F4C21" w14:textId="77777777" w:rsidR="00DC27BB" w:rsidRDefault="00DC27BB" w:rsidP="0010205C">
      <w:pPr>
        <w:bidi/>
        <w:spacing w:line="360" w:lineRule="auto"/>
        <w:rPr>
          <w:rFonts w:cstheme="minorHAnsi"/>
          <w:color w:val="000000" w:themeColor="text1"/>
          <w:rtl/>
        </w:rPr>
      </w:pPr>
      <w:r>
        <w:rPr>
          <w:rFonts w:hint="cs"/>
          <w:color w:val="000000" w:themeColor="text1"/>
          <w:rtl/>
        </w:rPr>
        <w:t>רכיב זה אחראי לנהל את תורי העבודה של עיבוד התמונות וביזור העומס</w:t>
      </w:r>
      <w:r w:rsidRPr="008A3135">
        <w:rPr>
          <w:color w:val="000000" w:themeColor="text1"/>
          <w:rtl/>
        </w:rPr>
        <w:t xml:space="preserve"> בין תחנות העיבוד</w:t>
      </w:r>
      <w:r>
        <w:rPr>
          <w:rFonts w:cstheme="minorHAnsi" w:hint="cs"/>
          <w:color w:val="000000" w:themeColor="text1"/>
          <w:rtl/>
        </w:rPr>
        <w:t>(</w:t>
      </w:r>
      <w:r>
        <w:rPr>
          <w:rFonts w:cstheme="minorHAnsi"/>
          <w:color w:val="000000" w:themeColor="text1"/>
        </w:rPr>
        <w:t>Processing Stations</w:t>
      </w:r>
      <w:r>
        <w:rPr>
          <w:rFonts w:cstheme="minorHAnsi" w:hint="cs"/>
          <w:color w:val="000000" w:themeColor="text1"/>
          <w:rtl/>
        </w:rPr>
        <w:t xml:space="preserve">). </w:t>
      </w:r>
      <w:r>
        <w:rPr>
          <w:rFonts w:hint="cs"/>
          <w:color w:val="000000" w:themeColor="text1"/>
          <w:rtl/>
        </w:rPr>
        <w:t>תחנות אלו</w:t>
      </w:r>
      <w:r>
        <w:rPr>
          <w:rFonts w:cstheme="minorHAnsi" w:hint="cs"/>
          <w:color w:val="000000" w:themeColor="text1"/>
          <w:rtl/>
        </w:rPr>
        <w:t xml:space="preserve">, </w:t>
      </w:r>
      <w:r>
        <w:rPr>
          <w:rFonts w:hint="cs"/>
          <w:color w:val="000000" w:themeColor="text1"/>
          <w:rtl/>
        </w:rPr>
        <w:t xml:space="preserve">מבצעות את תהליך הזיהוי והחילוץ </w:t>
      </w:r>
      <w:r>
        <w:rPr>
          <w:rFonts w:cstheme="minorHAnsi" w:hint="cs"/>
          <w:color w:val="000000" w:themeColor="text1"/>
          <w:rtl/>
        </w:rPr>
        <w:t>(</w:t>
      </w:r>
      <w:r>
        <w:rPr>
          <w:rFonts w:cstheme="minorHAnsi"/>
          <w:color w:val="000000" w:themeColor="text1"/>
        </w:rPr>
        <w:t>Identify &amp; Extraction</w:t>
      </w:r>
      <w:r>
        <w:rPr>
          <w:rFonts w:cstheme="minorHAnsi" w:hint="cs"/>
          <w:color w:val="000000" w:themeColor="text1"/>
          <w:rtl/>
        </w:rPr>
        <w:t>)</w:t>
      </w:r>
      <w:r w:rsidRPr="008A3135">
        <w:rPr>
          <w:rFonts w:cstheme="minorHAnsi"/>
          <w:color w:val="000000" w:themeColor="text1"/>
          <w:rtl/>
        </w:rPr>
        <w:t xml:space="preserve"> </w:t>
      </w:r>
      <w:r>
        <w:rPr>
          <w:rFonts w:hint="cs"/>
          <w:color w:val="000000" w:themeColor="text1"/>
          <w:rtl/>
        </w:rPr>
        <w:t>של פרמטרים מקבצי התמונה</w:t>
      </w:r>
      <w:r>
        <w:rPr>
          <w:rFonts w:cstheme="minorHAnsi"/>
          <w:color w:val="000000" w:themeColor="text1"/>
        </w:rPr>
        <w:t xml:space="preserve"> </w:t>
      </w:r>
      <w:r>
        <w:rPr>
          <w:rFonts w:hint="cs"/>
          <w:color w:val="000000" w:themeColor="text1"/>
          <w:rtl/>
        </w:rPr>
        <w:t xml:space="preserve">ועל בסיסם מתבצע עיבוד מקבילי של תורי העבודה </w:t>
      </w:r>
      <w:r>
        <w:rPr>
          <w:rFonts w:cstheme="minorHAnsi"/>
          <w:color w:val="000000" w:themeColor="text1"/>
          <w:rtl/>
        </w:rPr>
        <w:t>–</w:t>
      </w:r>
      <w:r>
        <w:rPr>
          <w:rFonts w:hint="cs"/>
          <w:color w:val="000000" w:themeColor="text1"/>
          <w:rtl/>
        </w:rPr>
        <w:t xml:space="preserve"> ככל שהפתרון יכיל יותר תחנות עיבוד</w:t>
      </w:r>
      <w:r>
        <w:rPr>
          <w:rFonts w:cstheme="minorHAnsi" w:hint="cs"/>
          <w:color w:val="000000" w:themeColor="text1"/>
          <w:rtl/>
        </w:rPr>
        <w:t xml:space="preserve">, </w:t>
      </w:r>
      <w:r>
        <w:rPr>
          <w:rFonts w:hint="cs"/>
          <w:color w:val="000000" w:themeColor="text1"/>
          <w:rtl/>
        </w:rPr>
        <w:t>כך נוכל לחלץ יותר פרמטרים במקביל</w:t>
      </w:r>
      <w:r>
        <w:rPr>
          <w:rFonts w:cstheme="minorHAnsi" w:hint="cs"/>
          <w:color w:val="000000" w:themeColor="text1"/>
          <w:rtl/>
        </w:rPr>
        <w:t xml:space="preserve">, </w:t>
      </w:r>
      <w:r>
        <w:rPr>
          <w:rFonts w:hint="cs"/>
          <w:color w:val="000000" w:themeColor="text1"/>
          <w:rtl/>
        </w:rPr>
        <w:t>מקבצי תמונה שונים</w:t>
      </w:r>
      <w:r>
        <w:rPr>
          <w:rFonts w:cstheme="minorHAnsi" w:hint="cs"/>
          <w:color w:val="000000" w:themeColor="text1"/>
          <w:rtl/>
        </w:rPr>
        <w:t xml:space="preserve">. </w:t>
      </w:r>
      <w:r>
        <w:rPr>
          <w:rFonts w:hint="cs"/>
          <w:color w:val="000000" w:themeColor="text1"/>
          <w:rtl/>
        </w:rPr>
        <w:t>בסיום תהליך חילוץ הנתונים</w:t>
      </w:r>
      <w:r>
        <w:rPr>
          <w:rFonts w:cstheme="minorHAnsi" w:hint="cs"/>
          <w:color w:val="000000" w:themeColor="text1"/>
          <w:rtl/>
        </w:rPr>
        <w:t xml:space="preserve">, </w:t>
      </w:r>
      <w:r>
        <w:rPr>
          <w:rFonts w:hint="cs"/>
          <w:color w:val="000000" w:themeColor="text1"/>
          <w:rtl/>
        </w:rPr>
        <w:t xml:space="preserve">הרכיב יספק לנו פלט בתצורת </w:t>
      </w:r>
      <w:r>
        <w:rPr>
          <w:rFonts w:cstheme="minorHAnsi" w:hint="cs"/>
          <w:color w:val="000000" w:themeColor="text1"/>
        </w:rPr>
        <w:t>XML</w:t>
      </w:r>
      <w:r>
        <w:rPr>
          <w:rFonts w:cstheme="minorHAnsi" w:hint="cs"/>
          <w:color w:val="000000" w:themeColor="text1"/>
          <w:rtl/>
        </w:rPr>
        <w:t xml:space="preserve">, </w:t>
      </w:r>
      <w:r>
        <w:rPr>
          <w:rFonts w:hint="cs"/>
          <w:color w:val="000000" w:themeColor="text1"/>
          <w:rtl/>
        </w:rPr>
        <w:t>אשר מכיל את כלל השדות שחולצו כדוגמת ה</w:t>
      </w:r>
      <w:r>
        <w:rPr>
          <w:rFonts w:cstheme="minorHAnsi" w:hint="cs"/>
          <w:color w:val="000000" w:themeColor="text1"/>
          <w:rtl/>
        </w:rPr>
        <w:t>-</w:t>
      </w:r>
      <w:r>
        <w:rPr>
          <w:rFonts w:cstheme="minorHAnsi" w:hint="cs"/>
          <w:color w:val="000000" w:themeColor="text1"/>
        </w:rPr>
        <w:t>XML</w:t>
      </w:r>
      <w:r>
        <w:rPr>
          <w:rFonts w:hint="cs"/>
          <w:color w:val="000000" w:themeColor="text1"/>
          <w:rtl/>
        </w:rPr>
        <w:t xml:space="preserve"> הנ</w:t>
      </w:r>
      <w:r>
        <w:rPr>
          <w:rFonts w:cstheme="minorHAnsi" w:hint="cs"/>
          <w:color w:val="000000" w:themeColor="text1"/>
          <w:rtl/>
        </w:rPr>
        <w:t>"</w:t>
      </w:r>
      <w:r>
        <w:rPr>
          <w:rFonts w:hint="cs"/>
          <w:color w:val="000000" w:themeColor="text1"/>
          <w:rtl/>
        </w:rPr>
        <w:t>ל</w:t>
      </w:r>
      <w:r>
        <w:rPr>
          <w:rFonts w:cstheme="minorHAnsi" w:hint="cs"/>
          <w:color w:val="000000" w:themeColor="text1"/>
          <w:rtl/>
        </w:rPr>
        <w:t>:</w:t>
      </w:r>
    </w:p>
    <w:p w14:paraId="54F8504D" w14:textId="77777777" w:rsidR="0067648E" w:rsidRDefault="0067648E" w:rsidP="0010205C">
      <w:pPr>
        <w:bidi/>
        <w:spacing w:line="360" w:lineRule="auto"/>
        <w:rPr>
          <w:rFonts w:cstheme="minorHAnsi"/>
          <w:color w:val="000000" w:themeColor="text1"/>
          <w:rtl/>
        </w:rPr>
      </w:pPr>
    </w:p>
    <w:p w14:paraId="552D6A4B" w14:textId="77777777" w:rsidR="0067648E" w:rsidRDefault="0067648E" w:rsidP="0010205C">
      <w:pPr>
        <w:bidi/>
        <w:spacing w:line="360" w:lineRule="auto"/>
        <w:rPr>
          <w:rFonts w:cstheme="minorHAnsi"/>
          <w:color w:val="000000" w:themeColor="text1"/>
          <w:rtl/>
        </w:rPr>
      </w:pPr>
    </w:p>
    <w:p w14:paraId="4A53B4A9" w14:textId="77777777" w:rsidR="00DC27BB" w:rsidRDefault="00DC27BB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557799"/>
        </w:rPr>
        <w:t>&lt;?xml version="1.0" encoding="UTF-8"?&gt;</w:t>
      </w:r>
    </w:p>
    <w:p w14:paraId="08468313" w14:textId="77777777" w:rsidR="00DC27BB" w:rsidRDefault="00DC27BB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007700"/>
        </w:rPr>
        <w:t>&lt;</w:t>
      </w:r>
      <w:proofErr w:type="spellStart"/>
      <w:proofErr w:type="gramStart"/>
      <w:r>
        <w:rPr>
          <w:color w:val="007700"/>
        </w:rPr>
        <w:t>form:Documents</w:t>
      </w:r>
      <w:proofErr w:type="spellEnd"/>
      <w:proofErr w:type="gramEnd"/>
      <w:r>
        <w:rPr>
          <w:color w:val="333333"/>
        </w:rPr>
        <w:t xml:space="preserve"> </w:t>
      </w:r>
      <w:r>
        <w:rPr>
          <w:color w:val="0000CC"/>
        </w:rPr>
        <w:t>xmlns:form=</w:t>
      </w:r>
      <w:r>
        <w:rPr>
          <w:color w:val="333333"/>
          <w:shd w:val="clear" w:color="auto" w:fill="FFF0F0"/>
        </w:rPr>
        <w:t>"http://www.abbyy.com/FlexiCapture/Schemas/Export/FormData.xsd"</w:t>
      </w:r>
      <w:r>
        <w:rPr>
          <w:color w:val="333333"/>
        </w:rPr>
        <w:t xml:space="preserve"> </w:t>
      </w:r>
      <w:r>
        <w:rPr>
          <w:color w:val="0000CC"/>
        </w:rPr>
        <w:t>xmlns:addData=</w:t>
      </w:r>
      <w:r>
        <w:rPr>
          <w:color w:val="333333"/>
          <w:shd w:val="clear" w:color="auto" w:fill="FFF0F0"/>
        </w:rPr>
        <w:t>"http://www.abbyy.com/FlexiCapture/Schemas/Export/AdditionalFormData.xsd"</w:t>
      </w:r>
      <w:r>
        <w:rPr>
          <w:color w:val="333333"/>
        </w:rPr>
        <w:t xml:space="preserve"> </w:t>
      </w:r>
      <w:proofErr w:type="spellStart"/>
      <w:r>
        <w:rPr>
          <w:color w:val="0000CC"/>
        </w:rPr>
        <w:t>xmlns:xsi</w:t>
      </w:r>
      <w:proofErr w:type="spellEnd"/>
      <w:r>
        <w:rPr>
          <w:color w:val="0000CC"/>
        </w:rPr>
        <w:t>=</w:t>
      </w:r>
      <w:r>
        <w:rPr>
          <w:color w:val="333333"/>
          <w:shd w:val="clear" w:color="auto" w:fill="FFF0F0"/>
        </w:rPr>
        <w:t>"http://www.w3.org/2001/XMLSchema-instance"</w:t>
      </w:r>
      <w:r>
        <w:rPr>
          <w:color w:val="007700"/>
        </w:rPr>
        <w:t>&gt;</w:t>
      </w:r>
    </w:p>
    <w:p w14:paraId="141F34EA" w14:textId="77777777" w:rsidR="00DC27BB" w:rsidRDefault="00DC27BB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lastRenderedPageBreak/>
        <w:tab/>
      </w:r>
      <w:r>
        <w:rPr>
          <w:color w:val="007700"/>
        </w:rPr>
        <w:t>&lt;_</w:t>
      </w:r>
      <w:proofErr w:type="gramStart"/>
      <w:r>
        <w:rPr>
          <w:color w:val="007700"/>
        </w:rPr>
        <w:t>CarLicense:_</w:t>
      </w:r>
      <w:proofErr w:type="gramEnd"/>
      <w:r>
        <w:rPr>
          <w:color w:val="007700"/>
        </w:rPr>
        <w:t>CarLicense1</w:t>
      </w:r>
      <w:r>
        <w:rPr>
          <w:color w:val="333333"/>
        </w:rPr>
        <w:t xml:space="preserve"> </w:t>
      </w:r>
      <w:proofErr w:type="spellStart"/>
      <w:r>
        <w:rPr>
          <w:color w:val="0000CC"/>
        </w:rPr>
        <w:t>addData:DocumentState</w:t>
      </w:r>
      <w:proofErr w:type="spellEnd"/>
      <w:r>
        <w:rPr>
          <w:color w:val="0000CC"/>
        </w:rPr>
        <w:t>=</w:t>
      </w:r>
      <w:r>
        <w:rPr>
          <w:color w:val="333333"/>
          <w:shd w:val="clear" w:color="auto" w:fill="FFF0F0"/>
        </w:rPr>
        <w:t>"Correct"</w:t>
      </w:r>
      <w:r>
        <w:rPr>
          <w:color w:val="333333"/>
        </w:rPr>
        <w:t xml:space="preserve"> </w:t>
      </w:r>
      <w:r>
        <w:rPr>
          <w:color w:val="0000CC"/>
        </w:rPr>
        <w:t>xmlns:_CarLicense=</w:t>
      </w:r>
      <w:r>
        <w:rPr>
          <w:color w:val="333333"/>
          <w:shd w:val="clear" w:color="auto" w:fill="FFF0F0"/>
        </w:rPr>
        <w:t>"http://www.abbyy.com/FlexiCapture/Schemas/Export/CarLicense.xsd"</w:t>
      </w:r>
      <w:r>
        <w:rPr>
          <w:color w:val="007700"/>
        </w:rPr>
        <w:t>&gt;</w:t>
      </w:r>
    </w:p>
    <w:p w14:paraId="0C3DB3A7" w14:textId="77777777" w:rsidR="00DC27BB" w:rsidRDefault="00DC27BB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007700"/>
        </w:rPr>
        <w:t>&lt;_License</w:t>
      </w:r>
      <w:r>
        <w:rPr>
          <w:color w:val="333333"/>
        </w:rPr>
        <w:t xml:space="preserve"> </w:t>
      </w:r>
      <w:proofErr w:type="spellStart"/>
      <w:proofErr w:type="gramStart"/>
      <w:r>
        <w:rPr>
          <w:color w:val="0000CC"/>
        </w:rPr>
        <w:t>addData:BlockRef</w:t>
      </w:r>
      <w:proofErr w:type="spellEnd"/>
      <w:proofErr w:type="gramEnd"/>
      <w:r>
        <w:rPr>
          <w:color w:val="0000CC"/>
        </w:rPr>
        <w:t>=</w:t>
      </w:r>
      <w:r>
        <w:rPr>
          <w:color w:val="333333"/>
          <w:shd w:val="clear" w:color="auto" w:fill="FFF0F0"/>
        </w:rPr>
        <w:t>"0001"</w:t>
      </w:r>
      <w:r>
        <w:rPr>
          <w:color w:val="333333"/>
        </w:rPr>
        <w:t xml:space="preserve"> </w:t>
      </w:r>
      <w:proofErr w:type="spellStart"/>
      <w:r>
        <w:rPr>
          <w:color w:val="0000CC"/>
        </w:rPr>
        <w:t>addData:SuspiciousSymbols</w:t>
      </w:r>
      <w:proofErr w:type="spellEnd"/>
      <w:r>
        <w:rPr>
          <w:color w:val="0000CC"/>
        </w:rPr>
        <w:t>=</w:t>
      </w:r>
      <w:r>
        <w:rPr>
          <w:color w:val="333333"/>
          <w:shd w:val="clear" w:color="auto" w:fill="FFF0F0"/>
        </w:rPr>
        <w:t>"0000000"</w:t>
      </w:r>
      <w:r>
        <w:rPr>
          <w:color w:val="007700"/>
        </w:rPr>
        <w:t>&gt;</w:t>
      </w:r>
      <w:r>
        <w:rPr>
          <w:color w:val="333333"/>
        </w:rPr>
        <w:t>7228733</w:t>
      </w:r>
      <w:r>
        <w:rPr>
          <w:color w:val="007700"/>
        </w:rPr>
        <w:t>&lt;/_License&gt;</w:t>
      </w:r>
    </w:p>
    <w:p w14:paraId="3621BB73" w14:textId="77777777" w:rsidR="00DC27BB" w:rsidRDefault="00DC27BB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007700"/>
        </w:rPr>
        <w:t>&lt;_Name</w:t>
      </w:r>
      <w:r>
        <w:rPr>
          <w:color w:val="333333"/>
        </w:rPr>
        <w:t xml:space="preserve"> </w:t>
      </w:r>
      <w:proofErr w:type="spellStart"/>
      <w:proofErr w:type="gramStart"/>
      <w:r>
        <w:rPr>
          <w:color w:val="0000CC"/>
        </w:rPr>
        <w:t>addData:BlockRef</w:t>
      </w:r>
      <w:proofErr w:type="spellEnd"/>
      <w:proofErr w:type="gramEnd"/>
      <w:r>
        <w:rPr>
          <w:color w:val="0000CC"/>
        </w:rPr>
        <w:t>=</w:t>
      </w:r>
      <w:r>
        <w:rPr>
          <w:color w:val="333333"/>
          <w:shd w:val="clear" w:color="auto" w:fill="FFF0F0"/>
        </w:rPr>
        <w:t>"0002"</w:t>
      </w:r>
      <w:r>
        <w:rPr>
          <w:color w:val="333333"/>
        </w:rPr>
        <w:t xml:space="preserve"> </w:t>
      </w:r>
      <w:proofErr w:type="spellStart"/>
      <w:r>
        <w:rPr>
          <w:color w:val="0000CC"/>
        </w:rPr>
        <w:t>addData:SuspiciousSymbols</w:t>
      </w:r>
      <w:proofErr w:type="spellEnd"/>
      <w:r>
        <w:rPr>
          <w:color w:val="0000CC"/>
        </w:rPr>
        <w:t>=</w:t>
      </w:r>
      <w:r>
        <w:rPr>
          <w:color w:val="333333"/>
          <w:shd w:val="clear" w:color="auto" w:fill="FFF0F0"/>
        </w:rPr>
        <w:t>"00000001000001"</w:t>
      </w:r>
      <w:r>
        <w:rPr>
          <w:color w:val="007700"/>
        </w:rPr>
        <w:t>&gt;</w:t>
      </w:r>
      <w:r>
        <w:rPr>
          <w:rFonts w:hint="cs"/>
          <w:color w:val="333333"/>
          <w:rtl/>
        </w:rPr>
        <w:t>אבי כהן</w:t>
      </w:r>
      <w:r>
        <w:rPr>
          <w:color w:val="333333"/>
        </w:rPr>
        <w:t>-</w:t>
      </w:r>
      <w:r>
        <w:rPr>
          <w:color w:val="007700"/>
        </w:rPr>
        <w:t>&lt;/_Name&gt;</w:t>
      </w:r>
    </w:p>
    <w:p w14:paraId="472103F1" w14:textId="77777777" w:rsidR="00DC27BB" w:rsidRDefault="00DC27BB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007700"/>
        </w:rPr>
        <w:t>&lt;_Id</w:t>
      </w:r>
      <w:r>
        <w:rPr>
          <w:color w:val="333333"/>
        </w:rPr>
        <w:t xml:space="preserve"> </w:t>
      </w:r>
      <w:proofErr w:type="spellStart"/>
      <w:proofErr w:type="gramStart"/>
      <w:r>
        <w:rPr>
          <w:color w:val="0000CC"/>
        </w:rPr>
        <w:t>addData:BlockRef</w:t>
      </w:r>
      <w:proofErr w:type="spellEnd"/>
      <w:proofErr w:type="gramEnd"/>
      <w:r>
        <w:rPr>
          <w:color w:val="0000CC"/>
        </w:rPr>
        <w:t>=</w:t>
      </w:r>
      <w:r>
        <w:rPr>
          <w:color w:val="333333"/>
          <w:shd w:val="clear" w:color="auto" w:fill="FFF0F0"/>
        </w:rPr>
        <w:t>"0003"</w:t>
      </w:r>
      <w:r>
        <w:rPr>
          <w:color w:val="333333"/>
        </w:rPr>
        <w:t xml:space="preserve"> </w:t>
      </w:r>
      <w:proofErr w:type="spellStart"/>
      <w:r>
        <w:rPr>
          <w:color w:val="0000CC"/>
        </w:rPr>
        <w:t>addData:SuspiciousSymbols</w:t>
      </w:r>
      <w:proofErr w:type="spellEnd"/>
      <w:r>
        <w:rPr>
          <w:color w:val="0000CC"/>
        </w:rPr>
        <w:t>=</w:t>
      </w:r>
      <w:r>
        <w:rPr>
          <w:color w:val="333333"/>
          <w:shd w:val="clear" w:color="auto" w:fill="FFF0F0"/>
        </w:rPr>
        <w:t>"0000000000"</w:t>
      </w:r>
      <w:r>
        <w:rPr>
          <w:color w:val="007700"/>
        </w:rPr>
        <w:t>&gt;</w:t>
      </w:r>
      <w:r>
        <w:rPr>
          <w:color w:val="333333"/>
        </w:rPr>
        <w:t>305</w:t>
      </w:r>
      <w:r>
        <w:rPr>
          <w:rFonts w:hint="cs"/>
          <w:color w:val="333333"/>
          <w:rtl/>
        </w:rPr>
        <w:t>812</w:t>
      </w:r>
      <w:r>
        <w:rPr>
          <w:color w:val="333333"/>
        </w:rPr>
        <w:t>89-6</w:t>
      </w:r>
      <w:r>
        <w:rPr>
          <w:color w:val="007700"/>
        </w:rPr>
        <w:t>&lt;/_Id&gt;</w:t>
      </w:r>
    </w:p>
    <w:p w14:paraId="58A1143C" w14:textId="77777777" w:rsidR="00DC27BB" w:rsidRDefault="00DC27BB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007700"/>
        </w:rPr>
        <w:t>&lt;</w:t>
      </w:r>
      <w:proofErr w:type="spellStart"/>
      <w:proofErr w:type="gramStart"/>
      <w:r>
        <w:rPr>
          <w:color w:val="007700"/>
        </w:rPr>
        <w:t>addData:AdditionalInfo</w:t>
      </w:r>
      <w:proofErr w:type="spellEnd"/>
      <w:proofErr w:type="gramEnd"/>
      <w:r>
        <w:rPr>
          <w:color w:val="007700"/>
        </w:rPr>
        <w:t>&gt;</w:t>
      </w:r>
    </w:p>
    <w:p w14:paraId="369219EA" w14:textId="77777777" w:rsidR="00DC27BB" w:rsidRDefault="00DC27BB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007700"/>
        </w:rPr>
        <w:t>&lt;</w:t>
      </w:r>
      <w:proofErr w:type="spellStart"/>
      <w:proofErr w:type="gramStart"/>
      <w:r>
        <w:rPr>
          <w:color w:val="007700"/>
        </w:rPr>
        <w:t>addData:BlocksInfo</w:t>
      </w:r>
      <w:proofErr w:type="spellEnd"/>
      <w:proofErr w:type="gramEnd"/>
      <w:r>
        <w:rPr>
          <w:color w:val="007700"/>
        </w:rPr>
        <w:t>&gt;</w:t>
      </w:r>
    </w:p>
    <w:p w14:paraId="1DF8F0DD" w14:textId="77777777" w:rsidR="00DC27BB" w:rsidRDefault="00DC27BB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007700"/>
        </w:rPr>
        <w:t>&lt;</w:t>
      </w:r>
      <w:proofErr w:type="spellStart"/>
      <w:proofErr w:type="gramStart"/>
      <w:r>
        <w:rPr>
          <w:color w:val="007700"/>
        </w:rPr>
        <w:t>addData:Blocks</w:t>
      </w:r>
      <w:proofErr w:type="spellEnd"/>
      <w:proofErr w:type="gramEnd"/>
      <w:r>
        <w:rPr>
          <w:color w:val="333333"/>
        </w:rPr>
        <w:t xml:space="preserve"> </w:t>
      </w:r>
      <w:r>
        <w:rPr>
          <w:color w:val="0000CC"/>
        </w:rPr>
        <w:t>Id=</w:t>
      </w:r>
      <w:r>
        <w:rPr>
          <w:color w:val="333333"/>
          <w:shd w:val="clear" w:color="auto" w:fill="FFF0F0"/>
        </w:rPr>
        <w:t>"0001"</w:t>
      </w:r>
      <w:r>
        <w:rPr>
          <w:color w:val="007700"/>
        </w:rPr>
        <w:t>&gt;</w:t>
      </w:r>
    </w:p>
    <w:p w14:paraId="723D135E" w14:textId="77777777" w:rsidR="00DC27BB" w:rsidRDefault="00DC27BB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007700"/>
        </w:rPr>
        <w:t>&lt;</w:t>
      </w:r>
      <w:proofErr w:type="spellStart"/>
      <w:proofErr w:type="gramStart"/>
      <w:r>
        <w:rPr>
          <w:color w:val="007700"/>
        </w:rPr>
        <w:t>addData:Block</w:t>
      </w:r>
      <w:proofErr w:type="spellEnd"/>
      <w:proofErr w:type="gramEnd"/>
      <w:r>
        <w:rPr>
          <w:color w:val="333333"/>
        </w:rPr>
        <w:t xml:space="preserve"> </w:t>
      </w:r>
      <w:proofErr w:type="spellStart"/>
      <w:r>
        <w:rPr>
          <w:color w:val="0000CC"/>
        </w:rPr>
        <w:t>PageIndex</w:t>
      </w:r>
      <w:proofErr w:type="spellEnd"/>
      <w:r>
        <w:rPr>
          <w:color w:val="0000CC"/>
        </w:rPr>
        <w:t>=</w:t>
      </w:r>
      <w:r>
        <w:rPr>
          <w:color w:val="333333"/>
          <w:shd w:val="clear" w:color="auto" w:fill="FFF0F0"/>
        </w:rPr>
        <w:t>"1"</w:t>
      </w:r>
      <w:r>
        <w:rPr>
          <w:color w:val="007700"/>
        </w:rPr>
        <w:t>&gt;</w:t>
      </w:r>
    </w:p>
    <w:p w14:paraId="2C1CE91F" w14:textId="77777777" w:rsidR="00DC27BB" w:rsidRDefault="00DC27BB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007700"/>
        </w:rPr>
        <w:t>&lt;</w:t>
      </w:r>
      <w:proofErr w:type="spellStart"/>
      <w:proofErr w:type="gramStart"/>
      <w:r>
        <w:rPr>
          <w:color w:val="007700"/>
        </w:rPr>
        <w:t>addData:Rect</w:t>
      </w:r>
      <w:proofErr w:type="spellEnd"/>
      <w:proofErr w:type="gramEnd"/>
      <w:r>
        <w:rPr>
          <w:color w:val="333333"/>
        </w:rPr>
        <w:t xml:space="preserve"> </w:t>
      </w:r>
      <w:r>
        <w:rPr>
          <w:color w:val="0000CC"/>
        </w:rPr>
        <w:t>Left=</w:t>
      </w:r>
      <w:r>
        <w:rPr>
          <w:color w:val="333333"/>
          <w:shd w:val="clear" w:color="auto" w:fill="FFF0F0"/>
        </w:rPr>
        <w:t>"833"</w:t>
      </w:r>
      <w:r>
        <w:rPr>
          <w:color w:val="333333"/>
        </w:rPr>
        <w:t xml:space="preserve"> </w:t>
      </w:r>
      <w:r>
        <w:rPr>
          <w:color w:val="0000CC"/>
        </w:rPr>
        <w:t>Right=</w:t>
      </w:r>
      <w:r>
        <w:rPr>
          <w:color w:val="333333"/>
          <w:shd w:val="clear" w:color="auto" w:fill="FFF0F0"/>
        </w:rPr>
        <w:t>"922"</w:t>
      </w:r>
      <w:r>
        <w:rPr>
          <w:color w:val="333333"/>
        </w:rPr>
        <w:t xml:space="preserve"> </w:t>
      </w:r>
      <w:r>
        <w:rPr>
          <w:color w:val="0000CC"/>
        </w:rPr>
        <w:t>Top=</w:t>
      </w:r>
      <w:r>
        <w:rPr>
          <w:color w:val="333333"/>
          <w:shd w:val="clear" w:color="auto" w:fill="FFF0F0"/>
        </w:rPr>
        <w:t>"183"</w:t>
      </w:r>
      <w:r>
        <w:rPr>
          <w:color w:val="333333"/>
        </w:rPr>
        <w:t xml:space="preserve"> </w:t>
      </w:r>
      <w:r>
        <w:rPr>
          <w:color w:val="0000CC"/>
        </w:rPr>
        <w:t>Bottom=</w:t>
      </w:r>
      <w:r>
        <w:rPr>
          <w:color w:val="333333"/>
          <w:shd w:val="clear" w:color="auto" w:fill="FFF0F0"/>
        </w:rPr>
        <w:t>"204"</w:t>
      </w:r>
      <w:r>
        <w:rPr>
          <w:color w:val="007700"/>
        </w:rPr>
        <w:t>/&gt;</w:t>
      </w:r>
    </w:p>
    <w:p w14:paraId="6C281A5C" w14:textId="77777777" w:rsidR="00DC27BB" w:rsidRDefault="00DC27BB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007700"/>
        </w:rPr>
        <w:t>&lt;/</w:t>
      </w:r>
      <w:proofErr w:type="spellStart"/>
      <w:proofErr w:type="gramStart"/>
      <w:r>
        <w:rPr>
          <w:color w:val="007700"/>
        </w:rPr>
        <w:t>addData:Block</w:t>
      </w:r>
      <w:proofErr w:type="spellEnd"/>
      <w:proofErr w:type="gramEnd"/>
      <w:r>
        <w:rPr>
          <w:color w:val="007700"/>
        </w:rPr>
        <w:t>&gt;</w:t>
      </w:r>
    </w:p>
    <w:p w14:paraId="59881BEE" w14:textId="77777777" w:rsidR="00DC27BB" w:rsidRDefault="00DC27BB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007700"/>
        </w:rPr>
        <w:t>&lt;/</w:t>
      </w:r>
      <w:proofErr w:type="spellStart"/>
      <w:proofErr w:type="gramStart"/>
      <w:r>
        <w:rPr>
          <w:color w:val="007700"/>
        </w:rPr>
        <w:t>addData:Blocks</w:t>
      </w:r>
      <w:proofErr w:type="spellEnd"/>
      <w:proofErr w:type="gramEnd"/>
      <w:r>
        <w:rPr>
          <w:color w:val="007700"/>
        </w:rPr>
        <w:t>&gt;</w:t>
      </w:r>
    </w:p>
    <w:p w14:paraId="55A45180" w14:textId="77777777" w:rsidR="00DC27BB" w:rsidRDefault="00DC27BB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007700"/>
        </w:rPr>
        <w:t>&lt;</w:t>
      </w:r>
      <w:proofErr w:type="spellStart"/>
      <w:proofErr w:type="gramStart"/>
      <w:r>
        <w:rPr>
          <w:color w:val="007700"/>
        </w:rPr>
        <w:t>addData:Blocks</w:t>
      </w:r>
      <w:proofErr w:type="spellEnd"/>
      <w:proofErr w:type="gramEnd"/>
      <w:r>
        <w:rPr>
          <w:color w:val="333333"/>
        </w:rPr>
        <w:t xml:space="preserve"> </w:t>
      </w:r>
      <w:r>
        <w:rPr>
          <w:color w:val="0000CC"/>
        </w:rPr>
        <w:t>Id=</w:t>
      </w:r>
      <w:r>
        <w:rPr>
          <w:color w:val="333333"/>
          <w:shd w:val="clear" w:color="auto" w:fill="FFF0F0"/>
        </w:rPr>
        <w:t>"0002"</w:t>
      </w:r>
      <w:r>
        <w:rPr>
          <w:color w:val="007700"/>
        </w:rPr>
        <w:t>&gt;</w:t>
      </w:r>
    </w:p>
    <w:p w14:paraId="1BD785C0" w14:textId="77777777" w:rsidR="00DC27BB" w:rsidRDefault="00DC27BB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007700"/>
        </w:rPr>
        <w:t>&lt;</w:t>
      </w:r>
      <w:proofErr w:type="spellStart"/>
      <w:proofErr w:type="gramStart"/>
      <w:r>
        <w:rPr>
          <w:color w:val="007700"/>
        </w:rPr>
        <w:t>addData:Block</w:t>
      </w:r>
      <w:proofErr w:type="spellEnd"/>
      <w:proofErr w:type="gramEnd"/>
      <w:r>
        <w:rPr>
          <w:color w:val="333333"/>
        </w:rPr>
        <w:t xml:space="preserve"> </w:t>
      </w:r>
      <w:proofErr w:type="spellStart"/>
      <w:r>
        <w:rPr>
          <w:color w:val="0000CC"/>
        </w:rPr>
        <w:t>PageIndex</w:t>
      </w:r>
      <w:proofErr w:type="spellEnd"/>
      <w:r>
        <w:rPr>
          <w:color w:val="0000CC"/>
        </w:rPr>
        <w:t>=</w:t>
      </w:r>
      <w:r>
        <w:rPr>
          <w:color w:val="333333"/>
          <w:shd w:val="clear" w:color="auto" w:fill="FFF0F0"/>
        </w:rPr>
        <w:t>"1"</w:t>
      </w:r>
      <w:r>
        <w:rPr>
          <w:color w:val="007700"/>
        </w:rPr>
        <w:t>&gt;</w:t>
      </w:r>
    </w:p>
    <w:p w14:paraId="3632DFF5" w14:textId="77777777" w:rsidR="00DC27BB" w:rsidRDefault="00DC27BB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007700"/>
        </w:rPr>
        <w:t>&lt;</w:t>
      </w:r>
      <w:proofErr w:type="spellStart"/>
      <w:proofErr w:type="gramStart"/>
      <w:r>
        <w:rPr>
          <w:color w:val="007700"/>
        </w:rPr>
        <w:t>addData:Rect</w:t>
      </w:r>
      <w:proofErr w:type="spellEnd"/>
      <w:proofErr w:type="gramEnd"/>
      <w:r>
        <w:rPr>
          <w:color w:val="333333"/>
        </w:rPr>
        <w:t xml:space="preserve"> </w:t>
      </w:r>
      <w:r>
        <w:rPr>
          <w:color w:val="0000CC"/>
        </w:rPr>
        <w:t>Left=</w:t>
      </w:r>
      <w:r>
        <w:rPr>
          <w:color w:val="333333"/>
          <w:shd w:val="clear" w:color="auto" w:fill="FFF0F0"/>
        </w:rPr>
        <w:t>"760"</w:t>
      </w:r>
      <w:r>
        <w:rPr>
          <w:color w:val="333333"/>
        </w:rPr>
        <w:t xml:space="preserve"> </w:t>
      </w:r>
      <w:r>
        <w:rPr>
          <w:color w:val="0000CC"/>
        </w:rPr>
        <w:t>Right=</w:t>
      </w:r>
      <w:r>
        <w:rPr>
          <w:color w:val="333333"/>
          <w:shd w:val="clear" w:color="auto" w:fill="FFF0F0"/>
        </w:rPr>
        <w:t>"921"</w:t>
      </w:r>
      <w:r>
        <w:rPr>
          <w:color w:val="333333"/>
        </w:rPr>
        <w:t xml:space="preserve"> </w:t>
      </w:r>
      <w:r>
        <w:rPr>
          <w:color w:val="0000CC"/>
        </w:rPr>
        <w:t>Top=</w:t>
      </w:r>
      <w:r>
        <w:rPr>
          <w:color w:val="333333"/>
          <w:shd w:val="clear" w:color="auto" w:fill="FFF0F0"/>
        </w:rPr>
        <w:t>"201"</w:t>
      </w:r>
      <w:r>
        <w:rPr>
          <w:color w:val="333333"/>
        </w:rPr>
        <w:t xml:space="preserve"> </w:t>
      </w:r>
      <w:r>
        <w:rPr>
          <w:color w:val="0000CC"/>
        </w:rPr>
        <w:t>Bottom=</w:t>
      </w:r>
      <w:r>
        <w:rPr>
          <w:color w:val="333333"/>
          <w:shd w:val="clear" w:color="auto" w:fill="FFF0F0"/>
        </w:rPr>
        <w:t>"224"</w:t>
      </w:r>
      <w:r>
        <w:rPr>
          <w:color w:val="007700"/>
        </w:rPr>
        <w:t>/&gt;</w:t>
      </w:r>
    </w:p>
    <w:p w14:paraId="58C67F3D" w14:textId="77777777" w:rsidR="00DC27BB" w:rsidRDefault="00DC27BB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007700"/>
        </w:rPr>
        <w:t>&lt;/</w:t>
      </w:r>
      <w:proofErr w:type="spellStart"/>
      <w:proofErr w:type="gramStart"/>
      <w:r>
        <w:rPr>
          <w:color w:val="007700"/>
        </w:rPr>
        <w:t>addData:Block</w:t>
      </w:r>
      <w:proofErr w:type="spellEnd"/>
      <w:proofErr w:type="gramEnd"/>
      <w:r>
        <w:rPr>
          <w:color w:val="007700"/>
        </w:rPr>
        <w:t>&gt;</w:t>
      </w:r>
    </w:p>
    <w:p w14:paraId="520C1AB4" w14:textId="77777777" w:rsidR="00DC27BB" w:rsidRDefault="00DC27BB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007700"/>
        </w:rPr>
        <w:t>&lt;/</w:t>
      </w:r>
      <w:proofErr w:type="spellStart"/>
      <w:proofErr w:type="gramStart"/>
      <w:r>
        <w:rPr>
          <w:color w:val="007700"/>
        </w:rPr>
        <w:t>addData:Blocks</w:t>
      </w:r>
      <w:proofErr w:type="spellEnd"/>
      <w:proofErr w:type="gramEnd"/>
      <w:r>
        <w:rPr>
          <w:color w:val="007700"/>
        </w:rPr>
        <w:t>&gt;</w:t>
      </w:r>
    </w:p>
    <w:p w14:paraId="35695989" w14:textId="77777777" w:rsidR="00DC27BB" w:rsidRDefault="00DC27BB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007700"/>
        </w:rPr>
        <w:t>&lt;</w:t>
      </w:r>
      <w:proofErr w:type="spellStart"/>
      <w:proofErr w:type="gramStart"/>
      <w:r>
        <w:rPr>
          <w:color w:val="007700"/>
        </w:rPr>
        <w:t>addData:Blocks</w:t>
      </w:r>
      <w:proofErr w:type="spellEnd"/>
      <w:proofErr w:type="gramEnd"/>
      <w:r>
        <w:rPr>
          <w:color w:val="333333"/>
        </w:rPr>
        <w:t xml:space="preserve"> </w:t>
      </w:r>
      <w:r>
        <w:rPr>
          <w:color w:val="0000CC"/>
        </w:rPr>
        <w:t>Id=</w:t>
      </w:r>
      <w:r>
        <w:rPr>
          <w:color w:val="333333"/>
          <w:shd w:val="clear" w:color="auto" w:fill="FFF0F0"/>
        </w:rPr>
        <w:t>"0003"</w:t>
      </w:r>
      <w:r>
        <w:rPr>
          <w:color w:val="007700"/>
        </w:rPr>
        <w:t>&gt;</w:t>
      </w:r>
    </w:p>
    <w:p w14:paraId="259CB70F" w14:textId="77777777" w:rsidR="00DC27BB" w:rsidRDefault="00DC27BB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007700"/>
        </w:rPr>
        <w:t>&lt;</w:t>
      </w:r>
      <w:proofErr w:type="spellStart"/>
      <w:proofErr w:type="gramStart"/>
      <w:r>
        <w:rPr>
          <w:color w:val="007700"/>
        </w:rPr>
        <w:t>addData:Block</w:t>
      </w:r>
      <w:proofErr w:type="spellEnd"/>
      <w:proofErr w:type="gramEnd"/>
      <w:r>
        <w:rPr>
          <w:color w:val="333333"/>
        </w:rPr>
        <w:t xml:space="preserve"> </w:t>
      </w:r>
      <w:proofErr w:type="spellStart"/>
      <w:r>
        <w:rPr>
          <w:color w:val="0000CC"/>
        </w:rPr>
        <w:t>PageIndex</w:t>
      </w:r>
      <w:proofErr w:type="spellEnd"/>
      <w:r>
        <w:rPr>
          <w:color w:val="0000CC"/>
        </w:rPr>
        <w:t>=</w:t>
      </w:r>
      <w:r>
        <w:rPr>
          <w:color w:val="333333"/>
          <w:shd w:val="clear" w:color="auto" w:fill="FFF0F0"/>
        </w:rPr>
        <w:t>"1"</w:t>
      </w:r>
      <w:r>
        <w:rPr>
          <w:color w:val="007700"/>
        </w:rPr>
        <w:t>&gt;</w:t>
      </w:r>
    </w:p>
    <w:p w14:paraId="08278F92" w14:textId="77777777" w:rsidR="00DC27BB" w:rsidRDefault="00DC27BB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007700"/>
        </w:rPr>
        <w:t>&lt;</w:t>
      </w:r>
      <w:proofErr w:type="spellStart"/>
      <w:proofErr w:type="gramStart"/>
      <w:r>
        <w:rPr>
          <w:color w:val="007700"/>
        </w:rPr>
        <w:t>addData:Rect</w:t>
      </w:r>
      <w:proofErr w:type="spellEnd"/>
      <w:proofErr w:type="gramEnd"/>
      <w:r>
        <w:rPr>
          <w:color w:val="333333"/>
        </w:rPr>
        <w:t xml:space="preserve"> </w:t>
      </w:r>
      <w:r>
        <w:rPr>
          <w:color w:val="0000CC"/>
        </w:rPr>
        <w:t>Left=</w:t>
      </w:r>
      <w:r>
        <w:rPr>
          <w:color w:val="333333"/>
          <w:shd w:val="clear" w:color="auto" w:fill="FFF0F0"/>
        </w:rPr>
        <w:t>"293"</w:t>
      </w:r>
      <w:r>
        <w:rPr>
          <w:color w:val="333333"/>
        </w:rPr>
        <w:t xml:space="preserve"> </w:t>
      </w:r>
      <w:r>
        <w:rPr>
          <w:color w:val="0000CC"/>
        </w:rPr>
        <w:t>Right=</w:t>
      </w:r>
      <w:r>
        <w:rPr>
          <w:color w:val="333333"/>
          <w:shd w:val="clear" w:color="auto" w:fill="FFF0F0"/>
        </w:rPr>
        <w:t>"422"</w:t>
      </w:r>
      <w:r>
        <w:rPr>
          <w:color w:val="333333"/>
        </w:rPr>
        <w:t xml:space="preserve"> </w:t>
      </w:r>
      <w:r>
        <w:rPr>
          <w:color w:val="0000CC"/>
        </w:rPr>
        <w:t>Top=</w:t>
      </w:r>
      <w:r>
        <w:rPr>
          <w:color w:val="333333"/>
          <w:shd w:val="clear" w:color="auto" w:fill="FFF0F0"/>
        </w:rPr>
        <w:t>"195"</w:t>
      </w:r>
      <w:r>
        <w:rPr>
          <w:color w:val="333333"/>
        </w:rPr>
        <w:t xml:space="preserve"> </w:t>
      </w:r>
      <w:r>
        <w:rPr>
          <w:color w:val="0000CC"/>
        </w:rPr>
        <w:t>Bottom=</w:t>
      </w:r>
      <w:r>
        <w:rPr>
          <w:color w:val="333333"/>
          <w:shd w:val="clear" w:color="auto" w:fill="FFF0F0"/>
        </w:rPr>
        <w:t>"220"</w:t>
      </w:r>
      <w:r>
        <w:rPr>
          <w:color w:val="007700"/>
        </w:rPr>
        <w:t>/&gt;</w:t>
      </w:r>
    </w:p>
    <w:p w14:paraId="70BB94B3" w14:textId="77777777" w:rsidR="00DC27BB" w:rsidRDefault="00DC27BB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007700"/>
        </w:rPr>
        <w:t>&lt;/</w:t>
      </w:r>
      <w:proofErr w:type="spellStart"/>
      <w:proofErr w:type="gramStart"/>
      <w:r>
        <w:rPr>
          <w:color w:val="007700"/>
        </w:rPr>
        <w:t>addData:Block</w:t>
      </w:r>
      <w:proofErr w:type="spellEnd"/>
      <w:proofErr w:type="gramEnd"/>
      <w:r>
        <w:rPr>
          <w:color w:val="007700"/>
        </w:rPr>
        <w:t>&gt;</w:t>
      </w:r>
    </w:p>
    <w:p w14:paraId="67448DDD" w14:textId="77777777" w:rsidR="00DC27BB" w:rsidRDefault="00DC27BB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007700"/>
        </w:rPr>
        <w:t>&lt;/</w:t>
      </w:r>
      <w:proofErr w:type="spellStart"/>
      <w:proofErr w:type="gramStart"/>
      <w:r>
        <w:rPr>
          <w:color w:val="007700"/>
        </w:rPr>
        <w:t>addData:Blocks</w:t>
      </w:r>
      <w:proofErr w:type="spellEnd"/>
      <w:proofErr w:type="gramEnd"/>
      <w:r>
        <w:rPr>
          <w:color w:val="007700"/>
        </w:rPr>
        <w:t>&gt;</w:t>
      </w:r>
    </w:p>
    <w:p w14:paraId="4C03346C" w14:textId="77777777" w:rsidR="00DC27BB" w:rsidRDefault="00DC27BB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007700"/>
        </w:rPr>
        <w:t>&lt;/</w:t>
      </w:r>
      <w:proofErr w:type="spellStart"/>
      <w:proofErr w:type="gramStart"/>
      <w:r>
        <w:rPr>
          <w:color w:val="007700"/>
        </w:rPr>
        <w:t>addData:BlocksInfo</w:t>
      </w:r>
      <w:proofErr w:type="spellEnd"/>
      <w:proofErr w:type="gramEnd"/>
      <w:r>
        <w:rPr>
          <w:color w:val="007700"/>
        </w:rPr>
        <w:t>&gt;</w:t>
      </w:r>
    </w:p>
    <w:p w14:paraId="31FEE49C" w14:textId="77777777" w:rsidR="00DC27BB" w:rsidRDefault="00DC27BB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007700"/>
        </w:rPr>
        <w:t>&lt;/</w:t>
      </w:r>
      <w:proofErr w:type="spellStart"/>
      <w:proofErr w:type="gramStart"/>
      <w:r>
        <w:rPr>
          <w:color w:val="007700"/>
        </w:rPr>
        <w:t>addData:AdditionalInfo</w:t>
      </w:r>
      <w:proofErr w:type="spellEnd"/>
      <w:proofErr w:type="gramEnd"/>
      <w:r>
        <w:rPr>
          <w:color w:val="007700"/>
        </w:rPr>
        <w:t>&gt;</w:t>
      </w:r>
    </w:p>
    <w:p w14:paraId="1A94F231" w14:textId="77777777" w:rsidR="00DC27BB" w:rsidRDefault="00DC27BB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ab/>
      </w:r>
      <w:r>
        <w:rPr>
          <w:color w:val="007700"/>
        </w:rPr>
        <w:t>&lt;/_</w:t>
      </w:r>
      <w:proofErr w:type="gramStart"/>
      <w:r>
        <w:rPr>
          <w:color w:val="007700"/>
        </w:rPr>
        <w:t>CarLicense:_</w:t>
      </w:r>
      <w:proofErr w:type="gramEnd"/>
      <w:r>
        <w:rPr>
          <w:color w:val="007700"/>
        </w:rPr>
        <w:t>CarLicense1&gt;</w:t>
      </w:r>
    </w:p>
    <w:p w14:paraId="5F1BFA25" w14:textId="77777777" w:rsidR="00DC27BB" w:rsidRDefault="00DC27BB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007700"/>
        </w:rPr>
        <w:t>&lt;/</w:t>
      </w:r>
      <w:proofErr w:type="spellStart"/>
      <w:proofErr w:type="gramStart"/>
      <w:r>
        <w:rPr>
          <w:color w:val="007700"/>
        </w:rPr>
        <w:t>form:Documents</w:t>
      </w:r>
      <w:proofErr w:type="spellEnd"/>
      <w:proofErr w:type="gramEnd"/>
      <w:r>
        <w:rPr>
          <w:color w:val="007700"/>
        </w:rPr>
        <w:t>&gt;</w:t>
      </w:r>
    </w:p>
    <w:p w14:paraId="4F584E0F" w14:textId="77777777" w:rsidR="00DC27BB" w:rsidRPr="0002496A" w:rsidRDefault="00DC27BB" w:rsidP="0010205C">
      <w:pPr>
        <w:bidi/>
        <w:spacing w:line="360" w:lineRule="auto"/>
        <w:rPr>
          <w:rFonts w:cstheme="minorHAnsi"/>
          <w:color w:val="000000" w:themeColor="text1"/>
          <w:rtl/>
        </w:rPr>
      </w:pPr>
    </w:p>
    <w:p w14:paraId="09B76F84" w14:textId="77777777" w:rsidR="00DC27BB" w:rsidRDefault="00DC27BB" w:rsidP="0010205C">
      <w:pPr>
        <w:bidi/>
        <w:spacing w:line="360" w:lineRule="auto"/>
        <w:rPr>
          <w:rFonts w:cstheme="minorHAnsi"/>
          <w:color w:val="000000" w:themeColor="text1"/>
          <w:rtl/>
        </w:rPr>
      </w:pPr>
    </w:p>
    <w:p w14:paraId="5D3DDB2A" w14:textId="77777777" w:rsidR="00DC27BB" w:rsidRPr="008A3135" w:rsidRDefault="00DC27BB" w:rsidP="0010205C">
      <w:pPr>
        <w:bidi/>
        <w:spacing w:line="360" w:lineRule="auto"/>
        <w:ind w:left="504" w:firstLine="720"/>
        <w:rPr>
          <w:rFonts w:cstheme="minorHAnsi"/>
          <w:color w:val="000000" w:themeColor="text1"/>
          <w:rtl/>
        </w:rPr>
      </w:pPr>
      <w:r>
        <w:rPr>
          <w:rFonts w:cstheme="minorHAnsi" w:hint="cs"/>
          <w:noProof/>
          <w:color w:val="000000" w:themeColor="text1"/>
          <w:rtl/>
        </w:rPr>
        <w:drawing>
          <wp:inline distT="0" distB="0" distL="0" distR="0" wp14:anchorId="0CE74D0D" wp14:editId="2083AB30">
            <wp:extent cx="4617720" cy="1762125"/>
            <wp:effectExtent l="0" t="0" r="11430" b="0"/>
            <wp:docPr id="32" name="Diagram 3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" r:lo="rId34" r:qs="rId35" r:cs="rId36"/>
              </a:graphicData>
            </a:graphic>
          </wp:inline>
        </w:drawing>
      </w:r>
    </w:p>
    <w:p w14:paraId="290DCDA6" w14:textId="77777777" w:rsidR="00DC27BB" w:rsidRDefault="00DC27BB" w:rsidP="0010205C">
      <w:pPr>
        <w:bidi/>
        <w:spacing w:line="360" w:lineRule="auto"/>
        <w:rPr>
          <w:rFonts w:cstheme="minorHAnsi"/>
          <w:color w:val="000000" w:themeColor="text1"/>
          <w:rtl/>
        </w:rPr>
      </w:pPr>
    </w:p>
    <w:p w14:paraId="119728A8" w14:textId="77777777" w:rsidR="00DC27BB" w:rsidRDefault="00DC27BB" w:rsidP="008A682F">
      <w:pPr>
        <w:pStyle w:val="Heading2"/>
        <w:numPr>
          <w:ilvl w:val="1"/>
          <w:numId w:val="34"/>
        </w:numPr>
        <w:bidi/>
        <w:rPr>
          <w:rtl/>
        </w:rPr>
      </w:pPr>
      <w:bookmarkStart w:id="62" w:name="_Toc39663908"/>
      <w:bookmarkStart w:id="63" w:name="_Toc94512818"/>
      <w:r>
        <w:lastRenderedPageBreak/>
        <w:t>Licensing Server</w:t>
      </w:r>
      <w:bookmarkEnd w:id="62"/>
      <w:bookmarkEnd w:id="63"/>
    </w:p>
    <w:p w14:paraId="6EFF7637" w14:textId="77777777" w:rsidR="004B6840" w:rsidRPr="004B6840" w:rsidRDefault="004B6840" w:rsidP="0010205C">
      <w:pPr>
        <w:bidi/>
        <w:rPr>
          <w:rtl/>
        </w:rPr>
      </w:pPr>
    </w:p>
    <w:p w14:paraId="59671D3B" w14:textId="77777777" w:rsidR="00DC27BB" w:rsidRPr="00C8490F" w:rsidRDefault="00DC27BB" w:rsidP="0010205C">
      <w:pPr>
        <w:bidi/>
        <w:spacing w:line="360" w:lineRule="auto"/>
        <w:rPr>
          <w:rFonts w:cstheme="minorHAnsi"/>
          <w:color w:val="000000" w:themeColor="text1"/>
          <w:rtl/>
        </w:rPr>
      </w:pPr>
      <w:r w:rsidRPr="00C8490F">
        <w:rPr>
          <w:rFonts w:hint="cs"/>
          <w:color w:val="000000" w:themeColor="text1"/>
          <w:rtl/>
        </w:rPr>
        <w:t>רכיב זה</w:t>
      </w:r>
      <w:r w:rsidRPr="00C8490F">
        <w:rPr>
          <w:rFonts w:cstheme="minorHAnsi" w:hint="cs"/>
          <w:color w:val="000000" w:themeColor="text1"/>
          <w:rtl/>
        </w:rPr>
        <w:t xml:space="preserve">, </w:t>
      </w:r>
      <w:r w:rsidRPr="00C8490F">
        <w:rPr>
          <w:rFonts w:hint="cs"/>
          <w:color w:val="000000" w:themeColor="text1"/>
          <w:rtl/>
        </w:rPr>
        <w:t>מחזיק את רישוי הפלטפורמה</w:t>
      </w:r>
      <w:r w:rsidRPr="00C8490F">
        <w:rPr>
          <w:rFonts w:cstheme="minorHAnsi" w:hint="cs"/>
          <w:color w:val="000000" w:themeColor="text1"/>
          <w:rtl/>
        </w:rPr>
        <w:t xml:space="preserve">, </w:t>
      </w:r>
      <w:r w:rsidRPr="00C8490F">
        <w:rPr>
          <w:rFonts w:hint="cs"/>
          <w:color w:val="000000" w:themeColor="text1"/>
          <w:rtl/>
        </w:rPr>
        <w:t>מוודא את תוקפה ושאין חריגה מכמות המשאבים שבשימוש ע</w:t>
      </w:r>
      <w:r w:rsidRPr="00C8490F">
        <w:rPr>
          <w:rFonts w:cstheme="minorHAnsi" w:hint="cs"/>
          <w:color w:val="000000" w:themeColor="text1"/>
          <w:rtl/>
        </w:rPr>
        <w:t>"</w:t>
      </w:r>
      <w:r w:rsidRPr="00C8490F">
        <w:rPr>
          <w:rFonts w:hint="cs"/>
          <w:color w:val="000000" w:themeColor="text1"/>
          <w:rtl/>
        </w:rPr>
        <w:t>י הפלטפורמה</w:t>
      </w:r>
    </w:p>
    <w:p w14:paraId="63D94702" w14:textId="77777777" w:rsidR="00DC27BB" w:rsidRDefault="00DC27BB" w:rsidP="0010205C">
      <w:pPr>
        <w:bidi/>
        <w:rPr>
          <w:rFonts w:cstheme="minorHAnsi"/>
          <w:color w:val="000000" w:themeColor="text1"/>
        </w:rPr>
      </w:pPr>
    </w:p>
    <w:p w14:paraId="21860B1E" w14:textId="77777777" w:rsidR="00DC27BB" w:rsidRDefault="00DC27BB" w:rsidP="008A682F">
      <w:pPr>
        <w:pStyle w:val="Heading2"/>
        <w:numPr>
          <w:ilvl w:val="1"/>
          <w:numId w:val="34"/>
        </w:numPr>
        <w:bidi/>
        <w:rPr>
          <w:rtl/>
        </w:rPr>
      </w:pPr>
      <w:bookmarkStart w:id="64" w:name="_Toc39663909"/>
      <w:bookmarkStart w:id="65" w:name="_Toc94512819"/>
      <w:r w:rsidRPr="005F475E">
        <w:t>UI Server</w:t>
      </w:r>
      <w:bookmarkEnd w:id="64"/>
      <w:bookmarkEnd w:id="65"/>
    </w:p>
    <w:p w14:paraId="2E654D40" w14:textId="77777777" w:rsidR="004B6840" w:rsidRPr="004B6840" w:rsidRDefault="004B6840" w:rsidP="0010205C">
      <w:pPr>
        <w:bidi/>
        <w:rPr>
          <w:rtl/>
        </w:rPr>
      </w:pPr>
    </w:p>
    <w:p w14:paraId="7F51516F" w14:textId="77777777" w:rsidR="00DC27BB" w:rsidRPr="008211B4" w:rsidRDefault="00DC27BB" w:rsidP="0010205C">
      <w:pPr>
        <w:bidi/>
        <w:rPr>
          <w:rtl/>
        </w:rPr>
      </w:pPr>
      <w:r w:rsidRPr="008211B4">
        <w:rPr>
          <w:rFonts w:hint="cs"/>
          <w:color w:val="000000" w:themeColor="text1"/>
          <w:rtl/>
        </w:rPr>
        <w:t xml:space="preserve">רכיב זה </w:t>
      </w:r>
      <w:bookmarkStart w:id="66" w:name="OLE_LINK9"/>
      <w:bookmarkStart w:id="67" w:name="OLE_LINK10"/>
      <w:r w:rsidRPr="008211B4">
        <w:rPr>
          <w:rFonts w:hint="cs"/>
          <w:color w:val="000000" w:themeColor="text1"/>
          <w:rtl/>
        </w:rPr>
        <w:t xml:space="preserve">מריץ </w:t>
      </w:r>
      <w:bookmarkEnd w:id="66"/>
      <w:bookmarkEnd w:id="67"/>
      <w:r w:rsidRPr="008211B4">
        <w:rPr>
          <w:rFonts w:hint="cs"/>
          <w:color w:val="000000" w:themeColor="text1"/>
          <w:rtl/>
        </w:rPr>
        <w:t xml:space="preserve">את ממשק המשתמש של המערכת </w:t>
      </w:r>
      <w:r w:rsidRPr="008211B4">
        <w:rPr>
          <w:rFonts w:cstheme="minorHAnsi" w:hint="cs"/>
          <w:color w:val="000000" w:themeColor="text1"/>
          <w:rtl/>
        </w:rPr>
        <w:t>(</w:t>
      </w:r>
      <w:r w:rsidRPr="008211B4">
        <w:rPr>
          <w:rFonts w:cstheme="minorHAnsi"/>
          <w:color w:val="000000" w:themeColor="text1"/>
        </w:rPr>
        <w:t>User Interface</w:t>
      </w:r>
      <w:r w:rsidRPr="008211B4">
        <w:rPr>
          <w:rFonts w:cstheme="minorHAnsi" w:hint="cs"/>
          <w:color w:val="000000" w:themeColor="text1"/>
          <w:rtl/>
        </w:rPr>
        <w:t xml:space="preserve">) </w:t>
      </w:r>
      <w:r w:rsidRPr="008211B4">
        <w:rPr>
          <w:rFonts w:hint="cs"/>
          <w:color w:val="000000" w:themeColor="text1"/>
          <w:rtl/>
        </w:rPr>
        <w:t xml:space="preserve">על בסיס </w:t>
      </w:r>
      <w:r w:rsidRPr="008211B4">
        <w:rPr>
          <w:rFonts w:cstheme="minorHAnsi"/>
          <w:color w:val="000000" w:themeColor="text1"/>
        </w:rPr>
        <w:t>Angular</w:t>
      </w:r>
      <w:r w:rsidRPr="008211B4">
        <w:rPr>
          <w:rFonts w:cstheme="minorHAnsi" w:hint="cs"/>
          <w:color w:val="000000" w:themeColor="text1"/>
          <w:rtl/>
        </w:rPr>
        <w:t>.</w:t>
      </w:r>
    </w:p>
    <w:p w14:paraId="6DAE1093" w14:textId="77777777" w:rsidR="00DC27BB" w:rsidRDefault="00DC27BB" w:rsidP="0010205C">
      <w:pPr>
        <w:bidi/>
        <w:rPr>
          <w:rFonts w:cstheme="minorHAnsi"/>
          <w:color w:val="000000" w:themeColor="text1"/>
          <w:rtl/>
        </w:rPr>
      </w:pPr>
    </w:p>
    <w:p w14:paraId="49BEBDFB" w14:textId="77777777" w:rsidR="00DC27BB" w:rsidRDefault="00DC27BB" w:rsidP="008A682F">
      <w:pPr>
        <w:pStyle w:val="Heading2"/>
        <w:numPr>
          <w:ilvl w:val="1"/>
          <w:numId w:val="34"/>
        </w:numPr>
        <w:bidi/>
        <w:rPr>
          <w:rFonts w:asciiTheme="minorHAnsi" w:hAnsiTheme="minorHAnsi" w:cstheme="minorHAnsi"/>
          <w:sz w:val="28"/>
          <w:szCs w:val="28"/>
          <w:rtl/>
        </w:rPr>
      </w:pPr>
      <w:bookmarkStart w:id="68" w:name="_Toc94512820"/>
      <w:r w:rsidRPr="004B6840">
        <w:t>Database</w:t>
      </w:r>
      <w:bookmarkEnd w:id="68"/>
    </w:p>
    <w:p w14:paraId="358B1349" w14:textId="77777777" w:rsidR="004B6840" w:rsidRPr="004B6840" w:rsidRDefault="004B6840" w:rsidP="0010205C">
      <w:pPr>
        <w:bidi/>
        <w:rPr>
          <w:rtl/>
        </w:rPr>
      </w:pPr>
    </w:p>
    <w:p w14:paraId="336FADD7" w14:textId="77777777" w:rsidR="00DC27BB" w:rsidRPr="008211B4" w:rsidRDefault="00DC27BB" w:rsidP="0010205C">
      <w:pPr>
        <w:bidi/>
        <w:spacing w:line="360" w:lineRule="auto"/>
        <w:rPr>
          <w:rFonts w:cstheme="minorHAnsi"/>
          <w:color w:val="000000" w:themeColor="text1"/>
          <w:rtl/>
        </w:rPr>
      </w:pPr>
      <w:r w:rsidRPr="008211B4">
        <w:rPr>
          <w:rFonts w:hint="cs"/>
          <w:color w:val="000000" w:themeColor="text1"/>
          <w:rtl/>
        </w:rPr>
        <w:t>לצורך הרצת הפלטפורמה נדרש מאגר מידע ייעודי לטובת שמירת ההגדרות האפליקטיביות</w:t>
      </w:r>
      <w:r w:rsidRPr="008211B4">
        <w:rPr>
          <w:rFonts w:cstheme="minorHAnsi" w:hint="cs"/>
          <w:color w:val="000000" w:themeColor="text1"/>
          <w:rtl/>
        </w:rPr>
        <w:t xml:space="preserve">, </w:t>
      </w:r>
      <w:r w:rsidRPr="008211B4">
        <w:rPr>
          <w:rFonts w:hint="cs"/>
          <w:color w:val="000000" w:themeColor="text1"/>
          <w:rtl/>
        </w:rPr>
        <w:t>מידע על המשתמשים</w:t>
      </w:r>
      <w:r w:rsidRPr="008211B4">
        <w:rPr>
          <w:rFonts w:cstheme="minorHAnsi" w:hint="cs"/>
          <w:color w:val="000000" w:themeColor="text1"/>
          <w:rtl/>
        </w:rPr>
        <w:t xml:space="preserve">, </w:t>
      </w:r>
      <w:r>
        <w:rPr>
          <w:rFonts w:hint="cs"/>
          <w:color w:val="000000" w:themeColor="text1"/>
          <w:rtl/>
        </w:rPr>
        <w:t>מידע אשר מחולץ מהמסמכים</w:t>
      </w:r>
      <w:r>
        <w:rPr>
          <w:rFonts w:cstheme="minorHAnsi" w:hint="cs"/>
          <w:color w:val="000000" w:themeColor="text1"/>
          <w:rtl/>
        </w:rPr>
        <w:t xml:space="preserve">, </w:t>
      </w:r>
      <w:r w:rsidRPr="008211B4">
        <w:rPr>
          <w:rFonts w:hint="cs"/>
          <w:color w:val="000000" w:themeColor="text1"/>
          <w:rtl/>
        </w:rPr>
        <w:t>אגירת לוגים אפליקטיביים וסטטיסטיקות על שימוש במערכת</w:t>
      </w:r>
      <w:r w:rsidRPr="008211B4">
        <w:rPr>
          <w:rFonts w:cstheme="minorHAnsi" w:hint="cs"/>
          <w:color w:val="000000" w:themeColor="text1"/>
          <w:rtl/>
        </w:rPr>
        <w:t xml:space="preserve">. </w:t>
      </w:r>
      <w:r w:rsidRPr="008211B4">
        <w:rPr>
          <w:rFonts w:hint="cs"/>
          <w:color w:val="000000" w:themeColor="text1"/>
          <w:rtl/>
        </w:rPr>
        <w:t xml:space="preserve">כחלק מיישום הפלטפורמה </w:t>
      </w:r>
      <w:r w:rsidR="002337E2">
        <w:rPr>
          <w:rFonts w:hint="cs"/>
          <w:color w:val="000000" w:themeColor="text1"/>
          <w:rtl/>
        </w:rPr>
        <w:t>במור השקעות</w:t>
      </w:r>
      <w:r w:rsidRPr="008211B4">
        <w:rPr>
          <w:rFonts w:cstheme="minorHAnsi" w:hint="cs"/>
          <w:color w:val="000000" w:themeColor="text1"/>
          <w:rtl/>
        </w:rPr>
        <w:t xml:space="preserve">, </w:t>
      </w:r>
      <w:r w:rsidRPr="008211B4">
        <w:rPr>
          <w:rFonts w:hint="cs"/>
          <w:color w:val="000000" w:themeColor="text1"/>
          <w:rtl/>
        </w:rPr>
        <w:t>ייעשה שימוש בשרת ה</w:t>
      </w:r>
      <w:r w:rsidRPr="008211B4">
        <w:rPr>
          <w:rFonts w:cstheme="minorHAnsi" w:hint="cs"/>
          <w:color w:val="000000" w:themeColor="text1"/>
          <w:rtl/>
        </w:rPr>
        <w:t>-</w:t>
      </w:r>
      <w:r w:rsidRPr="008211B4">
        <w:rPr>
          <w:rFonts w:cstheme="minorHAnsi" w:hint="cs"/>
          <w:color w:val="000000" w:themeColor="text1"/>
        </w:rPr>
        <w:t>DB</w:t>
      </w:r>
      <w:r w:rsidRPr="008211B4">
        <w:rPr>
          <w:rFonts w:hint="cs"/>
          <w:color w:val="000000" w:themeColor="text1"/>
          <w:rtl/>
        </w:rPr>
        <w:t xml:space="preserve"> המרכזי של </w:t>
      </w:r>
      <w:r w:rsidR="002337E2">
        <w:rPr>
          <w:rFonts w:hint="cs"/>
          <w:color w:val="000000" w:themeColor="text1"/>
          <w:rtl/>
        </w:rPr>
        <w:t>מור השקעות</w:t>
      </w:r>
      <w:r w:rsidRPr="008211B4">
        <w:rPr>
          <w:rFonts w:cstheme="minorHAnsi" w:hint="cs"/>
          <w:color w:val="000000" w:themeColor="text1"/>
          <w:rtl/>
        </w:rPr>
        <w:t xml:space="preserve">, </w:t>
      </w:r>
      <w:r w:rsidRPr="008211B4">
        <w:rPr>
          <w:rFonts w:hint="cs"/>
          <w:color w:val="000000" w:themeColor="text1"/>
          <w:rtl/>
        </w:rPr>
        <w:t xml:space="preserve">אשר מבוסס </w:t>
      </w:r>
      <w:r w:rsidRPr="008211B4">
        <w:rPr>
          <w:rFonts w:cstheme="minorHAnsi"/>
          <w:color w:val="000000" w:themeColor="text1"/>
        </w:rPr>
        <w:t>Microsoft SQL</w:t>
      </w:r>
      <w:r w:rsidRPr="008211B4">
        <w:rPr>
          <w:rFonts w:hint="cs"/>
          <w:color w:val="000000" w:themeColor="text1"/>
          <w:rtl/>
        </w:rPr>
        <w:t xml:space="preserve"> ובו יוקם </w:t>
      </w:r>
      <w:r w:rsidRPr="008211B4">
        <w:rPr>
          <w:rFonts w:cstheme="minorHAnsi"/>
          <w:color w:val="000000" w:themeColor="text1"/>
        </w:rPr>
        <w:t>instance</w:t>
      </w:r>
      <w:r w:rsidRPr="008211B4">
        <w:rPr>
          <w:rFonts w:hint="cs"/>
          <w:color w:val="000000" w:themeColor="text1"/>
          <w:rtl/>
        </w:rPr>
        <w:t xml:space="preserve"> ייעודי לטובת הפלטפורמה</w:t>
      </w:r>
      <w:r w:rsidRPr="008211B4">
        <w:rPr>
          <w:rFonts w:cstheme="minorHAnsi" w:hint="cs"/>
          <w:color w:val="000000" w:themeColor="text1"/>
          <w:rtl/>
        </w:rPr>
        <w:t>.</w:t>
      </w:r>
    </w:p>
    <w:p w14:paraId="5E6CCE2C" w14:textId="77777777" w:rsidR="00DC27BB" w:rsidRPr="008211B4" w:rsidRDefault="00DC27BB" w:rsidP="0010205C">
      <w:pPr>
        <w:bidi/>
        <w:spacing w:line="360" w:lineRule="auto"/>
        <w:rPr>
          <w:rFonts w:cstheme="minorHAnsi"/>
          <w:color w:val="000000" w:themeColor="text1"/>
          <w:rtl/>
        </w:rPr>
      </w:pPr>
      <w:r w:rsidRPr="008211B4">
        <w:rPr>
          <w:rFonts w:hint="cs"/>
          <w:color w:val="000000" w:themeColor="text1"/>
          <w:rtl/>
        </w:rPr>
        <w:t>בנוסף ל</w:t>
      </w:r>
      <w:r w:rsidRPr="008211B4">
        <w:rPr>
          <w:rFonts w:cstheme="minorHAnsi" w:hint="cs"/>
          <w:color w:val="000000" w:themeColor="text1"/>
          <w:rtl/>
        </w:rPr>
        <w:t>-</w:t>
      </w:r>
      <w:r w:rsidRPr="008211B4">
        <w:rPr>
          <w:rFonts w:cstheme="minorHAnsi" w:hint="cs"/>
          <w:color w:val="000000" w:themeColor="text1"/>
        </w:rPr>
        <w:t>DB</w:t>
      </w:r>
      <w:r w:rsidRPr="008211B4">
        <w:rPr>
          <w:rFonts w:hint="cs"/>
          <w:color w:val="000000" w:themeColor="text1"/>
          <w:rtl/>
        </w:rPr>
        <w:t xml:space="preserve"> האפליקטיבי</w:t>
      </w:r>
      <w:r w:rsidRPr="008211B4">
        <w:rPr>
          <w:rFonts w:cstheme="minorHAnsi" w:hint="cs"/>
          <w:color w:val="000000" w:themeColor="text1"/>
          <w:rtl/>
        </w:rPr>
        <w:t xml:space="preserve">, </w:t>
      </w:r>
      <w:r w:rsidRPr="008211B4">
        <w:rPr>
          <w:rFonts w:hint="cs"/>
          <w:color w:val="000000" w:themeColor="text1"/>
          <w:rtl/>
        </w:rPr>
        <w:t>יעשה שימוש ב</w:t>
      </w:r>
      <w:r w:rsidRPr="008211B4">
        <w:rPr>
          <w:rFonts w:cstheme="minorHAnsi" w:hint="cs"/>
          <w:color w:val="000000" w:themeColor="text1"/>
          <w:rtl/>
        </w:rPr>
        <w:t>-</w:t>
      </w:r>
      <w:r w:rsidRPr="008211B4">
        <w:rPr>
          <w:rFonts w:cstheme="minorHAnsi" w:hint="cs"/>
          <w:color w:val="000000" w:themeColor="text1"/>
        </w:rPr>
        <w:t>DB</w:t>
      </w:r>
      <w:r w:rsidRPr="008211B4">
        <w:rPr>
          <w:rFonts w:hint="cs"/>
          <w:color w:val="000000" w:themeColor="text1"/>
          <w:rtl/>
        </w:rPr>
        <w:t xml:space="preserve"> מבוסס </w:t>
      </w:r>
      <w:r w:rsidRPr="008211B4">
        <w:rPr>
          <w:rFonts w:cstheme="minorHAnsi"/>
          <w:color w:val="000000" w:themeColor="text1"/>
        </w:rPr>
        <w:t>Document Store</w:t>
      </w:r>
      <w:r w:rsidR="00E2005D">
        <w:rPr>
          <w:rFonts w:hint="cs"/>
          <w:color w:val="000000" w:themeColor="text1"/>
          <w:rtl/>
        </w:rPr>
        <w:t xml:space="preserve"> (</w:t>
      </w:r>
      <w:proofErr w:type="spellStart"/>
      <w:r w:rsidR="00E2005D">
        <w:rPr>
          <w:color w:val="000000" w:themeColor="text1"/>
        </w:rPr>
        <w:t>Minio</w:t>
      </w:r>
      <w:proofErr w:type="spellEnd"/>
      <w:r w:rsidR="00E2005D">
        <w:rPr>
          <w:rFonts w:hint="cs"/>
          <w:color w:val="000000" w:themeColor="text1"/>
          <w:rtl/>
        </w:rPr>
        <w:t>)</w:t>
      </w:r>
      <w:r w:rsidRPr="008211B4">
        <w:rPr>
          <w:rFonts w:hint="cs"/>
          <w:color w:val="000000" w:themeColor="text1"/>
          <w:rtl/>
        </w:rPr>
        <w:t xml:space="preserve"> לצורכי אגירה</w:t>
      </w:r>
      <w:r w:rsidRPr="008211B4">
        <w:rPr>
          <w:rFonts w:cstheme="minorHAnsi" w:hint="cs"/>
          <w:color w:val="000000" w:themeColor="text1"/>
          <w:rtl/>
        </w:rPr>
        <w:t xml:space="preserve">, </w:t>
      </w:r>
      <w:r w:rsidRPr="008211B4">
        <w:rPr>
          <w:rFonts w:hint="cs"/>
          <w:color w:val="000000" w:themeColor="text1"/>
          <w:rtl/>
        </w:rPr>
        <w:t xml:space="preserve">אינדוקס וחיפוש של מסמכי </w:t>
      </w:r>
      <w:r w:rsidRPr="008211B4">
        <w:rPr>
          <w:rFonts w:cstheme="minorHAnsi"/>
          <w:color w:val="000000" w:themeColor="text1"/>
        </w:rPr>
        <w:t>TIFF\PDF</w:t>
      </w:r>
      <w:r>
        <w:rPr>
          <w:rFonts w:hint="cs"/>
          <w:color w:val="000000" w:themeColor="text1"/>
          <w:rtl/>
        </w:rPr>
        <w:t xml:space="preserve"> עבור מתן מענה לדרישות האפליקטיביות מהמערכת</w:t>
      </w:r>
      <w:r>
        <w:rPr>
          <w:rFonts w:cstheme="minorHAnsi" w:hint="cs"/>
          <w:color w:val="000000" w:themeColor="text1"/>
          <w:rtl/>
        </w:rPr>
        <w:t>.</w:t>
      </w:r>
    </w:p>
    <w:p w14:paraId="0F2E4940" w14:textId="333779E3" w:rsidR="00DC27BB" w:rsidRPr="00935E1B" w:rsidRDefault="00DC27BB" w:rsidP="0010205C">
      <w:pPr>
        <w:bidi/>
        <w:spacing w:line="360" w:lineRule="auto"/>
        <w:rPr>
          <w:rFonts w:cstheme="minorHAnsi"/>
          <w:color w:val="000000" w:themeColor="text1"/>
        </w:rPr>
      </w:pPr>
    </w:p>
    <w:p w14:paraId="7DBCD8DD" w14:textId="77777777" w:rsidR="00DC27BB" w:rsidRPr="00BC0357" w:rsidRDefault="00DC27BB" w:rsidP="0010205C">
      <w:pPr>
        <w:bidi/>
        <w:rPr>
          <w:rtl/>
        </w:rPr>
      </w:pPr>
      <w:r>
        <w:rPr>
          <w:rtl/>
        </w:rPr>
        <w:br w:type="page"/>
      </w:r>
    </w:p>
    <w:p w14:paraId="50D89477" w14:textId="77777777" w:rsidR="00DC27BB" w:rsidRPr="0088313A" w:rsidRDefault="00DC27BB" w:rsidP="0010205C">
      <w:pPr>
        <w:bidi/>
        <w:rPr>
          <w:rtl/>
        </w:rPr>
      </w:pPr>
    </w:p>
    <w:p w14:paraId="1FC46E93" w14:textId="77777777" w:rsidR="00DC27BB" w:rsidRDefault="00DC27BB" w:rsidP="008A682F">
      <w:pPr>
        <w:pStyle w:val="Heading2"/>
        <w:numPr>
          <w:ilvl w:val="1"/>
          <w:numId w:val="34"/>
        </w:numPr>
        <w:bidi/>
        <w:rPr>
          <w:rtl/>
        </w:rPr>
      </w:pPr>
      <w:bookmarkStart w:id="69" w:name="_Toc35324843"/>
      <w:bookmarkStart w:id="70" w:name="_Toc39663911"/>
      <w:bookmarkStart w:id="71" w:name="_Toc94512821"/>
      <w:r w:rsidRPr="004B6840">
        <w:rPr>
          <w:rFonts w:hint="cs"/>
          <w:rtl/>
        </w:rPr>
        <w:t>ארכיטקטורת הפתרון</w:t>
      </w:r>
      <w:bookmarkEnd w:id="69"/>
      <w:bookmarkEnd w:id="70"/>
      <w:bookmarkEnd w:id="71"/>
    </w:p>
    <w:p w14:paraId="4DD2D2F8" w14:textId="77777777" w:rsidR="004B6840" w:rsidRPr="004B6840" w:rsidRDefault="004B6840" w:rsidP="0010205C">
      <w:pPr>
        <w:bidi/>
        <w:rPr>
          <w:rtl/>
        </w:rPr>
      </w:pPr>
    </w:p>
    <w:p w14:paraId="2BF45E92" w14:textId="77777777" w:rsidR="00DC27BB" w:rsidRDefault="00DC27BB" w:rsidP="0010205C">
      <w:pPr>
        <w:bidi/>
        <w:spacing w:line="360" w:lineRule="auto"/>
        <w:rPr>
          <w:rFonts w:cstheme="minorHAnsi"/>
          <w:color w:val="000000" w:themeColor="text1"/>
          <w:rtl/>
        </w:rPr>
      </w:pPr>
      <w:r w:rsidRPr="00EA633E">
        <w:rPr>
          <w:rFonts w:hint="cs"/>
          <w:color w:val="000000" w:themeColor="text1"/>
          <w:rtl/>
        </w:rPr>
        <w:t>תשתית פלטפורמ</w:t>
      </w:r>
      <w:r w:rsidRPr="00EA633E">
        <w:rPr>
          <w:color w:val="000000" w:themeColor="text1"/>
          <w:rtl/>
        </w:rPr>
        <w:t>ת</w:t>
      </w:r>
      <w:r w:rsidRPr="00EA633E">
        <w:rPr>
          <w:rFonts w:hint="cs"/>
          <w:color w:val="000000" w:themeColor="text1"/>
          <w:rtl/>
        </w:rPr>
        <w:t xml:space="preserve"> הסריקה </w:t>
      </w:r>
      <w:r>
        <w:rPr>
          <w:rFonts w:hint="cs"/>
          <w:color w:val="000000" w:themeColor="text1"/>
          <w:rtl/>
        </w:rPr>
        <w:t>ת</w:t>
      </w:r>
      <w:r w:rsidRPr="00EA633E">
        <w:rPr>
          <w:rFonts w:hint="cs"/>
          <w:color w:val="000000" w:themeColor="text1"/>
          <w:rtl/>
        </w:rPr>
        <w:t>וקם ב</w:t>
      </w:r>
      <w:r w:rsidRPr="00EA633E">
        <w:rPr>
          <w:rFonts w:cstheme="minorHAnsi" w:hint="cs"/>
          <w:color w:val="000000" w:themeColor="text1"/>
          <w:rtl/>
        </w:rPr>
        <w:t>-</w:t>
      </w:r>
      <w:r w:rsidR="002B05B6">
        <w:rPr>
          <w:rFonts w:cstheme="minorHAnsi" w:hint="cs"/>
          <w:color w:val="000000" w:themeColor="text1"/>
          <w:rtl/>
        </w:rPr>
        <w:t xml:space="preserve">2 </w:t>
      </w:r>
      <w:r w:rsidRPr="00EA633E">
        <w:rPr>
          <w:rFonts w:hint="cs"/>
          <w:color w:val="000000" w:themeColor="text1"/>
          <w:rtl/>
        </w:rPr>
        <w:t>סביבות</w:t>
      </w:r>
      <w:r w:rsidRPr="00EA633E">
        <w:rPr>
          <w:rFonts w:cstheme="minorHAnsi" w:hint="cs"/>
          <w:color w:val="000000" w:themeColor="text1"/>
          <w:rtl/>
        </w:rPr>
        <w:t xml:space="preserve">, </w:t>
      </w:r>
      <w:r w:rsidRPr="00EA633E">
        <w:rPr>
          <w:rFonts w:hint="cs"/>
          <w:color w:val="000000" w:themeColor="text1"/>
          <w:rtl/>
        </w:rPr>
        <w:t xml:space="preserve">באתר </w:t>
      </w:r>
      <w:r w:rsidR="002B05B6">
        <w:rPr>
          <w:rFonts w:hint="cs"/>
          <w:color w:val="000000" w:themeColor="text1"/>
          <w:rtl/>
        </w:rPr>
        <w:t>בתשתית של מור</w:t>
      </w:r>
      <w:r w:rsidR="002337E2">
        <w:rPr>
          <w:rFonts w:hint="cs"/>
          <w:color w:val="000000" w:themeColor="text1"/>
          <w:rtl/>
        </w:rPr>
        <w:t xml:space="preserve"> השקעות</w:t>
      </w:r>
      <w:r w:rsidRPr="00EA633E">
        <w:rPr>
          <w:rFonts w:hint="cs"/>
          <w:color w:val="000000" w:themeColor="text1"/>
          <w:rtl/>
        </w:rPr>
        <w:t xml:space="preserve"> </w:t>
      </w:r>
      <w:r w:rsidRPr="00EA633E">
        <w:rPr>
          <w:rFonts w:cstheme="minorHAnsi"/>
          <w:color w:val="000000" w:themeColor="text1"/>
          <w:rtl/>
        </w:rPr>
        <w:t>–</w:t>
      </w:r>
      <w:r w:rsidRPr="00EA633E">
        <w:rPr>
          <w:rFonts w:hint="cs"/>
          <w:color w:val="000000" w:themeColor="text1"/>
          <w:rtl/>
        </w:rPr>
        <w:t xml:space="preserve"> </w:t>
      </w:r>
      <w:r w:rsidRPr="00EA633E">
        <w:rPr>
          <w:rFonts w:cstheme="minorHAnsi" w:hint="cs"/>
          <w:color w:val="000000" w:themeColor="text1"/>
          <w:rtl/>
        </w:rPr>
        <w:t xml:space="preserve"> </w:t>
      </w:r>
      <w:r w:rsidRPr="00EA633E">
        <w:rPr>
          <w:rFonts w:hint="cs"/>
          <w:color w:val="000000" w:themeColor="text1"/>
          <w:rtl/>
        </w:rPr>
        <w:t xml:space="preserve">סביבת בדיקות </w:t>
      </w:r>
      <w:r w:rsidRPr="00EA633E">
        <w:rPr>
          <w:rFonts w:cstheme="minorHAnsi" w:hint="cs"/>
          <w:color w:val="000000" w:themeColor="text1"/>
          <w:rtl/>
        </w:rPr>
        <w:t>(</w:t>
      </w:r>
      <w:r w:rsidRPr="00EA633E">
        <w:rPr>
          <w:rFonts w:cstheme="minorHAnsi"/>
          <w:color w:val="000000" w:themeColor="text1"/>
        </w:rPr>
        <w:t>Test\Pre-Production</w:t>
      </w:r>
      <w:r w:rsidRPr="00EA633E">
        <w:rPr>
          <w:rFonts w:cstheme="minorHAnsi" w:hint="cs"/>
          <w:color w:val="000000" w:themeColor="text1"/>
          <w:rtl/>
        </w:rPr>
        <w:t xml:space="preserve">) </w:t>
      </w:r>
      <w:r w:rsidRPr="00EA633E">
        <w:rPr>
          <w:rFonts w:hint="cs"/>
          <w:color w:val="000000" w:themeColor="text1"/>
          <w:rtl/>
        </w:rPr>
        <w:t xml:space="preserve">וסביבת ייצור </w:t>
      </w:r>
      <w:r w:rsidRPr="00EA633E">
        <w:rPr>
          <w:rFonts w:cstheme="minorHAnsi" w:hint="cs"/>
          <w:color w:val="000000" w:themeColor="text1"/>
          <w:rtl/>
        </w:rPr>
        <w:t>(</w:t>
      </w:r>
      <w:r w:rsidRPr="00EA633E">
        <w:rPr>
          <w:rFonts w:cstheme="minorHAnsi"/>
          <w:color w:val="000000" w:themeColor="text1"/>
        </w:rPr>
        <w:t>Production</w:t>
      </w:r>
      <w:r w:rsidRPr="00EA633E">
        <w:rPr>
          <w:rFonts w:cstheme="minorHAnsi" w:hint="cs"/>
          <w:color w:val="000000" w:themeColor="text1"/>
          <w:rtl/>
        </w:rPr>
        <w:t>)</w:t>
      </w:r>
    </w:p>
    <w:p w14:paraId="58DCBEC9" w14:textId="77777777" w:rsidR="00E31835" w:rsidRDefault="00E31835" w:rsidP="0010205C">
      <w:pPr>
        <w:bidi/>
        <w:spacing w:line="360" w:lineRule="auto"/>
        <w:rPr>
          <w:rFonts w:cstheme="minorHAnsi"/>
          <w:color w:val="000000" w:themeColor="text1"/>
          <w:rtl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966"/>
        <w:gridCol w:w="1315"/>
        <w:gridCol w:w="544"/>
        <w:gridCol w:w="499"/>
        <w:gridCol w:w="633"/>
        <w:gridCol w:w="782"/>
        <w:gridCol w:w="724"/>
        <w:gridCol w:w="798"/>
        <w:gridCol w:w="1300"/>
        <w:gridCol w:w="1069"/>
      </w:tblGrid>
      <w:tr w:rsidR="00BF4283" w:rsidRPr="00E13C89" w14:paraId="7571F573" w14:textId="77777777" w:rsidTr="00BF42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7900441" w14:textId="77777777" w:rsidR="00BF4283" w:rsidRPr="00E13C89" w:rsidRDefault="00BF4283" w:rsidP="0010205C">
            <w:pPr>
              <w:bidi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t>Environment</w:t>
            </w:r>
          </w:p>
        </w:tc>
        <w:tc>
          <w:tcPr>
            <w:tcW w:w="0" w:type="auto"/>
            <w:vAlign w:val="center"/>
            <w:hideMark/>
          </w:tcPr>
          <w:p w14:paraId="5B000648" w14:textId="77777777" w:rsidR="00BF4283" w:rsidRPr="00E13C89" w:rsidRDefault="00BF4283" w:rsidP="0010205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20"/>
                <w:szCs w:val="20"/>
              </w:rPr>
            </w:pP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t>Role/Function</w:t>
            </w:r>
          </w:p>
        </w:tc>
        <w:tc>
          <w:tcPr>
            <w:tcW w:w="0" w:type="auto"/>
            <w:vAlign w:val="center"/>
          </w:tcPr>
          <w:p w14:paraId="2AFDDBBD" w14:textId="77777777" w:rsidR="00BF4283" w:rsidRPr="00E13C89" w:rsidRDefault="00BF4283" w:rsidP="0010205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20"/>
                <w:szCs w:val="20"/>
              </w:rPr>
            </w:pP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t>CPU</w:t>
            </w: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br/>
              <w:t>&gt;2</w:t>
            </w:r>
            <w:r>
              <w:rPr>
                <w:rFonts w:eastAsia="Times New Roman"/>
                <w:b w:val="0"/>
                <w:bCs w:val="0"/>
                <w:sz w:val="20"/>
                <w:szCs w:val="20"/>
              </w:rPr>
              <w:t>.4</w:t>
            </w: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t xml:space="preserve"> GHz</w:t>
            </w:r>
          </w:p>
        </w:tc>
        <w:tc>
          <w:tcPr>
            <w:tcW w:w="0" w:type="auto"/>
            <w:vAlign w:val="center"/>
          </w:tcPr>
          <w:p w14:paraId="67E3A47E" w14:textId="77777777" w:rsidR="00BF4283" w:rsidRDefault="00BF4283" w:rsidP="0010205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20"/>
                <w:szCs w:val="20"/>
              </w:rPr>
            </w:pP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t>RAM</w:t>
            </w:r>
          </w:p>
          <w:p w14:paraId="232A76E1" w14:textId="77777777" w:rsidR="00BF4283" w:rsidRPr="00E13C89" w:rsidRDefault="00BF4283" w:rsidP="0010205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20"/>
                <w:szCs w:val="20"/>
              </w:rPr>
            </w:pPr>
            <w:r>
              <w:rPr>
                <w:rFonts w:eastAsia="Times New Roman"/>
                <w:b w:val="0"/>
                <w:bCs w:val="0"/>
                <w:sz w:val="20"/>
                <w:szCs w:val="20"/>
              </w:rPr>
              <w:t>GB</w:t>
            </w:r>
          </w:p>
        </w:tc>
        <w:tc>
          <w:tcPr>
            <w:tcW w:w="0" w:type="auto"/>
            <w:vAlign w:val="center"/>
          </w:tcPr>
          <w:p w14:paraId="2F1F47F1" w14:textId="77777777" w:rsidR="00BF4283" w:rsidRPr="00E13C89" w:rsidRDefault="00BF4283" w:rsidP="0010205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20"/>
                <w:szCs w:val="20"/>
              </w:rPr>
            </w:pP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t>Disk</w:t>
            </w: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br/>
              <w:t xml:space="preserve">(Min. for </w:t>
            </w: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br/>
              <w:t>install)</w:t>
            </w:r>
          </w:p>
        </w:tc>
        <w:tc>
          <w:tcPr>
            <w:tcW w:w="0" w:type="auto"/>
            <w:vAlign w:val="center"/>
          </w:tcPr>
          <w:p w14:paraId="5E17B6D9" w14:textId="77777777" w:rsidR="00BF4283" w:rsidRPr="00E13C89" w:rsidRDefault="00BF4283" w:rsidP="0010205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20"/>
                <w:szCs w:val="20"/>
              </w:rPr>
            </w:pP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t>Disk</w:t>
            </w: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br/>
              <w:t>(GB)</w:t>
            </w: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br/>
              <w:t>C – System</w:t>
            </w: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br/>
              <w:t>E – Page</w:t>
            </w: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br/>
              <w:t>F – Data</w:t>
            </w:r>
          </w:p>
        </w:tc>
        <w:tc>
          <w:tcPr>
            <w:tcW w:w="0" w:type="auto"/>
            <w:vAlign w:val="center"/>
          </w:tcPr>
          <w:p w14:paraId="4ECE9BEA" w14:textId="77777777" w:rsidR="00BF4283" w:rsidRPr="00E13C89" w:rsidRDefault="00BF4283" w:rsidP="0010205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20"/>
                <w:szCs w:val="20"/>
              </w:rPr>
            </w:pP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t>Quantity</w:t>
            </w:r>
          </w:p>
        </w:tc>
        <w:tc>
          <w:tcPr>
            <w:tcW w:w="0" w:type="auto"/>
            <w:vAlign w:val="center"/>
          </w:tcPr>
          <w:p w14:paraId="67404E3A" w14:textId="77777777" w:rsidR="00BF4283" w:rsidRDefault="00BF4283" w:rsidP="0010205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20"/>
                <w:szCs w:val="20"/>
              </w:rPr>
            </w:pP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t>Operating System</w:t>
            </w:r>
          </w:p>
          <w:p w14:paraId="2905E854" w14:textId="77777777" w:rsidR="00BF4283" w:rsidRDefault="00BF4283" w:rsidP="0010205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20"/>
                <w:szCs w:val="20"/>
              </w:rPr>
            </w:pPr>
            <w:r>
              <w:rPr>
                <w:rFonts w:eastAsia="Times New Roman"/>
                <w:b w:val="0"/>
                <w:bCs w:val="0"/>
                <w:sz w:val="20"/>
                <w:szCs w:val="20"/>
              </w:rPr>
              <w:t>Or</w:t>
            </w:r>
          </w:p>
          <w:p w14:paraId="62AEAF83" w14:textId="77777777" w:rsidR="00BF4283" w:rsidRPr="00E13C89" w:rsidRDefault="00BF4283" w:rsidP="0010205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20"/>
                <w:szCs w:val="20"/>
              </w:rPr>
            </w:pPr>
            <w:r>
              <w:rPr>
                <w:rFonts w:eastAsia="Times New Roman"/>
                <w:b w:val="0"/>
                <w:bCs w:val="0"/>
                <w:sz w:val="20"/>
                <w:szCs w:val="20"/>
              </w:rPr>
              <w:t>Software version</w:t>
            </w:r>
          </w:p>
        </w:tc>
        <w:tc>
          <w:tcPr>
            <w:tcW w:w="0" w:type="auto"/>
            <w:vAlign w:val="center"/>
          </w:tcPr>
          <w:p w14:paraId="62901BFD" w14:textId="77777777" w:rsidR="00BF4283" w:rsidRPr="00E13C89" w:rsidRDefault="00BF4283" w:rsidP="0010205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20"/>
                <w:szCs w:val="20"/>
              </w:rPr>
            </w:pPr>
            <w:r>
              <w:rPr>
                <w:rFonts w:eastAsia="Times New Roman"/>
                <w:b w:val="0"/>
                <w:bCs w:val="0"/>
                <w:sz w:val="20"/>
                <w:szCs w:val="20"/>
              </w:rPr>
              <w:t>Features/Software</w:t>
            </w:r>
          </w:p>
        </w:tc>
        <w:tc>
          <w:tcPr>
            <w:tcW w:w="0" w:type="auto"/>
            <w:vAlign w:val="center"/>
          </w:tcPr>
          <w:p w14:paraId="4D8EAC39" w14:textId="77777777" w:rsidR="00BF4283" w:rsidRPr="00E13C89" w:rsidRDefault="00BF4283" w:rsidP="0010205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20"/>
                <w:szCs w:val="20"/>
              </w:rPr>
            </w:pP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t>Notes</w:t>
            </w:r>
          </w:p>
        </w:tc>
      </w:tr>
      <w:tr w:rsidR="00BF4283" w:rsidRPr="00E13C89" w14:paraId="32A1E503" w14:textId="77777777" w:rsidTr="00BF42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FE22873" w14:textId="77777777" w:rsidR="00BF4283" w:rsidRPr="00151AAA" w:rsidRDefault="00BF4283" w:rsidP="0010205C">
            <w:pPr>
              <w:bidi/>
              <w:rPr>
                <w:rFonts w:eastAsia="Times New Roman"/>
                <w:b w:val="0"/>
                <w:bCs w:val="0"/>
                <w:sz w:val="20"/>
                <w:szCs w:val="20"/>
              </w:rPr>
            </w:pPr>
            <w:r w:rsidRPr="00151AAA">
              <w:rPr>
                <w:rFonts w:eastAsia="Times New Roman"/>
                <w:b w:val="0"/>
                <w:bCs w:val="0"/>
                <w:sz w:val="20"/>
                <w:szCs w:val="20"/>
              </w:rPr>
              <w:t>Production</w:t>
            </w:r>
          </w:p>
        </w:tc>
        <w:tc>
          <w:tcPr>
            <w:tcW w:w="0" w:type="auto"/>
            <w:vAlign w:val="center"/>
            <w:hideMark/>
          </w:tcPr>
          <w:p w14:paraId="12369E5E" w14:textId="77777777" w:rsidR="00BF4283" w:rsidRPr="00E13C89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IIS/Application Server</w:t>
            </w:r>
          </w:p>
        </w:tc>
        <w:tc>
          <w:tcPr>
            <w:tcW w:w="0" w:type="auto"/>
            <w:vAlign w:val="center"/>
          </w:tcPr>
          <w:p w14:paraId="546646C7" w14:textId="77777777" w:rsidR="00BF4283" w:rsidRPr="00E13C89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4</w:t>
            </w:r>
            <w:r>
              <w:rPr>
                <w:rFonts w:eastAsia="Times New Roman"/>
                <w:sz w:val="20"/>
                <w:szCs w:val="20"/>
              </w:rPr>
              <w:br/>
            </w:r>
            <w:r w:rsidRPr="00E13C89">
              <w:rPr>
                <w:rFonts w:eastAsia="Times New Roman"/>
                <w:sz w:val="20"/>
                <w:szCs w:val="20"/>
              </w:rPr>
              <w:t>Cores</w:t>
            </w:r>
          </w:p>
        </w:tc>
        <w:tc>
          <w:tcPr>
            <w:tcW w:w="0" w:type="auto"/>
            <w:vAlign w:val="center"/>
          </w:tcPr>
          <w:p w14:paraId="72B616D5" w14:textId="77777777" w:rsidR="00BF4283" w:rsidRPr="00E13C89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8</w:t>
            </w:r>
          </w:p>
        </w:tc>
        <w:tc>
          <w:tcPr>
            <w:tcW w:w="0" w:type="auto"/>
            <w:vAlign w:val="center"/>
          </w:tcPr>
          <w:p w14:paraId="4E96E1B7" w14:textId="77777777" w:rsidR="00BF4283" w:rsidRPr="00E13C89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500MB</w:t>
            </w:r>
          </w:p>
        </w:tc>
        <w:tc>
          <w:tcPr>
            <w:tcW w:w="0" w:type="auto"/>
            <w:vAlign w:val="center"/>
          </w:tcPr>
          <w:p w14:paraId="0D5DF889" w14:textId="77777777" w:rsidR="00BF4283" w:rsidRPr="00E13C89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C: 120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br/>
              <w:t>E: 10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br/>
              <w:t>F: 120</w:t>
            </w:r>
          </w:p>
        </w:tc>
        <w:tc>
          <w:tcPr>
            <w:tcW w:w="0" w:type="auto"/>
            <w:vAlign w:val="center"/>
          </w:tcPr>
          <w:p w14:paraId="69144515" w14:textId="77777777" w:rsidR="00BF4283" w:rsidRPr="00E13C89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9AB2200" w14:textId="77777777" w:rsidR="00BF4283" w:rsidRPr="00E13C89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Windows Server W2K19</w:t>
            </w:r>
          </w:p>
        </w:tc>
        <w:tc>
          <w:tcPr>
            <w:tcW w:w="0" w:type="auto"/>
            <w:vAlign w:val="center"/>
          </w:tcPr>
          <w:p w14:paraId="45443F01" w14:textId="77777777" w:rsidR="00BF4283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 xml:space="preserve">IIS </w:t>
            </w:r>
            <w:r>
              <w:rPr>
                <w:rFonts w:eastAsia="Times New Roman"/>
                <w:sz w:val="20"/>
                <w:szCs w:val="20"/>
              </w:rPr>
              <w:br/>
              <w:t>Application Server</w:t>
            </w:r>
          </w:p>
          <w:p w14:paraId="6631DD81" w14:textId="77777777" w:rsidR="00BF4283" w:rsidRPr="00E13C89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interfaces</w:t>
            </w:r>
          </w:p>
        </w:tc>
        <w:tc>
          <w:tcPr>
            <w:tcW w:w="0" w:type="auto"/>
            <w:vAlign w:val="center"/>
          </w:tcPr>
          <w:p w14:paraId="220B9D65" w14:textId="77777777" w:rsidR="00BF4283" w:rsidRPr="00E13C89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Active/Active</w:t>
            </w:r>
            <w:r>
              <w:rPr>
                <w:rFonts w:eastAsia="Times New Roman"/>
                <w:sz w:val="20"/>
                <w:szCs w:val="20"/>
              </w:rPr>
              <w:br/>
              <w:t>Cluster</w:t>
            </w:r>
          </w:p>
        </w:tc>
      </w:tr>
      <w:tr w:rsidR="00BF4283" w:rsidRPr="00E13C89" w14:paraId="4FE5DC63" w14:textId="77777777" w:rsidTr="00BF42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7DB7C36" w14:textId="77777777" w:rsidR="00BF4283" w:rsidRDefault="00BF4283" w:rsidP="0010205C">
            <w:pPr>
              <w:bidi/>
            </w:pPr>
            <w:r w:rsidRPr="001C7943">
              <w:rPr>
                <w:rFonts w:eastAsia="Times New Roman"/>
                <w:b w:val="0"/>
                <w:bCs w:val="0"/>
                <w:sz w:val="20"/>
                <w:szCs w:val="20"/>
              </w:rPr>
              <w:t>Production</w:t>
            </w:r>
          </w:p>
        </w:tc>
        <w:tc>
          <w:tcPr>
            <w:tcW w:w="0" w:type="auto"/>
            <w:vAlign w:val="center"/>
            <w:hideMark/>
          </w:tcPr>
          <w:p w14:paraId="0A38C81C" w14:textId="77777777" w:rsidR="00BF4283" w:rsidRPr="00E13C89" w:rsidRDefault="00BF4283" w:rsidP="0010205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Processing/License Server</w:t>
            </w:r>
          </w:p>
        </w:tc>
        <w:tc>
          <w:tcPr>
            <w:tcW w:w="0" w:type="auto"/>
            <w:vAlign w:val="center"/>
          </w:tcPr>
          <w:p w14:paraId="3F619F42" w14:textId="77777777" w:rsidR="00BF4283" w:rsidRPr="00E13C89" w:rsidRDefault="00BF4283" w:rsidP="0010205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4 Cores</w:t>
            </w:r>
          </w:p>
        </w:tc>
        <w:tc>
          <w:tcPr>
            <w:tcW w:w="0" w:type="auto"/>
            <w:vAlign w:val="center"/>
          </w:tcPr>
          <w:p w14:paraId="1F276C96" w14:textId="77777777" w:rsidR="00BF4283" w:rsidRPr="00E13C89" w:rsidRDefault="00BF4283" w:rsidP="0010205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8</w:t>
            </w:r>
          </w:p>
        </w:tc>
        <w:tc>
          <w:tcPr>
            <w:tcW w:w="0" w:type="auto"/>
            <w:vAlign w:val="center"/>
          </w:tcPr>
          <w:p w14:paraId="467D8684" w14:textId="77777777" w:rsidR="00BF4283" w:rsidRPr="00E13C89" w:rsidRDefault="00BF4283" w:rsidP="0010205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500MB</w:t>
            </w:r>
          </w:p>
        </w:tc>
        <w:tc>
          <w:tcPr>
            <w:tcW w:w="0" w:type="auto"/>
            <w:vAlign w:val="center"/>
          </w:tcPr>
          <w:p w14:paraId="589E4F7E" w14:textId="77777777" w:rsidR="00BF4283" w:rsidRPr="00E13C89" w:rsidRDefault="00BF4283" w:rsidP="0010205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C: 120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br/>
              <w:t>E: 20</w:t>
            </w:r>
            <w:r w:rsidRPr="00E13C89">
              <w:rPr>
                <w:rFonts w:ascii="Calibri" w:hAnsi="Calibri" w:cs="Calibri"/>
                <w:color w:val="000000"/>
                <w:sz w:val="20"/>
                <w:szCs w:val="20"/>
              </w:rPr>
              <w:br/>
              <w:t xml:space="preserve">F: 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0" w:type="auto"/>
            <w:vAlign w:val="center"/>
          </w:tcPr>
          <w:p w14:paraId="4C5C70EF" w14:textId="77777777" w:rsidR="00BF4283" w:rsidRPr="00E13C89" w:rsidRDefault="00BF4283" w:rsidP="0010205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1656AB3" w14:textId="77777777" w:rsidR="00BF4283" w:rsidRPr="00E13C89" w:rsidRDefault="00BF4283" w:rsidP="0010205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Windows Server W2K19</w:t>
            </w:r>
          </w:p>
        </w:tc>
        <w:tc>
          <w:tcPr>
            <w:tcW w:w="0" w:type="auto"/>
            <w:vAlign w:val="center"/>
          </w:tcPr>
          <w:p w14:paraId="7ABB21C0" w14:textId="77777777" w:rsidR="00BF4283" w:rsidRPr="00E13C89" w:rsidRDefault="00BF4283" w:rsidP="0010205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Processing &amp; Licensing Server</w:t>
            </w:r>
          </w:p>
        </w:tc>
        <w:tc>
          <w:tcPr>
            <w:tcW w:w="0" w:type="auto"/>
            <w:vAlign w:val="center"/>
          </w:tcPr>
          <w:p w14:paraId="780AC2F3" w14:textId="77777777" w:rsidR="00BF4283" w:rsidRPr="00E13C89" w:rsidRDefault="00BF4283" w:rsidP="0010205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Active/Passive</w:t>
            </w:r>
            <w:r>
              <w:rPr>
                <w:rFonts w:eastAsia="Times New Roman"/>
                <w:sz w:val="20"/>
                <w:szCs w:val="20"/>
              </w:rPr>
              <w:br/>
              <w:t>Cluster</w:t>
            </w:r>
          </w:p>
        </w:tc>
      </w:tr>
      <w:tr w:rsidR="00BF4283" w:rsidRPr="00E13C89" w14:paraId="16A534BE" w14:textId="77777777" w:rsidTr="00BF42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044A266" w14:textId="77777777" w:rsidR="00BF4283" w:rsidRDefault="00BF4283" w:rsidP="0010205C">
            <w:pPr>
              <w:bidi/>
            </w:pPr>
            <w:r w:rsidRPr="001C7943">
              <w:rPr>
                <w:rFonts w:eastAsia="Times New Roman"/>
                <w:b w:val="0"/>
                <w:bCs w:val="0"/>
                <w:sz w:val="20"/>
                <w:szCs w:val="20"/>
              </w:rPr>
              <w:t>Production</w:t>
            </w:r>
          </w:p>
        </w:tc>
        <w:tc>
          <w:tcPr>
            <w:tcW w:w="0" w:type="auto"/>
            <w:vAlign w:val="center"/>
            <w:hideMark/>
          </w:tcPr>
          <w:p w14:paraId="2416F421" w14:textId="77777777" w:rsidR="00BF4283" w:rsidRPr="00E13C89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Processing Station</w:t>
            </w:r>
          </w:p>
        </w:tc>
        <w:tc>
          <w:tcPr>
            <w:tcW w:w="0" w:type="auto"/>
            <w:vAlign w:val="center"/>
          </w:tcPr>
          <w:p w14:paraId="1FA05DFF" w14:textId="77777777" w:rsidR="00BF4283" w:rsidRPr="00E13C89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8</w:t>
            </w:r>
            <w:r w:rsidRPr="00E13C89">
              <w:rPr>
                <w:rFonts w:eastAsia="Times New Roman"/>
                <w:sz w:val="20"/>
                <w:szCs w:val="20"/>
              </w:rPr>
              <w:t xml:space="preserve"> Core</w:t>
            </w:r>
            <w:r>
              <w:rPr>
                <w:rFonts w:eastAsia="Times New Roman"/>
                <w:sz w:val="20"/>
                <w:szCs w:val="20"/>
              </w:rPr>
              <w:t>s</w:t>
            </w:r>
          </w:p>
        </w:tc>
        <w:tc>
          <w:tcPr>
            <w:tcW w:w="0" w:type="auto"/>
            <w:vAlign w:val="center"/>
          </w:tcPr>
          <w:p w14:paraId="6642C877" w14:textId="77777777" w:rsidR="00BF4283" w:rsidRPr="00E13C89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1</w:t>
            </w:r>
            <w:r>
              <w:rPr>
                <w:rFonts w:eastAsia="Times New Roman"/>
                <w:sz w:val="20"/>
                <w:szCs w:val="20"/>
              </w:rPr>
              <w:t>6</w:t>
            </w:r>
          </w:p>
        </w:tc>
        <w:tc>
          <w:tcPr>
            <w:tcW w:w="0" w:type="auto"/>
            <w:vAlign w:val="center"/>
          </w:tcPr>
          <w:p w14:paraId="2B116C5A" w14:textId="77777777" w:rsidR="00BF4283" w:rsidRPr="00E13C89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2 GB</w:t>
            </w:r>
          </w:p>
        </w:tc>
        <w:tc>
          <w:tcPr>
            <w:tcW w:w="0" w:type="auto"/>
            <w:vAlign w:val="center"/>
          </w:tcPr>
          <w:p w14:paraId="56767A7B" w14:textId="77777777" w:rsidR="00BF4283" w:rsidRPr="00E13C89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N/A</w:t>
            </w:r>
          </w:p>
        </w:tc>
        <w:tc>
          <w:tcPr>
            <w:tcW w:w="0" w:type="auto"/>
            <w:vAlign w:val="center"/>
          </w:tcPr>
          <w:p w14:paraId="1A45ACF5" w14:textId="77777777" w:rsidR="00BF4283" w:rsidRPr="00E13C89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E08F889" w14:textId="77777777" w:rsidR="00BF4283" w:rsidRPr="00E13C89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Windows Server W2K19</w:t>
            </w:r>
          </w:p>
        </w:tc>
        <w:tc>
          <w:tcPr>
            <w:tcW w:w="0" w:type="auto"/>
            <w:vAlign w:val="center"/>
          </w:tcPr>
          <w:p w14:paraId="39338F30" w14:textId="77777777" w:rsidR="00BF4283" w:rsidRPr="00E13C89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Processing Station</w:t>
            </w:r>
          </w:p>
        </w:tc>
        <w:tc>
          <w:tcPr>
            <w:tcW w:w="0" w:type="auto"/>
            <w:vAlign w:val="center"/>
          </w:tcPr>
          <w:p w14:paraId="0A09022D" w14:textId="77777777" w:rsidR="00BF4283" w:rsidRPr="00E13C89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</w:p>
        </w:tc>
      </w:tr>
      <w:tr w:rsidR="00BF4283" w:rsidRPr="00E13C89" w14:paraId="3758DC3D" w14:textId="77777777" w:rsidTr="00BF42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AE51FEF" w14:textId="77777777" w:rsidR="00BF4283" w:rsidRDefault="00BF4283" w:rsidP="0010205C">
            <w:pPr>
              <w:bidi/>
            </w:pPr>
            <w:r w:rsidRPr="001C7943">
              <w:rPr>
                <w:rFonts w:eastAsia="Times New Roman"/>
                <w:b w:val="0"/>
                <w:bCs w:val="0"/>
                <w:sz w:val="20"/>
                <w:szCs w:val="20"/>
              </w:rPr>
              <w:t>Production</w:t>
            </w:r>
          </w:p>
        </w:tc>
        <w:tc>
          <w:tcPr>
            <w:tcW w:w="0" w:type="auto"/>
            <w:vAlign w:val="center"/>
          </w:tcPr>
          <w:p w14:paraId="2306F588" w14:textId="77777777" w:rsidR="00BF4283" w:rsidRPr="00E13C89" w:rsidRDefault="00BF4283" w:rsidP="0010205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UI Servers</w:t>
            </w:r>
          </w:p>
        </w:tc>
        <w:tc>
          <w:tcPr>
            <w:tcW w:w="0" w:type="auto"/>
            <w:vAlign w:val="center"/>
          </w:tcPr>
          <w:p w14:paraId="5D0636D9" w14:textId="77777777" w:rsidR="00BF4283" w:rsidRPr="00E13C89" w:rsidRDefault="00BF4283" w:rsidP="0010205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2</w:t>
            </w:r>
            <w:r w:rsidRPr="00E13C89">
              <w:rPr>
                <w:rFonts w:eastAsia="Times New Roman"/>
                <w:sz w:val="20"/>
                <w:szCs w:val="20"/>
              </w:rPr>
              <w:t xml:space="preserve"> Core</w:t>
            </w:r>
          </w:p>
        </w:tc>
        <w:tc>
          <w:tcPr>
            <w:tcW w:w="0" w:type="auto"/>
            <w:vAlign w:val="center"/>
          </w:tcPr>
          <w:p w14:paraId="527317DF" w14:textId="77777777" w:rsidR="00BF4283" w:rsidRPr="00E13C89" w:rsidRDefault="00BF4283" w:rsidP="0010205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16</w:t>
            </w:r>
          </w:p>
        </w:tc>
        <w:tc>
          <w:tcPr>
            <w:tcW w:w="0" w:type="auto"/>
            <w:vAlign w:val="center"/>
          </w:tcPr>
          <w:p w14:paraId="24679537" w14:textId="77777777" w:rsidR="00BF4283" w:rsidRPr="00E13C89" w:rsidRDefault="00BF4283" w:rsidP="0010205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2 GB</w:t>
            </w:r>
          </w:p>
        </w:tc>
        <w:tc>
          <w:tcPr>
            <w:tcW w:w="0" w:type="auto"/>
            <w:vAlign w:val="center"/>
          </w:tcPr>
          <w:p w14:paraId="34D4123C" w14:textId="77777777" w:rsidR="00BF4283" w:rsidRPr="00E13C89" w:rsidRDefault="00BF4283" w:rsidP="0010205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C: 120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br/>
              <w:t>E: 10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br/>
              <w:t>F: 120</w:t>
            </w:r>
          </w:p>
        </w:tc>
        <w:tc>
          <w:tcPr>
            <w:tcW w:w="0" w:type="auto"/>
            <w:vAlign w:val="center"/>
          </w:tcPr>
          <w:p w14:paraId="46CC4490" w14:textId="77777777" w:rsidR="00BF4283" w:rsidRPr="00E13C89" w:rsidRDefault="00BF4283" w:rsidP="0010205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2</w:t>
            </w:r>
          </w:p>
        </w:tc>
        <w:tc>
          <w:tcPr>
            <w:tcW w:w="0" w:type="auto"/>
            <w:vAlign w:val="center"/>
          </w:tcPr>
          <w:p w14:paraId="256F2E11" w14:textId="77777777" w:rsidR="00BF4283" w:rsidRPr="00E13C89" w:rsidRDefault="00BF4283" w:rsidP="0010205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Windows Server W2K19</w:t>
            </w:r>
          </w:p>
        </w:tc>
        <w:tc>
          <w:tcPr>
            <w:tcW w:w="0" w:type="auto"/>
            <w:vAlign w:val="center"/>
          </w:tcPr>
          <w:p w14:paraId="35470F47" w14:textId="77777777" w:rsidR="00BF4283" w:rsidRDefault="00BF4283" w:rsidP="0010205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UI Servers</w:t>
            </w:r>
          </w:p>
          <w:p w14:paraId="0221ED1D" w14:textId="77777777" w:rsidR="00BF4283" w:rsidRPr="00E13C89" w:rsidRDefault="00BF4283" w:rsidP="0010205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 xml:space="preserve">IIS </w:t>
            </w:r>
            <w:r>
              <w:rPr>
                <w:rFonts w:eastAsia="Times New Roman"/>
                <w:sz w:val="20"/>
                <w:szCs w:val="20"/>
              </w:rPr>
              <w:br/>
              <w:t>Application Server</w:t>
            </w:r>
          </w:p>
        </w:tc>
        <w:tc>
          <w:tcPr>
            <w:tcW w:w="0" w:type="auto"/>
            <w:vAlign w:val="center"/>
          </w:tcPr>
          <w:p w14:paraId="6A922E99" w14:textId="77777777" w:rsidR="00BF4283" w:rsidRDefault="00BF4283" w:rsidP="0010205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NLB</w:t>
            </w:r>
            <w:r w:rsidRPr="00E13C89">
              <w:rPr>
                <w:rFonts w:eastAsia="Times New Roman"/>
                <w:sz w:val="20"/>
                <w:szCs w:val="20"/>
              </w:rPr>
              <w:t xml:space="preserve"> Cluster</w:t>
            </w:r>
          </w:p>
          <w:p w14:paraId="0512A537" w14:textId="77777777" w:rsidR="00BF4283" w:rsidRPr="00E13C89" w:rsidRDefault="00BF4283" w:rsidP="0010205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Active/Active</w:t>
            </w:r>
          </w:p>
        </w:tc>
      </w:tr>
      <w:tr w:rsidR="00BF4283" w:rsidRPr="004F2589" w14:paraId="775CB2C0" w14:textId="77777777" w:rsidTr="00BF42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705DEE8" w14:textId="77777777" w:rsidR="00BF4283" w:rsidRDefault="00BF4283" w:rsidP="0010205C">
            <w:pPr>
              <w:bidi/>
            </w:pPr>
            <w:r w:rsidRPr="001C7943">
              <w:rPr>
                <w:rFonts w:eastAsia="Times New Roman"/>
                <w:b w:val="0"/>
                <w:bCs w:val="0"/>
                <w:sz w:val="20"/>
                <w:szCs w:val="20"/>
              </w:rPr>
              <w:t>Production</w:t>
            </w:r>
          </w:p>
        </w:tc>
        <w:tc>
          <w:tcPr>
            <w:tcW w:w="0" w:type="auto"/>
            <w:vAlign w:val="center"/>
            <w:hideMark/>
          </w:tcPr>
          <w:p w14:paraId="674566CF" w14:textId="77777777" w:rsidR="00BF4283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SQL DB (Applicative)</w:t>
            </w:r>
          </w:p>
          <w:p w14:paraId="6C860F0E" w14:textId="77777777" w:rsidR="00BF4283" w:rsidRPr="00E13C89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Centralized SQL Server</w:t>
            </w:r>
          </w:p>
        </w:tc>
        <w:tc>
          <w:tcPr>
            <w:tcW w:w="0" w:type="auto"/>
            <w:vAlign w:val="center"/>
          </w:tcPr>
          <w:p w14:paraId="6DFC6F97" w14:textId="77777777" w:rsidR="00BF4283" w:rsidRPr="00E13C89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N/A</w:t>
            </w:r>
          </w:p>
        </w:tc>
        <w:tc>
          <w:tcPr>
            <w:tcW w:w="0" w:type="auto"/>
            <w:vAlign w:val="center"/>
          </w:tcPr>
          <w:p w14:paraId="0851D617" w14:textId="77777777" w:rsidR="00BF4283" w:rsidRPr="00E13C89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N/A</w:t>
            </w:r>
          </w:p>
        </w:tc>
        <w:tc>
          <w:tcPr>
            <w:tcW w:w="0" w:type="auto"/>
            <w:vAlign w:val="center"/>
          </w:tcPr>
          <w:p w14:paraId="468EE8ED" w14:textId="77777777" w:rsidR="00BF4283" w:rsidRPr="00E13C89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N/A</w:t>
            </w:r>
          </w:p>
        </w:tc>
        <w:tc>
          <w:tcPr>
            <w:tcW w:w="0" w:type="auto"/>
            <w:vAlign w:val="center"/>
          </w:tcPr>
          <w:p w14:paraId="738AAB41" w14:textId="77777777" w:rsidR="00BF4283" w:rsidRPr="001D5DAB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N/A</w:t>
            </w:r>
          </w:p>
        </w:tc>
        <w:tc>
          <w:tcPr>
            <w:tcW w:w="0" w:type="auto"/>
            <w:vAlign w:val="center"/>
          </w:tcPr>
          <w:p w14:paraId="29D8D0AE" w14:textId="77777777" w:rsidR="00BF4283" w:rsidRPr="00E13C89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N/A</w:t>
            </w:r>
          </w:p>
        </w:tc>
        <w:tc>
          <w:tcPr>
            <w:tcW w:w="0" w:type="auto"/>
            <w:vAlign w:val="center"/>
            <w:hideMark/>
          </w:tcPr>
          <w:p w14:paraId="7DCA649F" w14:textId="77777777" w:rsidR="00BF4283" w:rsidRPr="00E13C89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F8122D">
              <w:rPr>
                <w:rFonts w:eastAsia="Times New Roman"/>
                <w:sz w:val="20"/>
                <w:szCs w:val="20"/>
              </w:rPr>
              <w:t xml:space="preserve">Microsoft SQL Server 2012 SP4, 2014 SP2, 2016 SP2, </w:t>
            </w:r>
            <w:r w:rsidRPr="00F8122D">
              <w:rPr>
                <w:rFonts w:eastAsia="Times New Roman"/>
                <w:sz w:val="20"/>
                <w:szCs w:val="20"/>
              </w:rPr>
              <w:lastRenderedPageBreak/>
              <w:t>2017</w:t>
            </w:r>
            <w:r>
              <w:rPr>
                <w:rFonts w:eastAsia="Times New Roman"/>
                <w:sz w:val="20"/>
                <w:szCs w:val="20"/>
              </w:rPr>
              <w:t>, 2019</w:t>
            </w:r>
            <w:r w:rsidRPr="00F8122D">
              <w:rPr>
                <w:rFonts w:eastAsia="Times New Roman"/>
                <w:sz w:val="20"/>
                <w:szCs w:val="20"/>
              </w:rPr>
              <w:t>;</w:t>
            </w:r>
            <w:r w:rsidRPr="00F8122D">
              <w:rPr>
                <w:rFonts w:eastAsia="Times New Roman"/>
                <w:sz w:val="20"/>
                <w:szCs w:val="20"/>
              </w:rPr>
              <w:br/>
              <w:t>Microsoft Azure</w:t>
            </w:r>
          </w:p>
        </w:tc>
        <w:tc>
          <w:tcPr>
            <w:tcW w:w="0" w:type="auto"/>
            <w:vAlign w:val="center"/>
          </w:tcPr>
          <w:p w14:paraId="5883178E" w14:textId="77777777" w:rsidR="00BF4283" w:rsidRPr="00E13C89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lastRenderedPageBreak/>
              <w:t>Microsoft SQL Server</w:t>
            </w:r>
          </w:p>
        </w:tc>
        <w:tc>
          <w:tcPr>
            <w:tcW w:w="0" w:type="auto"/>
            <w:vAlign w:val="center"/>
          </w:tcPr>
          <w:p w14:paraId="382B7CBA" w14:textId="77777777" w:rsidR="00BF4283" w:rsidRPr="004F2589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sz w:val="20"/>
                <w:szCs w:val="20"/>
              </w:rPr>
            </w:pPr>
            <w:r w:rsidRPr="004F2589">
              <w:rPr>
                <w:rFonts w:ascii="Calibri" w:eastAsia="Times New Roman" w:hAnsi="Calibri" w:cs="Calibri"/>
                <w:b/>
                <w:bCs/>
                <w:sz w:val="20"/>
                <w:szCs w:val="20"/>
              </w:rPr>
              <w:t xml:space="preserve">Part of existing infrastructure </w:t>
            </w:r>
          </w:p>
        </w:tc>
      </w:tr>
      <w:tr w:rsidR="00BF4283" w:rsidRPr="00E13C89" w14:paraId="0C939F47" w14:textId="77777777" w:rsidTr="00BF42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A425F05" w14:textId="77777777" w:rsidR="00BF4283" w:rsidRDefault="00BF4283" w:rsidP="0010205C">
            <w:pPr>
              <w:bidi/>
            </w:pPr>
            <w:r w:rsidRPr="000C4E5B">
              <w:rPr>
                <w:rFonts w:eastAsia="Times New Roman"/>
                <w:b w:val="0"/>
                <w:bCs w:val="0"/>
                <w:sz w:val="20"/>
                <w:szCs w:val="20"/>
              </w:rPr>
              <w:t>Production</w:t>
            </w:r>
          </w:p>
        </w:tc>
        <w:tc>
          <w:tcPr>
            <w:tcW w:w="0" w:type="auto"/>
            <w:vAlign w:val="center"/>
          </w:tcPr>
          <w:p w14:paraId="1F44129E" w14:textId="77777777" w:rsidR="00BF4283" w:rsidRPr="00E13C89" w:rsidRDefault="00BF4283" w:rsidP="0010205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ELK &amp; Kibana</w:t>
            </w:r>
          </w:p>
        </w:tc>
        <w:tc>
          <w:tcPr>
            <w:tcW w:w="0" w:type="auto"/>
            <w:vAlign w:val="center"/>
          </w:tcPr>
          <w:p w14:paraId="118AFC09" w14:textId="77777777" w:rsidR="00BF4283" w:rsidRPr="00E13C89" w:rsidRDefault="00BF4283" w:rsidP="0010205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8</w:t>
            </w:r>
            <w:r>
              <w:rPr>
                <w:rFonts w:eastAsia="Times New Roman"/>
                <w:sz w:val="20"/>
                <w:szCs w:val="20"/>
              </w:rPr>
              <w:br/>
            </w:r>
            <w:r w:rsidRPr="00E13C89">
              <w:rPr>
                <w:rFonts w:eastAsia="Times New Roman"/>
                <w:sz w:val="20"/>
                <w:szCs w:val="20"/>
              </w:rPr>
              <w:t>Cores</w:t>
            </w:r>
          </w:p>
        </w:tc>
        <w:tc>
          <w:tcPr>
            <w:tcW w:w="0" w:type="auto"/>
            <w:vAlign w:val="center"/>
          </w:tcPr>
          <w:p w14:paraId="1BF3A76F" w14:textId="77777777" w:rsidR="00BF4283" w:rsidRPr="00E13C89" w:rsidRDefault="00BF4283" w:rsidP="0010205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32</w:t>
            </w:r>
          </w:p>
        </w:tc>
        <w:tc>
          <w:tcPr>
            <w:tcW w:w="0" w:type="auto"/>
            <w:vAlign w:val="center"/>
          </w:tcPr>
          <w:p w14:paraId="6D6B0FB5" w14:textId="77777777" w:rsidR="00BF4283" w:rsidRPr="00E13C89" w:rsidRDefault="00BF4283" w:rsidP="0010205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10 G</w:t>
            </w:r>
            <w:r w:rsidRPr="00E13C89">
              <w:rPr>
                <w:rFonts w:eastAsia="Times New Roman"/>
                <w:sz w:val="20"/>
                <w:szCs w:val="20"/>
              </w:rPr>
              <w:t>B</w:t>
            </w:r>
          </w:p>
        </w:tc>
        <w:tc>
          <w:tcPr>
            <w:tcW w:w="0" w:type="auto"/>
            <w:vAlign w:val="center"/>
          </w:tcPr>
          <w:p w14:paraId="3F469069" w14:textId="77777777" w:rsidR="00BF4283" w:rsidRPr="00E13C89" w:rsidRDefault="00BF4283" w:rsidP="0010205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/Data 500GB</w:t>
            </w:r>
          </w:p>
        </w:tc>
        <w:tc>
          <w:tcPr>
            <w:tcW w:w="0" w:type="auto"/>
            <w:vAlign w:val="center"/>
          </w:tcPr>
          <w:p w14:paraId="111ED727" w14:textId="77777777" w:rsidR="00BF4283" w:rsidRPr="00E13C89" w:rsidRDefault="00BF4283" w:rsidP="0010205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3</w:t>
            </w:r>
          </w:p>
        </w:tc>
        <w:tc>
          <w:tcPr>
            <w:tcW w:w="0" w:type="auto"/>
            <w:vAlign w:val="center"/>
          </w:tcPr>
          <w:p w14:paraId="67309FD3" w14:textId="77777777" w:rsidR="00BF4283" w:rsidRPr="00E13C89" w:rsidRDefault="00BF4283" w:rsidP="0010205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Linux</w:t>
            </w:r>
          </w:p>
        </w:tc>
        <w:tc>
          <w:tcPr>
            <w:tcW w:w="0" w:type="auto"/>
            <w:vAlign w:val="center"/>
          </w:tcPr>
          <w:p w14:paraId="4F704562" w14:textId="77777777" w:rsidR="00BF4283" w:rsidRDefault="00BF4283" w:rsidP="0010205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Elasticsearch</w:t>
            </w:r>
          </w:p>
          <w:p w14:paraId="21229160" w14:textId="77777777" w:rsidR="00BF4283" w:rsidRDefault="00BF4283" w:rsidP="0010205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Kibana</w:t>
            </w:r>
          </w:p>
          <w:p w14:paraId="462FE25F" w14:textId="77777777" w:rsidR="00BF4283" w:rsidRDefault="00BF4283" w:rsidP="0010205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Kafka</w:t>
            </w:r>
          </w:p>
        </w:tc>
        <w:tc>
          <w:tcPr>
            <w:tcW w:w="0" w:type="auto"/>
            <w:vAlign w:val="center"/>
          </w:tcPr>
          <w:p w14:paraId="360C2FD4" w14:textId="77777777" w:rsidR="00BF4283" w:rsidRPr="00E13C89" w:rsidRDefault="00BF4283" w:rsidP="0010205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Cluster</w:t>
            </w:r>
          </w:p>
        </w:tc>
      </w:tr>
      <w:tr w:rsidR="00BF4283" w:rsidRPr="00D30E02" w14:paraId="018A5253" w14:textId="77777777" w:rsidTr="00BF42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652104E" w14:textId="77777777" w:rsidR="00BF4283" w:rsidRPr="00BF4283" w:rsidRDefault="00BF4283" w:rsidP="0010205C">
            <w:pPr>
              <w:bidi/>
              <w:rPr>
                <w:rFonts w:eastAsia="Times New Roman"/>
                <w:sz w:val="20"/>
                <w:szCs w:val="20"/>
              </w:rPr>
            </w:pPr>
            <w:r w:rsidRPr="00BF4283">
              <w:rPr>
                <w:rFonts w:eastAsia="Times New Roman"/>
                <w:b w:val="0"/>
                <w:bCs w:val="0"/>
                <w:sz w:val="20"/>
                <w:szCs w:val="20"/>
              </w:rPr>
              <w:t>Production</w:t>
            </w:r>
          </w:p>
        </w:tc>
        <w:tc>
          <w:tcPr>
            <w:tcW w:w="0" w:type="auto"/>
            <w:vAlign w:val="center"/>
          </w:tcPr>
          <w:p w14:paraId="65484BF0" w14:textId="77777777" w:rsidR="00BF4283" w:rsidRPr="00BF4283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BF4283">
              <w:rPr>
                <w:rFonts w:eastAsia="Times New Roman"/>
                <w:sz w:val="20"/>
                <w:szCs w:val="20"/>
              </w:rPr>
              <w:t>Object Storage</w:t>
            </w:r>
          </w:p>
        </w:tc>
        <w:tc>
          <w:tcPr>
            <w:tcW w:w="0" w:type="auto"/>
            <w:vAlign w:val="center"/>
          </w:tcPr>
          <w:p w14:paraId="21961A98" w14:textId="77777777" w:rsidR="00BF4283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4</w:t>
            </w:r>
            <w:r>
              <w:rPr>
                <w:rFonts w:eastAsia="Times New Roman"/>
                <w:sz w:val="20"/>
                <w:szCs w:val="20"/>
              </w:rPr>
              <w:br/>
            </w:r>
            <w:r w:rsidRPr="00E13C89">
              <w:rPr>
                <w:rFonts w:eastAsia="Times New Roman"/>
                <w:sz w:val="20"/>
                <w:szCs w:val="20"/>
              </w:rPr>
              <w:t>Cores</w:t>
            </w:r>
          </w:p>
        </w:tc>
        <w:tc>
          <w:tcPr>
            <w:tcW w:w="0" w:type="auto"/>
            <w:vAlign w:val="center"/>
          </w:tcPr>
          <w:p w14:paraId="1686FBFC" w14:textId="77777777" w:rsidR="00BF4283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8</w:t>
            </w:r>
          </w:p>
        </w:tc>
        <w:tc>
          <w:tcPr>
            <w:tcW w:w="0" w:type="auto"/>
            <w:vAlign w:val="center"/>
          </w:tcPr>
          <w:p w14:paraId="537D9FF4" w14:textId="77777777" w:rsidR="00BF4283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10 G</w:t>
            </w:r>
            <w:r w:rsidRPr="00E13C89">
              <w:rPr>
                <w:rFonts w:eastAsia="Times New Roman"/>
                <w:sz w:val="20"/>
                <w:szCs w:val="20"/>
              </w:rPr>
              <w:t>B</w:t>
            </w:r>
          </w:p>
        </w:tc>
        <w:tc>
          <w:tcPr>
            <w:tcW w:w="0" w:type="auto"/>
            <w:vAlign w:val="center"/>
          </w:tcPr>
          <w:p w14:paraId="156E3054" w14:textId="77777777" w:rsidR="00BF4283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/Data 250GB</w:t>
            </w:r>
          </w:p>
        </w:tc>
        <w:tc>
          <w:tcPr>
            <w:tcW w:w="0" w:type="auto"/>
            <w:vAlign w:val="center"/>
          </w:tcPr>
          <w:p w14:paraId="3F40D471" w14:textId="77777777" w:rsidR="00BF4283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</w:tcPr>
          <w:p w14:paraId="3522C94B" w14:textId="77777777" w:rsidR="00BF4283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Linux</w:t>
            </w:r>
          </w:p>
        </w:tc>
        <w:tc>
          <w:tcPr>
            <w:tcW w:w="0" w:type="auto"/>
            <w:vAlign w:val="center"/>
          </w:tcPr>
          <w:p w14:paraId="12911EB6" w14:textId="77777777" w:rsidR="00BF4283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0"/>
                <w:szCs w:val="20"/>
              </w:rPr>
              <w:t>Minio</w:t>
            </w:r>
            <w:proofErr w:type="spellEnd"/>
          </w:p>
        </w:tc>
        <w:tc>
          <w:tcPr>
            <w:tcW w:w="0" w:type="auto"/>
            <w:vAlign w:val="center"/>
          </w:tcPr>
          <w:p w14:paraId="6453E523" w14:textId="77777777" w:rsidR="00BF4283" w:rsidRPr="00D30E02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D30E02">
              <w:rPr>
                <w:sz w:val="20"/>
                <w:szCs w:val="20"/>
              </w:rPr>
              <w:t>* Sizing depending on requirements</w:t>
            </w:r>
          </w:p>
        </w:tc>
      </w:tr>
      <w:tr w:rsidR="00BF4283" w14:paraId="413A7491" w14:textId="77777777" w:rsidTr="00BF42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284EF21" w14:textId="77777777" w:rsidR="00BF4283" w:rsidRDefault="00BF4283" w:rsidP="0010205C">
            <w:pPr>
              <w:bidi/>
            </w:pPr>
            <w:r w:rsidRPr="000C4E5B">
              <w:rPr>
                <w:rFonts w:eastAsia="Times New Roman"/>
                <w:b w:val="0"/>
                <w:bCs w:val="0"/>
                <w:sz w:val="20"/>
                <w:szCs w:val="20"/>
              </w:rPr>
              <w:t>Production</w:t>
            </w:r>
          </w:p>
        </w:tc>
        <w:tc>
          <w:tcPr>
            <w:tcW w:w="0" w:type="auto"/>
            <w:vAlign w:val="center"/>
          </w:tcPr>
          <w:p w14:paraId="30D68893" w14:textId="77777777" w:rsidR="00BF4283" w:rsidRPr="00514890" w:rsidRDefault="00BF4283" w:rsidP="0010205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Network Attached Storage</w:t>
            </w:r>
          </w:p>
        </w:tc>
        <w:tc>
          <w:tcPr>
            <w:tcW w:w="0" w:type="auto"/>
            <w:vAlign w:val="center"/>
          </w:tcPr>
          <w:p w14:paraId="31424E9A" w14:textId="77777777" w:rsidR="00BF4283" w:rsidRPr="00514890" w:rsidRDefault="00BF4283" w:rsidP="0010205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N/A</w:t>
            </w:r>
          </w:p>
        </w:tc>
        <w:tc>
          <w:tcPr>
            <w:tcW w:w="0" w:type="auto"/>
            <w:vAlign w:val="center"/>
          </w:tcPr>
          <w:p w14:paraId="57CE27F3" w14:textId="77777777" w:rsidR="00BF4283" w:rsidRPr="00514890" w:rsidRDefault="00BF4283" w:rsidP="0010205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N/A</w:t>
            </w:r>
          </w:p>
        </w:tc>
        <w:tc>
          <w:tcPr>
            <w:tcW w:w="0" w:type="auto"/>
            <w:vAlign w:val="center"/>
          </w:tcPr>
          <w:p w14:paraId="1ADF67BD" w14:textId="77777777" w:rsidR="00BF4283" w:rsidRPr="00514890" w:rsidRDefault="00BF4283" w:rsidP="0010205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10 GB</w:t>
            </w:r>
          </w:p>
        </w:tc>
        <w:tc>
          <w:tcPr>
            <w:tcW w:w="0" w:type="auto"/>
            <w:vAlign w:val="center"/>
          </w:tcPr>
          <w:p w14:paraId="079B805A" w14:textId="77777777" w:rsidR="00BF4283" w:rsidRPr="00514890" w:rsidRDefault="00BF4283" w:rsidP="0010205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N/A</w:t>
            </w:r>
          </w:p>
        </w:tc>
        <w:tc>
          <w:tcPr>
            <w:tcW w:w="0" w:type="auto"/>
            <w:vAlign w:val="center"/>
          </w:tcPr>
          <w:p w14:paraId="7397A321" w14:textId="77777777" w:rsidR="00BF4283" w:rsidRPr="00514890" w:rsidRDefault="00BF4283" w:rsidP="0010205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N/A</w:t>
            </w:r>
          </w:p>
        </w:tc>
        <w:tc>
          <w:tcPr>
            <w:tcW w:w="0" w:type="auto"/>
            <w:vAlign w:val="center"/>
          </w:tcPr>
          <w:p w14:paraId="1B5A3029" w14:textId="77777777" w:rsidR="00BF4283" w:rsidRPr="00514890" w:rsidRDefault="00BF4283" w:rsidP="0010205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N/A</w:t>
            </w:r>
          </w:p>
        </w:tc>
        <w:tc>
          <w:tcPr>
            <w:tcW w:w="0" w:type="auto"/>
            <w:vAlign w:val="center"/>
          </w:tcPr>
          <w:p w14:paraId="6DF66271" w14:textId="77777777" w:rsidR="00BF4283" w:rsidRPr="00514890" w:rsidRDefault="00BF4283" w:rsidP="0010205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File Storage</w:t>
            </w:r>
          </w:p>
        </w:tc>
        <w:tc>
          <w:tcPr>
            <w:tcW w:w="0" w:type="auto"/>
            <w:vAlign w:val="center"/>
          </w:tcPr>
          <w:p w14:paraId="202B892E" w14:textId="77777777" w:rsidR="00BF4283" w:rsidRDefault="00BF4283" w:rsidP="0010205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For clusters</w:t>
            </w:r>
          </w:p>
        </w:tc>
      </w:tr>
      <w:tr w:rsidR="00BF4283" w14:paraId="4E88782F" w14:textId="77777777" w:rsidTr="00BF42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A96A3C2" w14:textId="77777777" w:rsidR="00BF4283" w:rsidRPr="000C4E5B" w:rsidRDefault="00BF4283" w:rsidP="0010205C">
            <w:pPr>
              <w:bidi/>
              <w:rPr>
                <w:rFonts w:eastAsia="Times New Roman"/>
                <w:sz w:val="20"/>
                <w:szCs w:val="20"/>
              </w:rPr>
            </w:pPr>
            <w:r w:rsidRPr="000C4E5B">
              <w:rPr>
                <w:rFonts w:eastAsia="Times New Roman"/>
                <w:b w:val="0"/>
                <w:bCs w:val="0"/>
                <w:sz w:val="20"/>
                <w:szCs w:val="20"/>
              </w:rPr>
              <w:t>Production</w:t>
            </w:r>
          </w:p>
        </w:tc>
        <w:tc>
          <w:tcPr>
            <w:tcW w:w="0" w:type="auto"/>
            <w:vAlign w:val="center"/>
          </w:tcPr>
          <w:p w14:paraId="00153574" w14:textId="77777777" w:rsidR="00BF4283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</w:rPr>
              <w:t>Network Connections</w:t>
            </w:r>
          </w:p>
        </w:tc>
        <w:tc>
          <w:tcPr>
            <w:tcW w:w="0" w:type="auto"/>
            <w:vAlign w:val="center"/>
          </w:tcPr>
          <w:p w14:paraId="48B04CE0" w14:textId="77777777" w:rsidR="00BF4283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</w:rPr>
              <w:t>N/A</w:t>
            </w:r>
          </w:p>
        </w:tc>
        <w:tc>
          <w:tcPr>
            <w:tcW w:w="0" w:type="auto"/>
            <w:vAlign w:val="center"/>
          </w:tcPr>
          <w:p w14:paraId="2E820DE3" w14:textId="77777777" w:rsidR="00BF4283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</w:rPr>
              <w:t>N/A</w:t>
            </w:r>
          </w:p>
        </w:tc>
        <w:tc>
          <w:tcPr>
            <w:tcW w:w="0" w:type="auto"/>
            <w:vAlign w:val="center"/>
          </w:tcPr>
          <w:p w14:paraId="4E5B7CC7" w14:textId="77777777" w:rsidR="00BF4283" w:rsidRPr="00514890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6CECACA" w14:textId="77777777" w:rsidR="00BF4283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</w:rPr>
              <w:t>Minimum 1Gbs</w:t>
            </w:r>
          </w:p>
        </w:tc>
        <w:tc>
          <w:tcPr>
            <w:tcW w:w="0" w:type="auto"/>
            <w:vAlign w:val="center"/>
          </w:tcPr>
          <w:p w14:paraId="664681D2" w14:textId="77777777" w:rsidR="00BF4283" w:rsidRPr="00514890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9EF3858" w14:textId="77777777" w:rsidR="00BF4283" w:rsidRPr="00514890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295166C1" w14:textId="77777777" w:rsidR="00BF4283" w:rsidRPr="00514890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32DFCB56" w14:textId="77777777" w:rsidR="00BF4283" w:rsidRDefault="00BF4283" w:rsidP="0010205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</w:p>
        </w:tc>
      </w:tr>
    </w:tbl>
    <w:p w14:paraId="64778A06" w14:textId="77777777" w:rsidR="00E31835" w:rsidRDefault="00E31835" w:rsidP="0010205C">
      <w:pPr>
        <w:bidi/>
        <w:spacing w:line="360" w:lineRule="auto"/>
        <w:rPr>
          <w:rFonts w:cstheme="minorHAnsi"/>
          <w:color w:val="000000" w:themeColor="text1"/>
        </w:rPr>
      </w:pPr>
    </w:p>
    <w:p w14:paraId="2E4666E8" w14:textId="4D798BA9" w:rsidR="00D57173" w:rsidRDefault="00D57173" w:rsidP="00D57173">
      <w:pPr>
        <w:pStyle w:val="Heading2"/>
        <w:numPr>
          <w:ilvl w:val="0"/>
          <w:numId w:val="0"/>
        </w:numPr>
        <w:bidi/>
        <w:ind w:left="857" w:hanging="432"/>
        <w:rPr>
          <w:rtl/>
        </w:rPr>
      </w:pPr>
    </w:p>
    <w:p w14:paraId="3A86033C" w14:textId="4A11C27F" w:rsidR="000C1782" w:rsidRDefault="006825D4" w:rsidP="0010205C">
      <w:pPr>
        <w:pStyle w:val="Heading3"/>
        <w:bidi/>
        <w:rPr>
          <w:sz w:val="28"/>
          <w:szCs w:val="28"/>
          <w:rtl/>
        </w:rPr>
      </w:pPr>
      <w:bookmarkStart w:id="72" w:name="_Toc94434249"/>
      <w:bookmarkStart w:id="73" w:name="_Toc94512822"/>
      <w:r>
        <w:rPr>
          <w:noProof/>
          <w:color w:val="1F497D"/>
        </w:rPr>
        <w:drawing>
          <wp:anchor distT="0" distB="0" distL="114300" distR="114300" simplePos="0" relativeHeight="251659264" behindDoc="1" locked="0" layoutInCell="1" allowOverlap="1" wp14:anchorId="13E6C70A" wp14:editId="39527827">
            <wp:simplePos x="0" y="0"/>
            <wp:positionH relativeFrom="margin">
              <wp:align>center</wp:align>
            </wp:positionH>
            <wp:positionV relativeFrom="paragraph">
              <wp:posOffset>440591</wp:posOffset>
            </wp:positionV>
            <wp:extent cx="6170295" cy="4150360"/>
            <wp:effectExtent l="0" t="0" r="1905" b="2540"/>
            <wp:wrapTight wrapText="bothSides">
              <wp:wrapPolygon edited="0">
                <wp:start x="0" y="0"/>
                <wp:lineTo x="0" y="21514"/>
                <wp:lineTo x="21540" y="21514"/>
                <wp:lineTo x="2154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025" cy="41547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72"/>
      <w:bookmarkEnd w:id="73"/>
    </w:p>
    <w:p w14:paraId="22C9F16A" w14:textId="2D75BFB3" w:rsidR="000C1782" w:rsidRDefault="000C1782" w:rsidP="000C1782">
      <w:pPr>
        <w:pStyle w:val="Heading3"/>
        <w:bidi/>
        <w:rPr>
          <w:sz w:val="28"/>
          <w:szCs w:val="28"/>
          <w:rtl/>
        </w:rPr>
      </w:pPr>
    </w:p>
    <w:p w14:paraId="69562D68" w14:textId="158929B5" w:rsidR="000C1782" w:rsidRDefault="000C1782" w:rsidP="000C1782">
      <w:pPr>
        <w:pStyle w:val="Heading3"/>
        <w:bidi/>
        <w:rPr>
          <w:sz w:val="28"/>
          <w:szCs w:val="28"/>
          <w:rtl/>
        </w:rPr>
      </w:pPr>
    </w:p>
    <w:p w14:paraId="169E2D5D" w14:textId="77777777" w:rsidR="000C1782" w:rsidRDefault="000C1782" w:rsidP="000C1782">
      <w:pPr>
        <w:pStyle w:val="Heading3"/>
        <w:bidi/>
        <w:rPr>
          <w:sz w:val="28"/>
          <w:szCs w:val="28"/>
          <w:rtl/>
        </w:rPr>
      </w:pPr>
    </w:p>
    <w:p w14:paraId="066010FF" w14:textId="77777777" w:rsidR="000C1782" w:rsidRDefault="000C1782" w:rsidP="000C1782">
      <w:pPr>
        <w:pStyle w:val="Heading3"/>
        <w:bidi/>
        <w:rPr>
          <w:sz w:val="28"/>
          <w:szCs w:val="28"/>
          <w:rtl/>
        </w:rPr>
      </w:pPr>
    </w:p>
    <w:p w14:paraId="67C54500" w14:textId="77777777" w:rsidR="000C1782" w:rsidRDefault="000C1782" w:rsidP="000C1782">
      <w:pPr>
        <w:pStyle w:val="Heading3"/>
        <w:bidi/>
        <w:rPr>
          <w:sz w:val="28"/>
          <w:szCs w:val="28"/>
          <w:rtl/>
        </w:rPr>
      </w:pPr>
    </w:p>
    <w:p w14:paraId="71913860" w14:textId="77777777" w:rsidR="000C1782" w:rsidRDefault="000C1782" w:rsidP="000C1782">
      <w:pPr>
        <w:pStyle w:val="Heading3"/>
        <w:bidi/>
        <w:rPr>
          <w:sz w:val="28"/>
          <w:szCs w:val="28"/>
          <w:rtl/>
        </w:rPr>
      </w:pPr>
    </w:p>
    <w:p w14:paraId="2D59C84A" w14:textId="77777777" w:rsidR="000C1782" w:rsidRDefault="000C1782" w:rsidP="000C1782">
      <w:pPr>
        <w:pStyle w:val="Heading3"/>
        <w:bidi/>
        <w:rPr>
          <w:sz w:val="28"/>
          <w:szCs w:val="28"/>
          <w:rtl/>
        </w:rPr>
      </w:pPr>
    </w:p>
    <w:p w14:paraId="1CE5BFC7" w14:textId="77777777" w:rsidR="000C1782" w:rsidRDefault="000C1782" w:rsidP="000C1782">
      <w:pPr>
        <w:pStyle w:val="Heading3"/>
        <w:bidi/>
        <w:rPr>
          <w:sz w:val="28"/>
          <w:szCs w:val="28"/>
          <w:rtl/>
        </w:rPr>
      </w:pPr>
    </w:p>
    <w:p w14:paraId="1B1C4415" w14:textId="77777777" w:rsidR="000C1782" w:rsidRDefault="000C1782" w:rsidP="000C1782">
      <w:pPr>
        <w:pStyle w:val="Heading3"/>
        <w:bidi/>
        <w:rPr>
          <w:sz w:val="28"/>
          <w:szCs w:val="28"/>
          <w:rtl/>
        </w:rPr>
      </w:pPr>
    </w:p>
    <w:p w14:paraId="2FE67A08" w14:textId="77777777" w:rsidR="000C1782" w:rsidRDefault="000C1782" w:rsidP="000C1782">
      <w:pPr>
        <w:pStyle w:val="Heading3"/>
        <w:bidi/>
        <w:rPr>
          <w:sz w:val="28"/>
          <w:szCs w:val="28"/>
          <w:rtl/>
        </w:rPr>
      </w:pPr>
    </w:p>
    <w:p w14:paraId="4B5F01BC" w14:textId="77777777" w:rsidR="000C1782" w:rsidRDefault="000C1782" w:rsidP="000C1782">
      <w:pPr>
        <w:pStyle w:val="Heading3"/>
        <w:bidi/>
        <w:rPr>
          <w:sz w:val="28"/>
          <w:szCs w:val="28"/>
          <w:rtl/>
        </w:rPr>
      </w:pPr>
    </w:p>
    <w:p w14:paraId="22B5EA6B" w14:textId="2BD841D7" w:rsidR="000C1782" w:rsidRDefault="000C1782" w:rsidP="000C1782">
      <w:pPr>
        <w:pStyle w:val="Heading3"/>
        <w:bidi/>
        <w:rPr>
          <w:sz w:val="28"/>
          <w:szCs w:val="28"/>
          <w:rtl/>
        </w:rPr>
      </w:pPr>
    </w:p>
    <w:p w14:paraId="2262AE7F" w14:textId="3ECD0C5D" w:rsidR="006825D4" w:rsidRDefault="006825D4" w:rsidP="006825D4">
      <w:pPr>
        <w:bidi/>
        <w:rPr>
          <w:rtl/>
        </w:rPr>
      </w:pPr>
    </w:p>
    <w:p w14:paraId="5B601789" w14:textId="1073D51D" w:rsidR="006825D4" w:rsidRDefault="006825D4" w:rsidP="006825D4">
      <w:pPr>
        <w:bidi/>
        <w:rPr>
          <w:rtl/>
        </w:rPr>
      </w:pPr>
    </w:p>
    <w:p w14:paraId="08143C50" w14:textId="77777777" w:rsidR="006825D4" w:rsidRPr="006825D4" w:rsidRDefault="006825D4" w:rsidP="006825D4">
      <w:pPr>
        <w:pStyle w:val="Heading3"/>
        <w:rPr>
          <w:b/>
          <w:bCs/>
        </w:rPr>
      </w:pPr>
      <w:bookmarkStart w:id="74" w:name="_Toc92879798"/>
      <w:bookmarkStart w:id="75" w:name="_Toc94512823"/>
      <w:r w:rsidRPr="006825D4">
        <w:rPr>
          <w:b/>
          <w:bCs/>
        </w:rPr>
        <w:t>Test/Pre-Production Environment Requirements</w:t>
      </w:r>
      <w:bookmarkEnd w:id="74"/>
      <w:bookmarkEnd w:id="75"/>
    </w:p>
    <w:p w14:paraId="46C3740E" w14:textId="77777777" w:rsidR="006825D4" w:rsidRPr="006825D4" w:rsidRDefault="006825D4" w:rsidP="006825D4">
      <w:pPr>
        <w:bidi/>
        <w:rPr>
          <w:rtl/>
        </w:rPr>
      </w:pPr>
    </w:p>
    <w:tbl>
      <w:tblPr>
        <w:tblStyle w:val="GridTable4-Accent1"/>
        <w:tblpPr w:leftFromText="180" w:rightFromText="180" w:vertAnchor="text" w:horzAnchor="page" w:tblpX="758" w:tblpY="77"/>
        <w:tblW w:w="11055" w:type="dxa"/>
        <w:tblLayout w:type="fixed"/>
        <w:tblLook w:val="04A0" w:firstRow="1" w:lastRow="0" w:firstColumn="1" w:lastColumn="0" w:noHBand="0" w:noVBand="1"/>
      </w:tblPr>
      <w:tblGrid>
        <w:gridCol w:w="1114"/>
        <w:gridCol w:w="1590"/>
        <w:gridCol w:w="614"/>
        <w:gridCol w:w="518"/>
        <w:gridCol w:w="712"/>
        <w:gridCol w:w="1032"/>
        <w:gridCol w:w="833"/>
        <w:gridCol w:w="1419"/>
        <w:gridCol w:w="1607"/>
        <w:gridCol w:w="1616"/>
      </w:tblGrid>
      <w:tr w:rsidR="006825D4" w:rsidRPr="00E13C89" w14:paraId="02EDCACA" w14:textId="77777777" w:rsidTr="006825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1209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dxa"/>
            <w:vAlign w:val="center"/>
            <w:hideMark/>
          </w:tcPr>
          <w:p w14:paraId="4FDD640B" w14:textId="77777777" w:rsidR="006825D4" w:rsidRPr="00E13C89" w:rsidRDefault="006825D4" w:rsidP="006825D4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t>Environment</w:t>
            </w:r>
          </w:p>
        </w:tc>
        <w:tc>
          <w:tcPr>
            <w:tcW w:w="1590" w:type="dxa"/>
            <w:vAlign w:val="center"/>
            <w:hideMark/>
          </w:tcPr>
          <w:p w14:paraId="7B53C765" w14:textId="77777777" w:rsidR="006825D4" w:rsidRPr="00E13C89" w:rsidRDefault="006825D4" w:rsidP="006825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20"/>
                <w:szCs w:val="20"/>
              </w:rPr>
            </w:pP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t>Role/Function</w:t>
            </w:r>
          </w:p>
        </w:tc>
        <w:tc>
          <w:tcPr>
            <w:tcW w:w="614" w:type="dxa"/>
            <w:vAlign w:val="center"/>
          </w:tcPr>
          <w:p w14:paraId="58155FE2" w14:textId="77777777" w:rsidR="006825D4" w:rsidRPr="00E13C89" w:rsidRDefault="006825D4" w:rsidP="006825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20"/>
                <w:szCs w:val="20"/>
              </w:rPr>
            </w:pP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t>CPU</w:t>
            </w: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br/>
              <w:t>&gt;2</w:t>
            </w:r>
            <w:r>
              <w:rPr>
                <w:rFonts w:eastAsia="Times New Roman"/>
                <w:b w:val="0"/>
                <w:bCs w:val="0"/>
                <w:sz w:val="20"/>
                <w:szCs w:val="20"/>
              </w:rPr>
              <w:t>.4</w:t>
            </w: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t xml:space="preserve"> GHz</w:t>
            </w:r>
          </w:p>
        </w:tc>
        <w:tc>
          <w:tcPr>
            <w:tcW w:w="518" w:type="dxa"/>
            <w:vAlign w:val="center"/>
          </w:tcPr>
          <w:p w14:paraId="470C340C" w14:textId="77777777" w:rsidR="006825D4" w:rsidRDefault="006825D4" w:rsidP="006825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20"/>
                <w:szCs w:val="20"/>
              </w:rPr>
            </w:pP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t>RAM</w:t>
            </w:r>
          </w:p>
          <w:p w14:paraId="3A358D1F" w14:textId="77777777" w:rsidR="006825D4" w:rsidRPr="00E13C89" w:rsidRDefault="006825D4" w:rsidP="006825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20"/>
                <w:szCs w:val="20"/>
              </w:rPr>
            </w:pPr>
            <w:r>
              <w:rPr>
                <w:rFonts w:eastAsia="Times New Roman"/>
                <w:b w:val="0"/>
                <w:bCs w:val="0"/>
                <w:sz w:val="20"/>
                <w:szCs w:val="20"/>
              </w:rPr>
              <w:t>GB</w:t>
            </w:r>
          </w:p>
        </w:tc>
        <w:tc>
          <w:tcPr>
            <w:tcW w:w="712" w:type="dxa"/>
            <w:vAlign w:val="center"/>
          </w:tcPr>
          <w:p w14:paraId="3373B328" w14:textId="77777777" w:rsidR="006825D4" w:rsidRPr="00E13C89" w:rsidRDefault="006825D4" w:rsidP="006825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20"/>
                <w:szCs w:val="20"/>
              </w:rPr>
            </w:pP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t>Disk</w:t>
            </w: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br/>
              <w:t xml:space="preserve">(Min. for </w:t>
            </w: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br/>
              <w:t>install)</w:t>
            </w:r>
          </w:p>
        </w:tc>
        <w:tc>
          <w:tcPr>
            <w:tcW w:w="1032" w:type="dxa"/>
            <w:vAlign w:val="center"/>
          </w:tcPr>
          <w:p w14:paraId="78ACD7A6" w14:textId="77777777" w:rsidR="006825D4" w:rsidRPr="00E13C89" w:rsidRDefault="006825D4" w:rsidP="006825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20"/>
                <w:szCs w:val="20"/>
              </w:rPr>
            </w:pP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t>Disk</w:t>
            </w: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br/>
              <w:t>(GB)</w:t>
            </w: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br/>
              <w:t>C – System</w:t>
            </w: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br/>
              <w:t>E – Page</w:t>
            </w: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br/>
              <w:t>F – Data</w:t>
            </w:r>
          </w:p>
        </w:tc>
        <w:tc>
          <w:tcPr>
            <w:tcW w:w="833" w:type="dxa"/>
            <w:vAlign w:val="center"/>
          </w:tcPr>
          <w:p w14:paraId="19D9FE82" w14:textId="77777777" w:rsidR="006825D4" w:rsidRPr="00E13C89" w:rsidRDefault="006825D4" w:rsidP="006825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20"/>
                <w:szCs w:val="20"/>
              </w:rPr>
            </w:pP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t>Quantity</w:t>
            </w:r>
          </w:p>
        </w:tc>
        <w:tc>
          <w:tcPr>
            <w:tcW w:w="1419" w:type="dxa"/>
            <w:vAlign w:val="center"/>
          </w:tcPr>
          <w:p w14:paraId="5B0576CD" w14:textId="77777777" w:rsidR="006825D4" w:rsidRDefault="006825D4" w:rsidP="006825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20"/>
                <w:szCs w:val="20"/>
              </w:rPr>
            </w:pP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t>Operating System</w:t>
            </w:r>
          </w:p>
          <w:p w14:paraId="7BAB6B70" w14:textId="77777777" w:rsidR="006825D4" w:rsidRDefault="006825D4" w:rsidP="006825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20"/>
                <w:szCs w:val="20"/>
              </w:rPr>
            </w:pPr>
            <w:r>
              <w:rPr>
                <w:rFonts w:eastAsia="Times New Roman"/>
                <w:b w:val="0"/>
                <w:bCs w:val="0"/>
                <w:sz w:val="20"/>
                <w:szCs w:val="20"/>
              </w:rPr>
              <w:t>Or</w:t>
            </w:r>
          </w:p>
          <w:p w14:paraId="7A45A723" w14:textId="77777777" w:rsidR="006825D4" w:rsidRPr="00E13C89" w:rsidRDefault="006825D4" w:rsidP="006825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20"/>
                <w:szCs w:val="20"/>
              </w:rPr>
            </w:pPr>
            <w:r>
              <w:rPr>
                <w:rFonts w:eastAsia="Times New Roman"/>
                <w:b w:val="0"/>
                <w:bCs w:val="0"/>
                <w:sz w:val="20"/>
                <w:szCs w:val="20"/>
              </w:rPr>
              <w:t>Software version</w:t>
            </w:r>
          </w:p>
        </w:tc>
        <w:tc>
          <w:tcPr>
            <w:tcW w:w="1607" w:type="dxa"/>
            <w:vAlign w:val="center"/>
          </w:tcPr>
          <w:p w14:paraId="5D29E8DE" w14:textId="77777777" w:rsidR="006825D4" w:rsidRPr="00E13C89" w:rsidRDefault="006825D4" w:rsidP="006825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20"/>
                <w:szCs w:val="20"/>
              </w:rPr>
            </w:pPr>
            <w:r>
              <w:rPr>
                <w:rFonts w:eastAsia="Times New Roman"/>
                <w:b w:val="0"/>
                <w:bCs w:val="0"/>
                <w:sz w:val="20"/>
                <w:szCs w:val="20"/>
              </w:rPr>
              <w:t>Features/Software</w:t>
            </w:r>
          </w:p>
        </w:tc>
        <w:tc>
          <w:tcPr>
            <w:tcW w:w="1616" w:type="dxa"/>
            <w:vAlign w:val="center"/>
          </w:tcPr>
          <w:p w14:paraId="2BD76FEE" w14:textId="77777777" w:rsidR="006825D4" w:rsidRPr="00E13C89" w:rsidRDefault="006825D4" w:rsidP="006825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20"/>
                <w:szCs w:val="20"/>
              </w:rPr>
            </w:pP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t>Notes</w:t>
            </w:r>
          </w:p>
        </w:tc>
      </w:tr>
      <w:tr w:rsidR="006825D4" w:rsidRPr="00E13C89" w14:paraId="20447342" w14:textId="77777777" w:rsidTr="006825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7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dxa"/>
            <w:vAlign w:val="center"/>
            <w:hideMark/>
          </w:tcPr>
          <w:p w14:paraId="77896C3D" w14:textId="77777777" w:rsidR="006825D4" w:rsidRPr="00151AAA" w:rsidRDefault="006825D4" w:rsidP="006825D4">
            <w:pPr>
              <w:jc w:val="center"/>
              <w:rPr>
                <w:rFonts w:eastAsia="Times New Roman"/>
                <w:b w:val="0"/>
                <w:bCs w:val="0"/>
                <w:sz w:val="20"/>
                <w:szCs w:val="20"/>
              </w:rPr>
            </w:pPr>
            <w:r>
              <w:rPr>
                <w:rFonts w:eastAsia="Times New Roman"/>
                <w:b w:val="0"/>
                <w:bCs w:val="0"/>
                <w:sz w:val="20"/>
                <w:szCs w:val="20"/>
              </w:rPr>
              <w:t>Pre-</w:t>
            </w:r>
            <w:r w:rsidRPr="00151AAA">
              <w:rPr>
                <w:rFonts w:eastAsia="Times New Roman"/>
                <w:b w:val="0"/>
                <w:bCs w:val="0"/>
                <w:sz w:val="20"/>
                <w:szCs w:val="20"/>
              </w:rPr>
              <w:t>Production</w:t>
            </w:r>
          </w:p>
        </w:tc>
        <w:tc>
          <w:tcPr>
            <w:tcW w:w="1590" w:type="dxa"/>
            <w:vAlign w:val="center"/>
            <w:hideMark/>
          </w:tcPr>
          <w:p w14:paraId="6E0A5D97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IIS/Application Server</w:t>
            </w:r>
          </w:p>
        </w:tc>
        <w:tc>
          <w:tcPr>
            <w:tcW w:w="614" w:type="dxa"/>
            <w:vAlign w:val="center"/>
          </w:tcPr>
          <w:p w14:paraId="1EB55D53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4</w:t>
            </w:r>
            <w:r>
              <w:rPr>
                <w:rFonts w:eastAsia="Times New Roman"/>
                <w:sz w:val="20"/>
                <w:szCs w:val="20"/>
              </w:rPr>
              <w:br/>
            </w:r>
            <w:r w:rsidRPr="00E13C89">
              <w:rPr>
                <w:rFonts w:eastAsia="Times New Roman"/>
                <w:sz w:val="20"/>
                <w:szCs w:val="20"/>
              </w:rPr>
              <w:t>Cores</w:t>
            </w:r>
          </w:p>
        </w:tc>
        <w:tc>
          <w:tcPr>
            <w:tcW w:w="518" w:type="dxa"/>
            <w:vAlign w:val="center"/>
          </w:tcPr>
          <w:p w14:paraId="2EC9E92F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8</w:t>
            </w:r>
          </w:p>
        </w:tc>
        <w:tc>
          <w:tcPr>
            <w:tcW w:w="712" w:type="dxa"/>
            <w:vAlign w:val="center"/>
          </w:tcPr>
          <w:p w14:paraId="1303741D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500MB</w:t>
            </w:r>
          </w:p>
        </w:tc>
        <w:tc>
          <w:tcPr>
            <w:tcW w:w="1032" w:type="dxa"/>
            <w:vAlign w:val="center"/>
          </w:tcPr>
          <w:p w14:paraId="068A2D51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C: 120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br/>
              <w:t>E: 10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br/>
              <w:t>F: 120</w:t>
            </w:r>
          </w:p>
        </w:tc>
        <w:tc>
          <w:tcPr>
            <w:tcW w:w="833" w:type="dxa"/>
            <w:vAlign w:val="center"/>
          </w:tcPr>
          <w:p w14:paraId="7DF9396A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2</w:t>
            </w:r>
          </w:p>
        </w:tc>
        <w:tc>
          <w:tcPr>
            <w:tcW w:w="1419" w:type="dxa"/>
            <w:vAlign w:val="center"/>
            <w:hideMark/>
          </w:tcPr>
          <w:p w14:paraId="5D1C922A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Windows Server W2K19</w:t>
            </w:r>
          </w:p>
        </w:tc>
        <w:tc>
          <w:tcPr>
            <w:tcW w:w="1607" w:type="dxa"/>
            <w:vAlign w:val="center"/>
          </w:tcPr>
          <w:p w14:paraId="2C203C70" w14:textId="77777777" w:rsidR="006825D4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 xml:space="preserve">IIS </w:t>
            </w:r>
            <w:r>
              <w:rPr>
                <w:rFonts w:eastAsia="Times New Roman"/>
                <w:sz w:val="20"/>
                <w:szCs w:val="20"/>
              </w:rPr>
              <w:br/>
              <w:t>Application Server</w:t>
            </w:r>
          </w:p>
          <w:p w14:paraId="6BBB4CBB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interfaces</w:t>
            </w:r>
          </w:p>
        </w:tc>
        <w:tc>
          <w:tcPr>
            <w:tcW w:w="1616" w:type="dxa"/>
            <w:vAlign w:val="center"/>
          </w:tcPr>
          <w:p w14:paraId="0B7B9D0B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Active/Active</w:t>
            </w:r>
            <w:r>
              <w:rPr>
                <w:rFonts w:eastAsia="Times New Roman"/>
                <w:sz w:val="20"/>
                <w:szCs w:val="20"/>
              </w:rPr>
              <w:br/>
              <w:t>Cluster</w:t>
            </w:r>
          </w:p>
        </w:tc>
      </w:tr>
      <w:tr w:rsidR="006825D4" w:rsidRPr="00E13C89" w14:paraId="383B7D64" w14:textId="77777777" w:rsidTr="006825D4">
        <w:trPr>
          <w:cantSplit/>
          <w:trHeight w:val="7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dxa"/>
            <w:vAlign w:val="center"/>
            <w:hideMark/>
          </w:tcPr>
          <w:p w14:paraId="7D0670A8" w14:textId="77777777" w:rsidR="006825D4" w:rsidRDefault="006825D4" w:rsidP="006825D4">
            <w:pPr>
              <w:jc w:val="center"/>
            </w:pPr>
            <w:r w:rsidRPr="001C7943">
              <w:rPr>
                <w:rFonts w:eastAsia="Times New Roman"/>
                <w:b w:val="0"/>
                <w:bCs w:val="0"/>
                <w:sz w:val="20"/>
                <w:szCs w:val="20"/>
              </w:rPr>
              <w:t>Pre-Production</w:t>
            </w:r>
          </w:p>
        </w:tc>
        <w:tc>
          <w:tcPr>
            <w:tcW w:w="1590" w:type="dxa"/>
            <w:vAlign w:val="center"/>
            <w:hideMark/>
          </w:tcPr>
          <w:p w14:paraId="7B1CDA62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Processing/License Server</w:t>
            </w:r>
          </w:p>
        </w:tc>
        <w:tc>
          <w:tcPr>
            <w:tcW w:w="614" w:type="dxa"/>
            <w:vAlign w:val="center"/>
          </w:tcPr>
          <w:p w14:paraId="1CF2DD76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4 Cores</w:t>
            </w:r>
          </w:p>
        </w:tc>
        <w:tc>
          <w:tcPr>
            <w:tcW w:w="518" w:type="dxa"/>
            <w:vAlign w:val="center"/>
          </w:tcPr>
          <w:p w14:paraId="2C26B516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8</w:t>
            </w:r>
          </w:p>
        </w:tc>
        <w:tc>
          <w:tcPr>
            <w:tcW w:w="712" w:type="dxa"/>
            <w:vAlign w:val="center"/>
          </w:tcPr>
          <w:p w14:paraId="63FDCFD4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500MB</w:t>
            </w:r>
          </w:p>
        </w:tc>
        <w:tc>
          <w:tcPr>
            <w:tcW w:w="1032" w:type="dxa"/>
            <w:vAlign w:val="center"/>
          </w:tcPr>
          <w:p w14:paraId="1B1AD2C2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C: 120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br/>
              <w:t>E: 20</w:t>
            </w:r>
            <w:r w:rsidRPr="00E13C89">
              <w:rPr>
                <w:rFonts w:ascii="Calibri" w:hAnsi="Calibri" w:cs="Calibri"/>
                <w:color w:val="000000"/>
                <w:sz w:val="20"/>
                <w:szCs w:val="20"/>
              </w:rPr>
              <w:br/>
              <w:t xml:space="preserve">F: 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833" w:type="dxa"/>
            <w:vAlign w:val="center"/>
          </w:tcPr>
          <w:p w14:paraId="6F140EAD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2</w:t>
            </w:r>
          </w:p>
        </w:tc>
        <w:tc>
          <w:tcPr>
            <w:tcW w:w="1419" w:type="dxa"/>
            <w:vAlign w:val="center"/>
            <w:hideMark/>
          </w:tcPr>
          <w:p w14:paraId="6F83F782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Windows Server W2K19</w:t>
            </w:r>
          </w:p>
        </w:tc>
        <w:tc>
          <w:tcPr>
            <w:tcW w:w="1607" w:type="dxa"/>
            <w:vAlign w:val="center"/>
          </w:tcPr>
          <w:p w14:paraId="34BB2F63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Processing &amp; Licensing Server</w:t>
            </w:r>
          </w:p>
        </w:tc>
        <w:tc>
          <w:tcPr>
            <w:tcW w:w="1616" w:type="dxa"/>
            <w:vAlign w:val="center"/>
          </w:tcPr>
          <w:p w14:paraId="0C15B7DE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Active/Passive</w:t>
            </w:r>
            <w:r>
              <w:rPr>
                <w:rFonts w:eastAsia="Times New Roman"/>
                <w:sz w:val="20"/>
                <w:szCs w:val="20"/>
              </w:rPr>
              <w:br/>
              <w:t>Cluster</w:t>
            </w:r>
          </w:p>
        </w:tc>
      </w:tr>
      <w:tr w:rsidR="006825D4" w:rsidRPr="00E13C89" w14:paraId="19A4DE5A" w14:textId="77777777" w:rsidTr="006825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dxa"/>
            <w:vAlign w:val="center"/>
            <w:hideMark/>
          </w:tcPr>
          <w:p w14:paraId="5D463294" w14:textId="77777777" w:rsidR="006825D4" w:rsidRDefault="006825D4" w:rsidP="006825D4">
            <w:pPr>
              <w:jc w:val="center"/>
            </w:pPr>
            <w:r w:rsidRPr="001C7943">
              <w:rPr>
                <w:rFonts w:eastAsia="Times New Roman"/>
                <w:b w:val="0"/>
                <w:bCs w:val="0"/>
                <w:sz w:val="20"/>
                <w:szCs w:val="20"/>
              </w:rPr>
              <w:t>Pre-Production</w:t>
            </w:r>
          </w:p>
        </w:tc>
        <w:tc>
          <w:tcPr>
            <w:tcW w:w="1590" w:type="dxa"/>
            <w:vAlign w:val="center"/>
            <w:hideMark/>
          </w:tcPr>
          <w:p w14:paraId="690F3C04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Processing Station</w:t>
            </w:r>
          </w:p>
        </w:tc>
        <w:tc>
          <w:tcPr>
            <w:tcW w:w="614" w:type="dxa"/>
            <w:vAlign w:val="center"/>
          </w:tcPr>
          <w:p w14:paraId="087E6702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8</w:t>
            </w:r>
            <w:r w:rsidRPr="00E13C89">
              <w:rPr>
                <w:rFonts w:eastAsia="Times New Roman"/>
                <w:sz w:val="20"/>
                <w:szCs w:val="20"/>
              </w:rPr>
              <w:t xml:space="preserve"> Core</w:t>
            </w:r>
            <w:r>
              <w:rPr>
                <w:rFonts w:eastAsia="Times New Roman"/>
                <w:sz w:val="20"/>
                <w:szCs w:val="20"/>
              </w:rPr>
              <w:t>s</w:t>
            </w:r>
          </w:p>
        </w:tc>
        <w:tc>
          <w:tcPr>
            <w:tcW w:w="518" w:type="dxa"/>
            <w:vAlign w:val="center"/>
          </w:tcPr>
          <w:p w14:paraId="74426D5F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1</w:t>
            </w:r>
            <w:r>
              <w:rPr>
                <w:rFonts w:eastAsia="Times New Roman"/>
                <w:sz w:val="20"/>
                <w:szCs w:val="20"/>
              </w:rPr>
              <w:t>6</w:t>
            </w:r>
          </w:p>
        </w:tc>
        <w:tc>
          <w:tcPr>
            <w:tcW w:w="712" w:type="dxa"/>
            <w:vAlign w:val="center"/>
          </w:tcPr>
          <w:p w14:paraId="336AD7D0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2 GB</w:t>
            </w:r>
          </w:p>
        </w:tc>
        <w:tc>
          <w:tcPr>
            <w:tcW w:w="1032" w:type="dxa"/>
            <w:vAlign w:val="center"/>
          </w:tcPr>
          <w:p w14:paraId="24E61B9C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N/A</w:t>
            </w:r>
          </w:p>
        </w:tc>
        <w:tc>
          <w:tcPr>
            <w:tcW w:w="833" w:type="dxa"/>
            <w:vAlign w:val="center"/>
          </w:tcPr>
          <w:p w14:paraId="2ABDE95E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2</w:t>
            </w:r>
          </w:p>
        </w:tc>
        <w:tc>
          <w:tcPr>
            <w:tcW w:w="1419" w:type="dxa"/>
            <w:vAlign w:val="center"/>
            <w:hideMark/>
          </w:tcPr>
          <w:p w14:paraId="52AE8FBE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Windows Server W2K19</w:t>
            </w:r>
          </w:p>
        </w:tc>
        <w:tc>
          <w:tcPr>
            <w:tcW w:w="1607" w:type="dxa"/>
            <w:vAlign w:val="center"/>
          </w:tcPr>
          <w:p w14:paraId="0DCD48A3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Processing Station</w:t>
            </w:r>
          </w:p>
        </w:tc>
        <w:tc>
          <w:tcPr>
            <w:tcW w:w="1616" w:type="dxa"/>
            <w:vAlign w:val="center"/>
          </w:tcPr>
          <w:p w14:paraId="17685C2D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</w:p>
        </w:tc>
      </w:tr>
      <w:tr w:rsidR="006825D4" w:rsidRPr="00E13C89" w14:paraId="09F1F4EF" w14:textId="77777777" w:rsidTr="006825D4">
        <w:trPr>
          <w:cantSplit/>
          <w:trHeight w:val="7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dxa"/>
            <w:vAlign w:val="center"/>
          </w:tcPr>
          <w:p w14:paraId="64F2D86B" w14:textId="77777777" w:rsidR="006825D4" w:rsidRDefault="006825D4" w:rsidP="006825D4">
            <w:pPr>
              <w:jc w:val="center"/>
            </w:pPr>
            <w:r w:rsidRPr="001C7943">
              <w:rPr>
                <w:rFonts w:eastAsia="Times New Roman"/>
                <w:b w:val="0"/>
                <w:bCs w:val="0"/>
                <w:sz w:val="20"/>
                <w:szCs w:val="20"/>
              </w:rPr>
              <w:t>Pre-Production</w:t>
            </w:r>
          </w:p>
        </w:tc>
        <w:tc>
          <w:tcPr>
            <w:tcW w:w="1590" w:type="dxa"/>
            <w:vAlign w:val="center"/>
          </w:tcPr>
          <w:p w14:paraId="536563C7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UI Servers</w:t>
            </w:r>
          </w:p>
        </w:tc>
        <w:tc>
          <w:tcPr>
            <w:tcW w:w="614" w:type="dxa"/>
            <w:vAlign w:val="center"/>
          </w:tcPr>
          <w:p w14:paraId="73B19A23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2</w:t>
            </w:r>
            <w:r w:rsidRPr="00E13C89">
              <w:rPr>
                <w:rFonts w:eastAsia="Times New Roman"/>
                <w:sz w:val="20"/>
                <w:szCs w:val="20"/>
              </w:rPr>
              <w:t xml:space="preserve"> Core</w:t>
            </w:r>
          </w:p>
        </w:tc>
        <w:tc>
          <w:tcPr>
            <w:tcW w:w="518" w:type="dxa"/>
            <w:vAlign w:val="center"/>
          </w:tcPr>
          <w:p w14:paraId="7F73308A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16</w:t>
            </w:r>
          </w:p>
        </w:tc>
        <w:tc>
          <w:tcPr>
            <w:tcW w:w="712" w:type="dxa"/>
            <w:vAlign w:val="center"/>
          </w:tcPr>
          <w:p w14:paraId="011A19D8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2 GB</w:t>
            </w:r>
          </w:p>
        </w:tc>
        <w:tc>
          <w:tcPr>
            <w:tcW w:w="1032" w:type="dxa"/>
            <w:vAlign w:val="center"/>
          </w:tcPr>
          <w:p w14:paraId="615E22BF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C: 120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br/>
              <w:t>E: 10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br/>
              <w:t>F: 120</w:t>
            </w:r>
          </w:p>
        </w:tc>
        <w:tc>
          <w:tcPr>
            <w:tcW w:w="833" w:type="dxa"/>
            <w:vAlign w:val="center"/>
          </w:tcPr>
          <w:p w14:paraId="7367EAD4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2</w:t>
            </w:r>
          </w:p>
        </w:tc>
        <w:tc>
          <w:tcPr>
            <w:tcW w:w="1419" w:type="dxa"/>
            <w:vAlign w:val="center"/>
          </w:tcPr>
          <w:p w14:paraId="74A8AC77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Windows Server W2K19</w:t>
            </w:r>
          </w:p>
        </w:tc>
        <w:tc>
          <w:tcPr>
            <w:tcW w:w="1607" w:type="dxa"/>
            <w:vAlign w:val="center"/>
          </w:tcPr>
          <w:p w14:paraId="05ED4F57" w14:textId="77777777" w:rsidR="006825D4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UI Servers</w:t>
            </w:r>
          </w:p>
          <w:p w14:paraId="7C0964B0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 xml:space="preserve">IIS </w:t>
            </w:r>
            <w:r>
              <w:rPr>
                <w:rFonts w:eastAsia="Times New Roman"/>
                <w:sz w:val="20"/>
                <w:szCs w:val="20"/>
              </w:rPr>
              <w:br/>
              <w:t>Application Server</w:t>
            </w:r>
          </w:p>
        </w:tc>
        <w:tc>
          <w:tcPr>
            <w:tcW w:w="1616" w:type="dxa"/>
            <w:vAlign w:val="center"/>
          </w:tcPr>
          <w:p w14:paraId="0F68BAF6" w14:textId="77777777" w:rsidR="006825D4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NLB</w:t>
            </w:r>
            <w:r w:rsidRPr="00E13C89">
              <w:rPr>
                <w:rFonts w:eastAsia="Times New Roman"/>
                <w:sz w:val="20"/>
                <w:szCs w:val="20"/>
              </w:rPr>
              <w:t xml:space="preserve"> Cluster</w:t>
            </w:r>
          </w:p>
          <w:p w14:paraId="3FD92F22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Active/Active</w:t>
            </w:r>
          </w:p>
        </w:tc>
      </w:tr>
      <w:tr w:rsidR="006825D4" w:rsidRPr="00E13C89" w14:paraId="6D81D1A6" w14:textId="77777777" w:rsidTr="006825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dxa"/>
            <w:vAlign w:val="center"/>
            <w:hideMark/>
          </w:tcPr>
          <w:p w14:paraId="224E368A" w14:textId="77777777" w:rsidR="006825D4" w:rsidRDefault="006825D4" w:rsidP="006825D4">
            <w:pPr>
              <w:jc w:val="center"/>
            </w:pPr>
            <w:r w:rsidRPr="001C7943">
              <w:rPr>
                <w:rFonts w:eastAsia="Times New Roman"/>
                <w:b w:val="0"/>
                <w:bCs w:val="0"/>
                <w:sz w:val="20"/>
                <w:szCs w:val="20"/>
              </w:rPr>
              <w:t>Pre-Production</w:t>
            </w:r>
          </w:p>
        </w:tc>
        <w:tc>
          <w:tcPr>
            <w:tcW w:w="1590" w:type="dxa"/>
            <w:vAlign w:val="center"/>
            <w:hideMark/>
          </w:tcPr>
          <w:p w14:paraId="2D8F0B13" w14:textId="77777777" w:rsidR="006825D4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SQL DB (Applicative)</w:t>
            </w:r>
          </w:p>
          <w:p w14:paraId="63A8A18E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Centralized SQL Server</w:t>
            </w:r>
          </w:p>
        </w:tc>
        <w:tc>
          <w:tcPr>
            <w:tcW w:w="614" w:type="dxa"/>
            <w:vAlign w:val="center"/>
          </w:tcPr>
          <w:p w14:paraId="574AB3A1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N/A</w:t>
            </w:r>
          </w:p>
        </w:tc>
        <w:tc>
          <w:tcPr>
            <w:tcW w:w="518" w:type="dxa"/>
            <w:vAlign w:val="center"/>
          </w:tcPr>
          <w:p w14:paraId="67DA08AB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N/A</w:t>
            </w:r>
          </w:p>
        </w:tc>
        <w:tc>
          <w:tcPr>
            <w:tcW w:w="712" w:type="dxa"/>
            <w:vAlign w:val="center"/>
          </w:tcPr>
          <w:p w14:paraId="328B7884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N/A</w:t>
            </w:r>
          </w:p>
        </w:tc>
        <w:tc>
          <w:tcPr>
            <w:tcW w:w="1032" w:type="dxa"/>
            <w:vAlign w:val="center"/>
          </w:tcPr>
          <w:p w14:paraId="2B9B251D" w14:textId="77777777" w:rsidR="006825D4" w:rsidRPr="001D5DAB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N/A</w:t>
            </w:r>
          </w:p>
        </w:tc>
        <w:tc>
          <w:tcPr>
            <w:tcW w:w="833" w:type="dxa"/>
            <w:vAlign w:val="center"/>
          </w:tcPr>
          <w:p w14:paraId="79EB961C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N/A</w:t>
            </w:r>
          </w:p>
        </w:tc>
        <w:tc>
          <w:tcPr>
            <w:tcW w:w="1419" w:type="dxa"/>
            <w:vAlign w:val="center"/>
            <w:hideMark/>
          </w:tcPr>
          <w:p w14:paraId="5DEAA270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F8122D">
              <w:rPr>
                <w:rFonts w:eastAsia="Times New Roman"/>
                <w:sz w:val="20"/>
                <w:szCs w:val="20"/>
              </w:rPr>
              <w:t>Microsoft SQL Server 2012 SP4, 2014 SP2, 2016 SP2, 2017</w:t>
            </w:r>
            <w:r>
              <w:rPr>
                <w:rFonts w:eastAsia="Times New Roman"/>
                <w:sz w:val="20"/>
                <w:szCs w:val="20"/>
              </w:rPr>
              <w:t>, 2019</w:t>
            </w:r>
            <w:r w:rsidRPr="00F8122D">
              <w:rPr>
                <w:rFonts w:eastAsia="Times New Roman"/>
                <w:sz w:val="20"/>
                <w:szCs w:val="20"/>
              </w:rPr>
              <w:t>;</w:t>
            </w:r>
            <w:r w:rsidRPr="00F8122D">
              <w:rPr>
                <w:rFonts w:eastAsia="Times New Roman"/>
                <w:sz w:val="20"/>
                <w:szCs w:val="20"/>
              </w:rPr>
              <w:br/>
              <w:t>Microsoft Azure</w:t>
            </w:r>
          </w:p>
        </w:tc>
        <w:tc>
          <w:tcPr>
            <w:tcW w:w="1607" w:type="dxa"/>
            <w:vAlign w:val="center"/>
          </w:tcPr>
          <w:p w14:paraId="0D667CAE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Microsoft SQL Server</w:t>
            </w:r>
          </w:p>
        </w:tc>
        <w:tc>
          <w:tcPr>
            <w:tcW w:w="1616" w:type="dxa"/>
            <w:vAlign w:val="center"/>
          </w:tcPr>
          <w:p w14:paraId="2FC9D875" w14:textId="77777777" w:rsidR="006825D4" w:rsidRPr="004F25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sz w:val="20"/>
                <w:szCs w:val="20"/>
              </w:rPr>
            </w:pPr>
            <w:r w:rsidRPr="004F2589">
              <w:rPr>
                <w:rFonts w:ascii="Calibri" w:eastAsia="Times New Roman" w:hAnsi="Calibri" w:cs="Calibri"/>
                <w:b/>
                <w:bCs/>
                <w:sz w:val="20"/>
                <w:szCs w:val="20"/>
              </w:rPr>
              <w:t xml:space="preserve">Part of existing infrastructure </w:t>
            </w:r>
          </w:p>
        </w:tc>
      </w:tr>
      <w:tr w:rsidR="006825D4" w:rsidRPr="00E13C89" w14:paraId="6F8B4F6C" w14:textId="77777777" w:rsidTr="006825D4">
        <w:trPr>
          <w:cantSplit/>
          <w:trHeight w:val="7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dxa"/>
            <w:vAlign w:val="center"/>
          </w:tcPr>
          <w:p w14:paraId="2854C2A5" w14:textId="77777777" w:rsidR="006825D4" w:rsidRDefault="006825D4" w:rsidP="006825D4">
            <w:pPr>
              <w:jc w:val="center"/>
            </w:pPr>
            <w:r w:rsidRPr="000C4E5B">
              <w:rPr>
                <w:rFonts w:eastAsia="Times New Roman"/>
                <w:b w:val="0"/>
                <w:bCs w:val="0"/>
                <w:sz w:val="20"/>
                <w:szCs w:val="20"/>
              </w:rPr>
              <w:t>Pre-Production</w:t>
            </w:r>
          </w:p>
        </w:tc>
        <w:tc>
          <w:tcPr>
            <w:tcW w:w="1590" w:type="dxa"/>
            <w:vAlign w:val="center"/>
          </w:tcPr>
          <w:p w14:paraId="56BBF8CD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ELK &amp; Kibana</w:t>
            </w:r>
          </w:p>
        </w:tc>
        <w:tc>
          <w:tcPr>
            <w:tcW w:w="614" w:type="dxa"/>
            <w:vAlign w:val="center"/>
          </w:tcPr>
          <w:p w14:paraId="0444A78B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4</w:t>
            </w:r>
            <w:r>
              <w:rPr>
                <w:rFonts w:eastAsia="Times New Roman"/>
                <w:sz w:val="20"/>
                <w:szCs w:val="20"/>
              </w:rPr>
              <w:br/>
            </w:r>
            <w:r w:rsidRPr="00E13C89">
              <w:rPr>
                <w:rFonts w:eastAsia="Times New Roman"/>
                <w:sz w:val="20"/>
                <w:szCs w:val="20"/>
              </w:rPr>
              <w:t>Cores</w:t>
            </w:r>
          </w:p>
        </w:tc>
        <w:tc>
          <w:tcPr>
            <w:tcW w:w="518" w:type="dxa"/>
            <w:vAlign w:val="center"/>
          </w:tcPr>
          <w:p w14:paraId="58DC3585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8</w:t>
            </w:r>
          </w:p>
        </w:tc>
        <w:tc>
          <w:tcPr>
            <w:tcW w:w="712" w:type="dxa"/>
            <w:vAlign w:val="center"/>
          </w:tcPr>
          <w:p w14:paraId="12FE07BC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10 G</w:t>
            </w:r>
            <w:r w:rsidRPr="00E13C89">
              <w:rPr>
                <w:rFonts w:eastAsia="Times New Roman"/>
                <w:sz w:val="20"/>
                <w:szCs w:val="20"/>
              </w:rPr>
              <w:t>B</w:t>
            </w:r>
          </w:p>
        </w:tc>
        <w:tc>
          <w:tcPr>
            <w:tcW w:w="1032" w:type="dxa"/>
            <w:vAlign w:val="center"/>
          </w:tcPr>
          <w:p w14:paraId="367B77A9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/Data 500GB</w:t>
            </w:r>
          </w:p>
        </w:tc>
        <w:tc>
          <w:tcPr>
            <w:tcW w:w="833" w:type="dxa"/>
            <w:vAlign w:val="center"/>
          </w:tcPr>
          <w:p w14:paraId="39AA695C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3</w:t>
            </w:r>
          </w:p>
        </w:tc>
        <w:tc>
          <w:tcPr>
            <w:tcW w:w="1419" w:type="dxa"/>
            <w:vAlign w:val="center"/>
          </w:tcPr>
          <w:p w14:paraId="5998B587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Linux</w:t>
            </w:r>
          </w:p>
        </w:tc>
        <w:tc>
          <w:tcPr>
            <w:tcW w:w="1607" w:type="dxa"/>
            <w:vAlign w:val="center"/>
          </w:tcPr>
          <w:p w14:paraId="5278E458" w14:textId="77777777" w:rsidR="006825D4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Elasticsearch</w:t>
            </w:r>
          </w:p>
          <w:p w14:paraId="02DCD7D1" w14:textId="77777777" w:rsidR="006825D4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Kibana</w:t>
            </w:r>
          </w:p>
          <w:p w14:paraId="6D502A37" w14:textId="77777777" w:rsidR="006825D4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Kafka</w:t>
            </w:r>
          </w:p>
        </w:tc>
        <w:tc>
          <w:tcPr>
            <w:tcW w:w="1616" w:type="dxa"/>
            <w:vAlign w:val="center"/>
          </w:tcPr>
          <w:p w14:paraId="37707027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Cluster</w:t>
            </w:r>
          </w:p>
        </w:tc>
      </w:tr>
      <w:tr w:rsidR="006825D4" w14:paraId="7C78FCE9" w14:textId="77777777" w:rsidTr="006825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dxa"/>
            <w:shd w:val="clear" w:color="auto" w:fill="auto"/>
            <w:vAlign w:val="center"/>
          </w:tcPr>
          <w:p w14:paraId="4E72D878" w14:textId="77777777" w:rsidR="006825D4" w:rsidRPr="00DC2E4D" w:rsidRDefault="006825D4" w:rsidP="006825D4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DC2E4D">
              <w:rPr>
                <w:rFonts w:eastAsia="Times New Roman"/>
                <w:b w:val="0"/>
                <w:bCs w:val="0"/>
                <w:sz w:val="20"/>
                <w:szCs w:val="20"/>
              </w:rPr>
              <w:t>Pre-Production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26E765B6" w14:textId="77777777" w:rsidR="006825D4" w:rsidRPr="00DC2E4D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DC2E4D">
              <w:rPr>
                <w:rFonts w:eastAsia="Times New Roman"/>
                <w:sz w:val="20"/>
                <w:szCs w:val="20"/>
              </w:rPr>
              <w:t>Object Storage</w:t>
            </w:r>
          </w:p>
        </w:tc>
        <w:tc>
          <w:tcPr>
            <w:tcW w:w="614" w:type="dxa"/>
            <w:vAlign w:val="center"/>
          </w:tcPr>
          <w:p w14:paraId="1635C319" w14:textId="77777777" w:rsidR="006825D4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4</w:t>
            </w:r>
            <w:r>
              <w:rPr>
                <w:rFonts w:eastAsia="Times New Roman"/>
                <w:sz w:val="20"/>
                <w:szCs w:val="20"/>
              </w:rPr>
              <w:br/>
            </w:r>
            <w:r w:rsidRPr="00E13C89">
              <w:rPr>
                <w:rFonts w:eastAsia="Times New Roman"/>
                <w:sz w:val="20"/>
                <w:szCs w:val="20"/>
              </w:rPr>
              <w:t>Cores</w:t>
            </w:r>
          </w:p>
        </w:tc>
        <w:tc>
          <w:tcPr>
            <w:tcW w:w="518" w:type="dxa"/>
            <w:vAlign w:val="center"/>
          </w:tcPr>
          <w:p w14:paraId="278A509A" w14:textId="77777777" w:rsidR="006825D4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8</w:t>
            </w:r>
          </w:p>
        </w:tc>
        <w:tc>
          <w:tcPr>
            <w:tcW w:w="712" w:type="dxa"/>
            <w:vAlign w:val="center"/>
          </w:tcPr>
          <w:p w14:paraId="0042F878" w14:textId="77777777" w:rsidR="006825D4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10 G</w:t>
            </w:r>
            <w:r w:rsidRPr="00E13C89">
              <w:rPr>
                <w:rFonts w:eastAsia="Times New Roman"/>
                <w:sz w:val="20"/>
                <w:szCs w:val="20"/>
              </w:rPr>
              <w:t>B</w:t>
            </w:r>
          </w:p>
        </w:tc>
        <w:tc>
          <w:tcPr>
            <w:tcW w:w="1032" w:type="dxa"/>
            <w:vAlign w:val="center"/>
          </w:tcPr>
          <w:p w14:paraId="2442C2E0" w14:textId="77777777" w:rsidR="006825D4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/Data 250GB</w:t>
            </w:r>
          </w:p>
        </w:tc>
        <w:tc>
          <w:tcPr>
            <w:tcW w:w="833" w:type="dxa"/>
            <w:vAlign w:val="center"/>
          </w:tcPr>
          <w:p w14:paraId="303AD675" w14:textId="77777777" w:rsidR="006825D4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1</w:t>
            </w:r>
          </w:p>
        </w:tc>
        <w:tc>
          <w:tcPr>
            <w:tcW w:w="1419" w:type="dxa"/>
            <w:vAlign w:val="center"/>
          </w:tcPr>
          <w:p w14:paraId="5C420884" w14:textId="77777777" w:rsidR="006825D4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Linux</w:t>
            </w:r>
          </w:p>
        </w:tc>
        <w:tc>
          <w:tcPr>
            <w:tcW w:w="1607" w:type="dxa"/>
            <w:vAlign w:val="center"/>
          </w:tcPr>
          <w:p w14:paraId="6C4D8AC4" w14:textId="77777777" w:rsidR="006825D4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0"/>
                <w:szCs w:val="20"/>
              </w:rPr>
              <w:t>Minio</w:t>
            </w:r>
            <w:proofErr w:type="spellEnd"/>
          </w:p>
        </w:tc>
        <w:tc>
          <w:tcPr>
            <w:tcW w:w="1616" w:type="dxa"/>
            <w:vAlign w:val="center"/>
          </w:tcPr>
          <w:p w14:paraId="75D160BC" w14:textId="77777777" w:rsidR="006825D4" w:rsidRPr="00D30E02" w:rsidRDefault="006825D4" w:rsidP="006825D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0"/>
                <w:szCs w:val="20"/>
              </w:rPr>
            </w:pPr>
            <w:r w:rsidRPr="00D30E02">
              <w:rPr>
                <w:rFonts w:cstheme="minorHAnsi"/>
                <w:sz w:val="20"/>
                <w:szCs w:val="20"/>
              </w:rPr>
              <w:t>* Sizing depending on requirements</w:t>
            </w:r>
          </w:p>
        </w:tc>
      </w:tr>
      <w:tr w:rsidR="006825D4" w14:paraId="65073FC9" w14:textId="77777777" w:rsidTr="006825D4">
        <w:trPr>
          <w:cantSplit/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dxa"/>
            <w:vAlign w:val="center"/>
          </w:tcPr>
          <w:p w14:paraId="488B7725" w14:textId="77777777" w:rsidR="006825D4" w:rsidRDefault="006825D4" w:rsidP="006825D4">
            <w:pPr>
              <w:jc w:val="center"/>
            </w:pPr>
            <w:r w:rsidRPr="000C4E5B">
              <w:rPr>
                <w:rFonts w:eastAsia="Times New Roman"/>
                <w:b w:val="0"/>
                <w:bCs w:val="0"/>
                <w:sz w:val="20"/>
                <w:szCs w:val="20"/>
              </w:rPr>
              <w:t>Pre-Production</w:t>
            </w:r>
          </w:p>
        </w:tc>
        <w:tc>
          <w:tcPr>
            <w:tcW w:w="1590" w:type="dxa"/>
            <w:vAlign w:val="center"/>
          </w:tcPr>
          <w:p w14:paraId="2966B410" w14:textId="77777777" w:rsidR="006825D4" w:rsidRPr="00514890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Network Attached Storage</w:t>
            </w:r>
          </w:p>
        </w:tc>
        <w:tc>
          <w:tcPr>
            <w:tcW w:w="614" w:type="dxa"/>
            <w:vAlign w:val="center"/>
          </w:tcPr>
          <w:p w14:paraId="641699AF" w14:textId="77777777" w:rsidR="006825D4" w:rsidRPr="00514890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N/A</w:t>
            </w:r>
          </w:p>
        </w:tc>
        <w:tc>
          <w:tcPr>
            <w:tcW w:w="518" w:type="dxa"/>
            <w:vAlign w:val="center"/>
          </w:tcPr>
          <w:p w14:paraId="5212C08A" w14:textId="77777777" w:rsidR="006825D4" w:rsidRPr="00514890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N/A</w:t>
            </w:r>
          </w:p>
        </w:tc>
        <w:tc>
          <w:tcPr>
            <w:tcW w:w="712" w:type="dxa"/>
            <w:vAlign w:val="center"/>
          </w:tcPr>
          <w:p w14:paraId="3471528A" w14:textId="77777777" w:rsidR="006825D4" w:rsidRPr="00514890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10 GB</w:t>
            </w:r>
          </w:p>
        </w:tc>
        <w:tc>
          <w:tcPr>
            <w:tcW w:w="1032" w:type="dxa"/>
            <w:vAlign w:val="center"/>
          </w:tcPr>
          <w:p w14:paraId="7A783AE4" w14:textId="77777777" w:rsidR="006825D4" w:rsidRPr="00514890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N/A</w:t>
            </w:r>
          </w:p>
        </w:tc>
        <w:tc>
          <w:tcPr>
            <w:tcW w:w="833" w:type="dxa"/>
            <w:vAlign w:val="center"/>
          </w:tcPr>
          <w:p w14:paraId="717836F5" w14:textId="77777777" w:rsidR="006825D4" w:rsidRPr="00514890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N/A</w:t>
            </w:r>
          </w:p>
        </w:tc>
        <w:tc>
          <w:tcPr>
            <w:tcW w:w="1419" w:type="dxa"/>
            <w:vAlign w:val="center"/>
          </w:tcPr>
          <w:p w14:paraId="2BE15834" w14:textId="77777777" w:rsidR="006825D4" w:rsidRPr="00514890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N/A</w:t>
            </w:r>
          </w:p>
        </w:tc>
        <w:tc>
          <w:tcPr>
            <w:tcW w:w="1607" w:type="dxa"/>
            <w:vAlign w:val="center"/>
          </w:tcPr>
          <w:p w14:paraId="7F019ED3" w14:textId="77777777" w:rsidR="006825D4" w:rsidRPr="00514890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File Storage</w:t>
            </w:r>
          </w:p>
        </w:tc>
        <w:tc>
          <w:tcPr>
            <w:tcW w:w="1616" w:type="dxa"/>
            <w:vAlign w:val="center"/>
          </w:tcPr>
          <w:p w14:paraId="7C36FFFB" w14:textId="77777777" w:rsidR="006825D4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For clusters</w:t>
            </w:r>
          </w:p>
        </w:tc>
      </w:tr>
      <w:tr w:rsidR="006825D4" w:rsidRPr="00E13C89" w14:paraId="79075567" w14:textId="77777777" w:rsidTr="006825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dxa"/>
            <w:vAlign w:val="center"/>
          </w:tcPr>
          <w:p w14:paraId="6226E8BF" w14:textId="77777777" w:rsidR="006825D4" w:rsidRDefault="006825D4" w:rsidP="006825D4">
            <w:pPr>
              <w:jc w:val="center"/>
            </w:pPr>
            <w:r w:rsidRPr="000C4E5B">
              <w:rPr>
                <w:rFonts w:eastAsia="Times New Roman"/>
                <w:b w:val="0"/>
                <w:bCs w:val="0"/>
                <w:sz w:val="20"/>
                <w:szCs w:val="20"/>
              </w:rPr>
              <w:t>Pre-Production</w:t>
            </w:r>
          </w:p>
        </w:tc>
        <w:tc>
          <w:tcPr>
            <w:tcW w:w="1590" w:type="dxa"/>
            <w:vAlign w:val="center"/>
          </w:tcPr>
          <w:p w14:paraId="09BBC25A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</w:rPr>
              <w:t>Network Connections</w:t>
            </w:r>
          </w:p>
        </w:tc>
        <w:tc>
          <w:tcPr>
            <w:tcW w:w="614" w:type="dxa"/>
            <w:vAlign w:val="center"/>
          </w:tcPr>
          <w:p w14:paraId="031BBDCE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</w:rPr>
              <w:t>N/A</w:t>
            </w:r>
          </w:p>
        </w:tc>
        <w:tc>
          <w:tcPr>
            <w:tcW w:w="518" w:type="dxa"/>
            <w:vAlign w:val="center"/>
          </w:tcPr>
          <w:p w14:paraId="5A4D49C6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</w:rPr>
              <w:t>N/A</w:t>
            </w:r>
          </w:p>
        </w:tc>
        <w:tc>
          <w:tcPr>
            <w:tcW w:w="712" w:type="dxa"/>
            <w:vAlign w:val="center"/>
          </w:tcPr>
          <w:p w14:paraId="621404C6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1032" w:type="dxa"/>
            <w:vAlign w:val="center"/>
          </w:tcPr>
          <w:p w14:paraId="35081A97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</w:rPr>
              <w:t>Minimum 1Gbs</w:t>
            </w:r>
          </w:p>
        </w:tc>
        <w:tc>
          <w:tcPr>
            <w:tcW w:w="833" w:type="dxa"/>
            <w:vAlign w:val="center"/>
          </w:tcPr>
          <w:p w14:paraId="12F0D399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1419" w:type="dxa"/>
            <w:vAlign w:val="center"/>
          </w:tcPr>
          <w:p w14:paraId="3BF245A9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1607" w:type="dxa"/>
            <w:vAlign w:val="center"/>
          </w:tcPr>
          <w:p w14:paraId="58673D42" w14:textId="77777777" w:rsidR="006825D4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1616" w:type="dxa"/>
            <w:vAlign w:val="center"/>
          </w:tcPr>
          <w:p w14:paraId="0BA5F727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</w:p>
        </w:tc>
      </w:tr>
    </w:tbl>
    <w:p w14:paraId="625BB0B4" w14:textId="77777777" w:rsidR="000C1782" w:rsidRDefault="000C1782" w:rsidP="000C1782">
      <w:pPr>
        <w:pStyle w:val="Heading3"/>
        <w:bidi/>
        <w:rPr>
          <w:sz w:val="28"/>
          <w:szCs w:val="28"/>
          <w:rtl/>
        </w:rPr>
      </w:pPr>
    </w:p>
    <w:p w14:paraId="1D33FB74" w14:textId="29644023" w:rsidR="000C1782" w:rsidRDefault="000C1782" w:rsidP="000C1782">
      <w:pPr>
        <w:pStyle w:val="Heading3"/>
        <w:bidi/>
        <w:rPr>
          <w:sz w:val="28"/>
          <w:szCs w:val="28"/>
          <w:rtl/>
        </w:rPr>
      </w:pPr>
    </w:p>
    <w:p w14:paraId="05FD51F7" w14:textId="623E1CA3" w:rsidR="006825D4" w:rsidRDefault="006825D4" w:rsidP="006825D4">
      <w:pPr>
        <w:bidi/>
        <w:rPr>
          <w:rtl/>
        </w:rPr>
      </w:pPr>
    </w:p>
    <w:p w14:paraId="03DD83FE" w14:textId="641D5487" w:rsidR="006825D4" w:rsidRDefault="006825D4" w:rsidP="006825D4">
      <w:pPr>
        <w:bidi/>
        <w:rPr>
          <w:rtl/>
        </w:rPr>
      </w:pPr>
    </w:p>
    <w:p w14:paraId="5440B428" w14:textId="514C38B3" w:rsidR="006825D4" w:rsidRDefault="006825D4" w:rsidP="006825D4">
      <w:pPr>
        <w:bidi/>
        <w:rPr>
          <w:rtl/>
        </w:rPr>
      </w:pPr>
    </w:p>
    <w:p w14:paraId="74280085" w14:textId="3DA8D1D2" w:rsidR="006825D4" w:rsidRDefault="006825D4" w:rsidP="006825D4">
      <w:pPr>
        <w:bidi/>
        <w:rPr>
          <w:rtl/>
        </w:rPr>
      </w:pPr>
    </w:p>
    <w:p w14:paraId="10864786" w14:textId="378FE8CD" w:rsidR="006825D4" w:rsidRDefault="006825D4" w:rsidP="006825D4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D7F4CAC" wp14:editId="1B6A120E">
            <wp:simplePos x="0" y="0"/>
            <wp:positionH relativeFrom="column">
              <wp:posOffset>-258445</wp:posOffset>
            </wp:positionH>
            <wp:positionV relativeFrom="paragraph">
              <wp:posOffset>161290</wp:posOffset>
            </wp:positionV>
            <wp:extent cx="6153785" cy="4399280"/>
            <wp:effectExtent l="0" t="0" r="0" b="1270"/>
            <wp:wrapTight wrapText="bothSides">
              <wp:wrapPolygon edited="0">
                <wp:start x="0" y="0"/>
                <wp:lineTo x="0" y="21513"/>
                <wp:lineTo x="21531" y="21513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44CE89" w14:textId="19EB2F8D" w:rsidR="006825D4" w:rsidRDefault="006825D4" w:rsidP="006825D4">
      <w:pPr>
        <w:bidi/>
        <w:rPr>
          <w:rtl/>
        </w:rPr>
      </w:pPr>
    </w:p>
    <w:p w14:paraId="145258F8" w14:textId="60F1CE9B" w:rsidR="006825D4" w:rsidRDefault="006825D4" w:rsidP="006825D4">
      <w:pPr>
        <w:bidi/>
        <w:rPr>
          <w:rtl/>
        </w:rPr>
      </w:pPr>
    </w:p>
    <w:p w14:paraId="4D7313C4" w14:textId="52CA3180" w:rsidR="006825D4" w:rsidRDefault="006825D4" w:rsidP="006825D4">
      <w:pPr>
        <w:bidi/>
        <w:rPr>
          <w:rtl/>
        </w:rPr>
      </w:pPr>
    </w:p>
    <w:p w14:paraId="31D9D989" w14:textId="0D7B350A" w:rsidR="006825D4" w:rsidRDefault="006825D4" w:rsidP="006825D4">
      <w:pPr>
        <w:bidi/>
        <w:rPr>
          <w:rtl/>
        </w:rPr>
      </w:pPr>
    </w:p>
    <w:p w14:paraId="4AAE730F" w14:textId="4F436E9D" w:rsidR="006825D4" w:rsidRDefault="006825D4" w:rsidP="006825D4">
      <w:pPr>
        <w:bidi/>
        <w:rPr>
          <w:rtl/>
        </w:rPr>
      </w:pPr>
    </w:p>
    <w:p w14:paraId="68F75A78" w14:textId="60619D27" w:rsidR="006825D4" w:rsidRDefault="006825D4" w:rsidP="006825D4">
      <w:pPr>
        <w:bidi/>
        <w:rPr>
          <w:rtl/>
        </w:rPr>
      </w:pPr>
    </w:p>
    <w:p w14:paraId="1BD6D7C8" w14:textId="1C20DBBD" w:rsidR="006825D4" w:rsidRDefault="006825D4" w:rsidP="006825D4">
      <w:pPr>
        <w:bidi/>
        <w:rPr>
          <w:rtl/>
        </w:rPr>
      </w:pPr>
    </w:p>
    <w:p w14:paraId="339AB176" w14:textId="5096C080" w:rsidR="006825D4" w:rsidRDefault="006825D4" w:rsidP="006825D4">
      <w:pPr>
        <w:bidi/>
        <w:rPr>
          <w:rtl/>
        </w:rPr>
      </w:pPr>
    </w:p>
    <w:p w14:paraId="4263D706" w14:textId="0B3CE9EF" w:rsidR="006825D4" w:rsidRDefault="006825D4" w:rsidP="006825D4">
      <w:pPr>
        <w:bidi/>
        <w:rPr>
          <w:rtl/>
        </w:rPr>
      </w:pPr>
    </w:p>
    <w:p w14:paraId="3AE726C1" w14:textId="50C6850A" w:rsidR="006825D4" w:rsidRDefault="006825D4" w:rsidP="006825D4">
      <w:pPr>
        <w:bidi/>
        <w:rPr>
          <w:rtl/>
        </w:rPr>
      </w:pPr>
    </w:p>
    <w:p w14:paraId="6AEAC30C" w14:textId="4B498B36" w:rsidR="006825D4" w:rsidRDefault="006825D4" w:rsidP="006825D4">
      <w:pPr>
        <w:bidi/>
        <w:rPr>
          <w:rtl/>
        </w:rPr>
      </w:pPr>
    </w:p>
    <w:p w14:paraId="5F6E672A" w14:textId="29789A37" w:rsidR="006825D4" w:rsidRDefault="006825D4" w:rsidP="006825D4">
      <w:pPr>
        <w:bidi/>
        <w:rPr>
          <w:rtl/>
        </w:rPr>
      </w:pPr>
    </w:p>
    <w:p w14:paraId="12C0EF4C" w14:textId="0EA8FCBF" w:rsidR="006825D4" w:rsidRDefault="006825D4" w:rsidP="006825D4">
      <w:pPr>
        <w:bidi/>
        <w:rPr>
          <w:rtl/>
        </w:rPr>
      </w:pPr>
    </w:p>
    <w:p w14:paraId="5E9BBF8A" w14:textId="77777777" w:rsidR="006825D4" w:rsidRPr="006825D4" w:rsidRDefault="006825D4" w:rsidP="006825D4">
      <w:pPr>
        <w:pStyle w:val="Heading3"/>
        <w:rPr>
          <w:b/>
          <w:bCs/>
        </w:rPr>
      </w:pPr>
      <w:bookmarkStart w:id="76" w:name="_Toc38968429"/>
      <w:bookmarkStart w:id="77" w:name="_Toc92879800"/>
      <w:bookmarkStart w:id="78" w:name="_Toc94512824"/>
      <w:r w:rsidRPr="006825D4">
        <w:rPr>
          <w:b/>
          <w:bCs/>
        </w:rPr>
        <w:t>Production Environment Requirements</w:t>
      </w:r>
      <w:bookmarkEnd w:id="76"/>
      <w:bookmarkEnd w:id="77"/>
      <w:bookmarkEnd w:id="78"/>
    </w:p>
    <w:tbl>
      <w:tblPr>
        <w:tblStyle w:val="GridTable4-Accent1"/>
        <w:tblpPr w:leftFromText="180" w:rightFromText="180" w:vertAnchor="text" w:horzAnchor="page" w:tblpX="475" w:tblpY="208"/>
        <w:tblW w:w="11507" w:type="dxa"/>
        <w:tblLayout w:type="fixed"/>
        <w:tblLook w:val="04A0" w:firstRow="1" w:lastRow="0" w:firstColumn="1" w:lastColumn="0" w:noHBand="0" w:noVBand="1"/>
      </w:tblPr>
      <w:tblGrid>
        <w:gridCol w:w="1263"/>
        <w:gridCol w:w="1729"/>
        <w:gridCol w:w="638"/>
        <w:gridCol w:w="536"/>
        <w:gridCol w:w="742"/>
        <w:gridCol w:w="1081"/>
        <w:gridCol w:w="870"/>
        <w:gridCol w:w="1492"/>
        <w:gridCol w:w="1616"/>
        <w:gridCol w:w="1540"/>
      </w:tblGrid>
      <w:tr w:rsidR="006825D4" w:rsidRPr="00E13C89" w14:paraId="620CEA90" w14:textId="77777777" w:rsidTr="006825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03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vAlign w:val="center"/>
            <w:hideMark/>
          </w:tcPr>
          <w:p w14:paraId="354D0861" w14:textId="77777777" w:rsidR="006825D4" w:rsidRPr="00E13C89" w:rsidRDefault="006825D4" w:rsidP="006825D4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t>Environment</w:t>
            </w:r>
          </w:p>
        </w:tc>
        <w:tc>
          <w:tcPr>
            <w:tcW w:w="1729" w:type="dxa"/>
            <w:vAlign w:val="center"/>
            <w:hideMark/>
          </w:tcPr>
          <w:p w14:paraId="67473BCA" w14:textId="77777777" w:rsidR="006825D4" w:rsidRPr="00E13C89" w:rsidRDefault="006825D4" w:rsidP="006825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20"/>
                <w:szCs w:val="20"/>
              </w:rPr>
            </w:pP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t>Role/Function</w:t>
            </w:r>
          </w:p>
        </w:tc>
        <w:tc>
          <w:tcPr>
            <w:tcW w:w="638" w:type="dxa"/>
            <w:vAlign w:val="center"/>
          </w:tcPr>
          <w:p w14:paraId="32CDAA52" w14:textId="77777777" w:rsidR="006825D4" w:rsidRPr="00E13C89" w:rsidRDefault="006825D4" w:rsidP="006825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20"/>
                <w:szCs w:val="20"/>
              </w:rPr>
            </w:pP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t>CPU</w:t>
            </w: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br/>
              <w:t>&gt;2</w:t>
            </w:r>
            <w:r>
              <w:rPr>
                <w:rFonts w:eastAsia="Times New Roman"/>
                <w:b w:val="0"/>
                <w:bCs w:val="0"/>
                <w:sz w:val="20"/>
                <w:szCs w:val="20"/>
              </w:rPr>
              <w:t>.4</w:t>
            </w: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t xml:space="preserve"> GHz</w:t>
            </w:r>
          </w:p>
        </w:tc>
        <w:tc>
          <w:tcPr>
            <w:tcW w:w="536" w:type="dxa"/>
            <w:vAlign w:val="center"/>
          </w:tcPr>
          <w:p w14:paraId="170BE1E2" w14:textId="77777777" w:rsidR="006825D4" w:rsidRDefault="006825D4" w:rsidP="006825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20"/>
                <w:szCs w:val="20"/>
              </w:rPr>
            </w:pP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t>RAM</w:t>
            </w:r>
          </w:p>
          <w:p w14:paraId="3DE569A0" w14:textId="77777777" w:rsidR="006825D4" w:rsidRPr="00E13C89" w:rsidRDefault="006825D4" w:rsidP="006825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20"/>
                <w:szCs w:val="20"/>
              </w:rPr>
            </w:pPr>
            <w:r>
              <w:rPr>
                <w:rFonts w:eastAsia="Times New Roman"/>
                <w:b w:val="0"/>
                <w:bCs w:val="0"/>
                <w:sz w:val="20"/>
                <w:szCs w:val="20"/>
              </w:rPr>
              <w:t>GB</w:t>
            </w:r>
          </w:p>
        </w:tc>
        <w:tc>
          <w:tcPr>
            <w:tcW w:w="742" w:type="dxa"/>
            <w:vAlign w:val="center"/>
          </w:tcPr>
          <w:p w14:paraId="251206C1" w14:textId="77777777" w:rsidR="006825D4" w:rsidRPr="00E13C89" w:rsidRDefault="006825D4" w:rsidP="006825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20"/>
                <w:szCs w:val="20"/>
              </w:rPr>
            </w:pP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t>Disk</w:t>
            </w: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br/>
              <w:t xml:space="preserve">(Min. for </w:t>
            </w: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br/>
              <w:t>install)</w:t>
            </w:r>
          </w:p>
        </w:tc>
        <w:tc>
          <w:tcPr>
            <w:tcW w:w="1081" w:type="dxa"/>
            <w:vAlign w:val="center"/>
          </w:tcPr>
          <w:p w14:paraId="3F99D59B" w14:textId="77777777" w:rsidR="006825D4" w:rsidRPr="00E13C89" w:rsidRDefault="006825D4" w:rsidP="006825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20"/>
                <w:szCs w:val="20"/>
              </w:rPr>
            </w:pP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t>Disk</w:t>
            </w: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br/>
              <w:t>(GB)</w:t>
            </w: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br/>
              <w:t>C – System</w:t>
            </w: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br/>
              <w:t>E – Page</w:t>
            </w: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br/>
              <w:t>F – Data</w:t>
            </w:r>
          </w:p>
        </w:tc>
        <w:tc>
          <w:tcPr>
            <w:tcW w:w="870" w:type="dxa"/>
            <w:vAlign w:val="center"/>
          </w:tcPr>
          <w:p w14:paraId="0BA47DB1" w14:textId="77777777" w:rsidR="006825D4" w:rsidRPr="00E13C89" w:rsidRDefault="006825D4" w:rsidP="006825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20"/>
                <w:szCs w:val="20"/>
              </w:rPr>
            </w:pP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t>Quantity</w:t>
            </w:r>
          </w:p>
        </w:tc>
        <w:tc>
          <w:tcPr>
            <w:tcW w:w="1492" w:type="dxa"/>
            <w:vAlign w:val="center"/>
          </w:tcPr>
          <w:p w14:paraId="4076B5BC" w14:textId="77777777" w:rsidR="006825D4" w:rsidRDefault="006825D4" w:rsidP="006825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20"/>
                <w:szCs w:val="20"/>
              </w:rPr>
            </w:pP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t>Operating System</w:t>
            </w:r>
          </w:p>
          <w:p w14:paraId="2526BD3F" w14:textId="77777777" w:rsidR="006825D4" w:rsidRDefault="006825D4" w:rsidP="006825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20"/>
                <w:szCs w:val="20"/>
              </w:rPr>
            </w:pPr>
            <w:r>
              <w:rPr>
                <w:rFonts w:eastAsia="Times New Roman"/>
                <w:b w:val="0"/>
                <w:bCs w:val="0"/>
                <w:sz w:val="20"/>
                <w:szCs w:val="20"/>
              </w:rPr>
              <w:t>Or</w:t>
            </w:r>
          </w:p>
          <w:p w14:paraId="5A36EC75" w14:textId="77777777" w:rsidR="006825D4" w:rsidRPr="00E13C89" w:rsidRDefault="006825D4" w:rsidP="006825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20"/>
                <w:szCs w:val="20"/>
              </w:rPr>
            </w:pPr>
            <w:r>
              <w:rPr>
                <w:rFonts w:eastAsia="Times New Roman"/>
                <w:b w:val="0"/>
                <w:bCs w:val="0"/>
                <w:sz w:val="20"/>
                <w:szCs w:val="20"/>
              </w:rPr>
              <w:t>Software version</w:t>
            </w:r>
          </w:p>
        </w:tc>
        <w:tc>
          <w:tcPr>
            <w:tcW w:w="1616" w:type="dxa"/>
            <w:vAlign w:val="center"/>
          </w:tcPr>
          <w:p w14:paraId="081A24CA" w14:textId="77777777" w:rsidR="006825D4" w:rsidRPr="00E13C89" w:rsidRDefault="006825D4" w:rsidP="006825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20"/>
                <w:szCs w:val="20"/>
              </w:rPr>
            </w:pPr>
            <w:r>
              <w:rPr>
                <w:rFonts w:eastAsia="Times New Roman"/>
                <w:b w:val="0"/>
                <w:bCs w:val="0"/>
                <w:sz w:val="20"/>
                <w:szCs w:val="20"/>
              </w:rPr>
              <w:t>Features/Software</w:t>
            </w:r>
          </w:p>
        </w:tc>
        <w:tc>
          <w:tcPr>
            <w:tcW w:w="1540" w:type="dxa"/>
            <w:vAlign w:val="center"/>
          </w:tcPr>
          <w:p w14:paraId="6E021C84" w14:textId="77777777" w:rsidR="006825D4" w:rsidRPr="00E13C89" w:rsidRDefault="006825D4" w:rsidP="006825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sz w:val="20"/>
                <w:szCs w:val="20"/>
              </w:rPr>
            </w:pPr>
            <w:r w:rsidRPr="00E13C89">
              <w:rPr>
                <w:rFonts w:eastAsia="Times New Roman"/>
                <w:b w:val="0"/>
                <w:bCs w:val="0"/>
                <w:sz w:val="20"/>
                <w:szCs w:val="20"/>
              </w:rPr>
              <w:t>Notes</w:t>
            </w:r>
          </w:p>
        </w:tc>
      </w:tr>
      <w:tr w:rsidR="006825D4" w:rsidRPr="00E13C89" w14:paraId="159CC995" w14:textId="77777777" w:rsidTr="006825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8" w:type="dxa"/>
            <w:vAlign w:val="center"/>
            <w:hideMark/>
          </w:tcPr>
          <w:p w14:paraId="248F84D5" w14:textId="77777777" w:rsidR="006825D4" w:rsidRPr="00151AAA" w:rsidRDefault="006825D4" w:rsidP="006825D4">
            <w:pPr>
              <w:jc w:val="center"/>
              <w:rPr>
                <w:rFonts w:eastAsia="Times New Roman"/>
                <w:b w:val="0"/>
                <w:bCs w:val="0"/>
                <w:sz w:val="20"/>
                <w:szCs w:val="20"/>
              </w:rPr>
            </w:pPr>
            <w:r w:rsidRPr="00151AAA">
              <w:rPr>
                <w:rFonts w:eastAsia="Times New Roman"/>
                <w:b w:val="0"/>
                <w:bCs w:val="0"/>
                <w:sz w:val="20"/>
                <w:szCs w:val="20"/>
              </w:rPr>
              <w:t>Production</w:t>
            </w:r>
          </w:p>
        </w:tc>
        <w:tc>
          <w:tcPr>
            <w:tcW w:w="1729" w:type="dxa"/>
            <w:vAlign w:val="center"/>
            <w:hideMark/>
          </w:tcPr>
          <w:p w14:paraId="30E7B626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IIS/Application Server</w:t>
            </w:r>
          </w:p>
        </w:tc>
        <w:tc>
          <w:tcPr>
            <w:tcW w:w="638" w:type="dxa"/>
            <w:vAlign w:val="center"/>
          </w:tcPr>
          <w:p w14:paraId="44439051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4</w:t>
            </w:r>
            <w:r>
              <w:rPr>
                <w:rFonts w:eastAsia="Times New Roman"/>
                <w:sz w:val="20"/>
                <w:szCs w:val="20"/>
              </w:rPr>
              <w:br/>
            </w:r>
            <w:r w:rsidRPr="00E13C89">
              <w:rPr>
                <w:rFonts w:eastAsia="Times New Roman"/>
                <w:sz w:val="20"/>
                <w:szCs w:val="20"/>
              </w:rPr>
              <w:t>Cores</w:t>
            </w:r>
          </w:p>
        </w:tc>
        <w:tc>
          <w:tcPr>
            <w:tcW w:w="536" w:type="dxa"/>
            <w:vAlign w:val="center"/>
          </w:tcPr>
          <w:p w14:paraId="6F045C53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8</w:t>
            </w:r>
          </w:p>
        </w:tc>
        <w:tc>
          <w:tcPr>
            <w:tcW w:w="742" w:type="dxa"/>
            <w:vAlign w:val="center"/>
          </w:tcPr>
          <w:p w14:paraId="1556C162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500MB</w:t>
            </w:r>
          </w:p>
        </w:tc>
        <w:tc>
          <w:tcPr>
            <w:tcW w:w="1081" w:type="dxa"/>
            <w:vAlign w:val="center"/>
          </w:tcPr>
          <w:p w14:paraId="3C458F5D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C: 120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br/>
              <w:t>E: 10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br/>
              <w:t>F: 120</w:t>
            </w:r>
          </w:p>
        </w:tc>
        <w:tc>
          <w:tcPr>
            <w:tcW w:w="870" w:type="dxa"/>
            <w:vAlign w:val="center"/>
          </w:tcPr>
          <w:p w14:paraId="5399B68E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2</w:t>
            </w:r>
          </w:p>
        </w:tc>
        <w:tc>
          <w:tcPr>
            <w:tcW w:w="1492" w:type="dxa"/>
            <w:vAlign w:val="center"/>
            <w:hideMark/>
          </w:tcPr>
          <w:p w14:paraId="4AFD4246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Windows Server W2K19</w:t>
            </w:r>
          </w:p>
        </w:tc>
        <w:tc>
          <w:tcPr>
            <w:tcW w:w="1616" w:type="dxa"/>
            <w:vAlign w:val="center"/>
          </w:tcPr>
          <w:p w14:paraId="70E4455A" w14:textId="77777777" w:rsidR="006825D4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 xml:space="preserve">IIS </w:t>
            </w:r>
            <w:r>
              <w:rPr>
                <w:rFonts w:eastAsia="Times New Roman"/>
                <w:sz w:val="20"/>
                <w:szCs w:val="20"/>
              </w:rPr>
              <w:br/>
              <w:t>Application Server</w:t>
            </w:r>
          </w:p>
          <w:p w14:paraId="00458A4E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interfaces</w:t>
            </w:r>
          </w:p>
        </w:tc>
        <w:tc>
          <w:tcPr>
            <w:tcW w:w="1540" w:type="dxa"/>
            <w:vAlign w:val="center"/>
          </w:tcPr>
          <w:p w14:paraId="06D78883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Active/Active</w:t>
            </w:r>
            <w:r>
              <w:rPr>
                <w:rFonts w:eastAsia="Times New Roman"/>
                <w:sz w:val="20"/>
                <w:szCs w:val="20"/>
              </w:rPr>
              <w:br/>
              <w:t>Cluster</w:t>
            </w:r>
          </w:p>
        </w:tc>
      </w:tr>
      <w:tr w:rsidR="006825D4" w:rsidRPr="00E13C89" w14:paraId="0E9408B6" w14:textId="77777777" w:rsidTr="006825D4">
        <w:trPr>
          <w:trHeight w:val="7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8" w:type="dxa"/>
            <w:vAlign w:val="center"/>
            <w:hideMark/>
          </w:tcPr>
          <w:p w14:paraId="3AEE1FA1" w14:textId="77777777" w:rsidR="006825D4" w:rsidRDefault="006825D4" w:rsidP="006825D4">
            <w:pPr>
              <w:jc w:val="center"/>
            </w:pPr>
            <w:r w:rsidRPr="001C7943">
              <w:rPr>
                <w:rFonts w:eastAsia="Times New Roman"/>
                <w:b w:val="0"/>
                <w:bCs w:val="0"/>
                <w:sz w:val="20"/>
                <w:szCs w:val="20"/>
              </w:rPr>
              <w:t>Production</w:t>
            </w:r>
          </w:p>
        </w:tc>
        <w:tc>
          <w:tcPr>
            <w:tcW w:w="1729" w:type="dxa"/>
            <w:vAlign w:val="center"/>
            <w:hideMark/>
          </w:tcPr>
          <w:p w14:paraId="5C402B28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Processing/License Server</w:t>
            </w:r>
          </w:p>
        </w:tc>
        <w:tc>
          <w:tcPr>
            <w:tcW w:w="638" w:type="dxa"/>
            <w:vAlign w:val="center"/>
          </w:tcPr>
          <w:p w14:paraId="24C48097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4 Cores</w:t>
            </w:r>
          </w:p>
        </w:tc>
        <w:tc>
          <w:tcPr>
            <w:tcW w:w="536" w:type="dxa"/>
            <w:vAlign w:val="center"/>
          </w:tcPr>
          <w:p w14:paraId="2185D947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8</w:t>
            </w:r>
          </w:p>
        </w:tc>
        <w:tc>
          <w:tcPr>
            <w:tcW w:w="742" w:type="dxa"/>
            <w:vAlign w:val="center"/>
          </w:tcPr>
          <w:p w14:paraId="26ED4A04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500MB</w:t>
            </w:r>
          </w:p>
        </w:tc>
        <w:tc>
          <w:tcPr>
            <w:tcW w:w="1081" w:type="dxa"/>
            <w:vAlign w:val="center"/>
          </w:tcPr>
          <w:p w14:paraId="783D5165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C: 120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br/>
              <w:t>E: 20</w:t>
            </w:r>
            <w:r w:rsidRPr="00E13C89">
              <w:rPr>
                <w:rFonts w:ascii="Calibri" w:hAnsi="Calibri" w:cs="Calibri"/>
                <w:color w:val="000000"/>
                <w:sz w:val="20"/>
                <w:szCs w:val="20"/>
              </w:rPr>
              <w:br/>
              <w:t xml:space="preserve">F: 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120</w:t>
            </w:r>
          </w:p>
        </w:tc>
        <w:tc>
          <w:tcPr>
            <w:tcW w:w="870" w:type="dxa"/>
            <w:vAlign w:val="center"/>
          </w:tcPr>
          <w:p w14:paraId="636876A4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2</w:t>
            </w:r>
          </w:p>
        </w:tc>
        <w:tc>
          <w:tcPr>
            <w:tcW w:w="1492" w:type="dxa"/>
            <w:vAlign w:val="center"/>
            <w:hideMark/>
          </w:tcPr>
          <w:p w14:paraId="399C6199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Windows Server W2K19</w:t>
            </w:r>
          </w:p>
        </w:tc>
        <w:tc>
          <w:tcPr>
            <w:tcW w:w="1616" w:type="dxa"/>
            <w:vAlign w:val="center"/>
          </w:tcPr>
          <w:p w14:paraId="3F58F343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Processing &amp; Licensing Server</w:t>
            </w:r>
          </w:p>
        </w:tc>
        <w:tc>
          <w:tcPr>
            <w:tcW w:w="1540" w:type="dxa"/>
            <w:vAlign w:val="center"/>
          </w:tcPr>
          <w:p w14:paraId="52793285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Active/Passive</w:t>
            </w:r>
            <w:r>
              <w:rPr>
                <w:rFonts w:eastAsia="Times New Roman"/>
                <w:sz w:val="20"/>
                <w:szCs w:val="20"/>
              </w:rPr>
              <w:br/>
              <w:t>Cluster</w:t>
            </w:r>
          </w:p>
        </w:tc>
      </w:tr>
      <w:tr w:rsidR="006825D4" w:rsidRPr="00E13C89" w14:paraId="0DB3D46E" w14:textId="77777777" w:rsidTr="006825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8" w:type="dxa"/>
            <w:vAlign w:val="center"/>
            <w:hideMark/>
          </w:tcPr>
          <w:p w14:paraId="601EF346" w14:textId="77777777" w:rsidR="006825D4" w:rsidRDefault="006825D4" w:rsidP="006825D4">
            <w:pPr>
              <w:jc w:val="center"/>
            </w:pPr>
            <w:r w:rsidRPr="001C7943">
              <w:rPr>
                <w:rFonts w:eastAsia="Times New Roman"/>
                <w:b w:val="0"/>
                <w:bCs w:val="0"/>
                <w:sz w:val="20"/>
                <w:szCs w:val="20"/>
              </w:rPr>
              <w:t>Production</w:t>
            </w:r>
          </w:p>
        </w:tc>
        <w:tc>
          <w:tcPr>
            <w:tcW w:w="1729" w:type="dxa"/>
            <w:vAlign w:val="center"/>
            <w:hideMark/>
          </w:tcPr>
          <w:p w14:paraId="1E67B75F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Processing Station</w:t>
            </w:r>
          </w:p>
        </w:tc>
        <w:tc>
          <w:tcPr>
            <w:tcW w:w="638" w:type="dxa"/>
            <w:vAlign w:val="center"/>
          </w:tcPr>
          <w:p w14:paraId="0BF2836B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8</w:t>
            </w:r>
            <w:r w:rsidRPr="00E13C89">
              <w:rPr>
                <w:rFonts w:eastAsia="Times New Roman"/>
                <w:sz w:val="20"/>
                <w:szCs w:val="20"/>
              </w:rPr>
              <w:t xml:space="preserve"> Core</w:t>
            </w:r>
            <w:r>
              <w:rPr>
                <w:rFonts w:eastAsia="Times New Roman"/>
                <w:sz w:val="20"/>
                <w:szCs w:val="20"/>
              </w:rPr>
              <w:t>s</w:t>
            </w:r>
          </w:p>
        </w:tc>
        <w:tc>
          <w:tcPr>
            <w:tcW w:w="536" w:type="dxa"/>
            <w:vAlign w:val="center"/>
          </w:tcPr>
          <w:p w14:paraId="71A8536B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1</w:t>
            </w:r>
            <w:r>
              <w:rPr>
                <w:rFonts w:eastAsia="Times New Roman"/>
                <w:sz w:val="20"/>
                <w:szCs w:val="20"/>
              </w:rPr>
              <w:t>6</w:t>
            </w:r>
          </w:p>
        </w:tc>
        <w:tc>
          <w:tcPr>
            <w:tcW w:w="742" w:type="dxa"/>
            <w:vAlign w:val="center"/>
          </w:tcPr>
          <w:p w14:paraId="61952EDF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2 GB</w:t>
            </w:r>
          </w:p>
        </w:tc>
        <w:tc>
          <w:tcPr>
            <w:tcW w:w="1081" w:type="dxa"/>
            <w:vAlign w:val="center"/>
          </w:tcPr>
          <w:p w14:paraId="33341CB8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N/A</w:t>
            </w:r>
          </w:p>
        </w:tc>
        <w:tc>
          <w:tcPr>
            <w:tcW w:w="870" w:type="dxa"/>
            <w:vAlign w:val="center"/>
          </w:tcPr>
          <w:p w14:paraId="713E9469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2</w:t>
            </w:r>
          </w:p>
        </w:tc>
        <w:tc>
          <w:tcPr>
            <w:tcW w:w="1492" w:type="dxa"/>
            <w:vAlign w:val="center"/>
            <w:hideMark/>
          </w:tcPr>
          <w:p w14:paraId="08D06A9F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Windows Server W2K19</w:t>
            </w:r>
          </w:p>
        </w:tc>
        <w:tc>
          <w:tcPr>
            <w:tcW w:w="1616" w:type="dxa"/>
            <w:vAlign w:val="center"/>
          </w:tcPr>
          <w:p w14:paraId="3E970D95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Processing Station</w:t>
            </w:r>
          </w:p>
        </w:tc>
        <w:tc>
          <w:tcPr>
            <w:tcW w:w="1540" w:type="dxa"/>
            <w:vAlign w:val="center"/>
          </w:tcPr>
          <w:p w14:paraId="43F0F355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</w:p>
        </w:tc>
      </w:tr>
      <w:tr w:rsidR="006825D4" w:rsidRPr="00E13C89" w14:paraId="114A223F" w14:textId="77777777" w:rsidTr="006825D4">
        <w:trPr>
          <w:trHeight w:val="7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8" w:type="dxa"/>
            <w:vAlign w:val="center"/>
          </w:tcPr>
          <w:p w14:paraId="46E93D8D" w14:textId="77777777" w:rsidR="006825D4" w:rsidRDefault="006825D4" w:rsidP="006825D4">
            <w:pPr>
              <w:jc w:val="center"/>
            </w:pPr>
            <w:r w:rsidRPr="001C7943">
              <w:rPr>
                <w:rFonts w:eastAsia="Times New Roman"/>
                <w:b w:val="0"/>
                <w:bCs w:val="0"/>
                <w:sz w:val="20"/>
                <w:szCs w:val="20"/>
              </w:rPr>
              <w:t>Production</w:t>
            </w:r>
          </w:p>
        </w:tc>
        <w:tc>
          <w:tcPr>
            <w:tcW w:w="1729" w:type="dxa"/>
            <w:vAlign w:val="center"/>
          </w:tcPr>
          <w:p w14:paraId="7CEB2FE6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UI Servers</w:t>
            </w:r>
          </w:p>
        </w:tc>
        <w:tc>
          <w:tcPr>
            <w:tcW w:w="638" w:type="dxa"/>
            <w:vAlign w:val="center"/>
          </w:tcPr>
          <w:p w14:paraId="6599770D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2</w:t>
            </w:r>
            <w:r w:rsidRPr="00E13C89">
              <w:rPr>
                <w:rFonts w:eastAsia="Times New Roman"/>
                <w:sz w:val="20"/>
                <w:szCs w:val="20"/>
              </w:rPr>
              <w:t xml:space="preserve"> Core</w:t>
            </w:r>
          </w:p>
        </w:tc>
        <w:tc>
          <w:tcPr>
            <w:tcW w:w="536" w:type="dxa"/>
            <w:vAlign w:val="center"/>
          </w:tcPr>
          <w:p w14:paraId="4B790829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16</w:t>
            </w:r>
          </w:p>
        </w:tc>
        <w:tc>
          <w:tcPr>
            <w:tcW w:w="742" w:type="dxa"/>
            <w:vAlign w:val="center"/>
          </w:tcPr>
          <w:p w14:paraId="7D3AEFF2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2 GB</w:t>
            </w:r>
          </w:p>
        </w:tc>
        <w:tc>
          <w:tcPr>
            <w:tcW w:w="1081" w:type="dxa"/>
            <w:vAlign w:val="center"/>
          </w:tcPr>
          <w:p w14:paraId="59141C0F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C: 120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br/>
              <w:t>E: 10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br/>
              <w:t>F: 120</w:t>
            </w:r>
          </w:p>
        </w:tc>
        <w:tc>
          <w:tcPr>
            <w:tcW w:w="870" w:type="dxa"/>
            <w:vAlign w:val="center"/>
          </w:tcPr>
          <w:p w14:paraId="7385631B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2</w:t>
            </w:r>
          </w:p>
        </w:tc>
        <w:tc>
          <w:tcPr>
            <w:tcW w:w="1492" w:type="dxa"/>
            <w:vAlign w:val="center"/>
          </w:tcPr>
          <w:p w14:paraId="5F380615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Windows Server W2K19</w:t>
            </w:r>
          </w:p>
        </w:tc>
        <w:tc>
          <w:tcPr>
            <w:tcW w:w="1616" w:type="dxa"/>
            <w:vAlign w:val="center"/>
          </w:tcPr>
          <w:p w14:paraId="034E3677" w14:textId="77777777" w:rsidR="006825D4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UI Servers</w:t>
            </w:r>
          </w:p>
          <w:p w14:paraId="6A8C16BF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 xml:space="preserve">IIS </w:t>
            </w:r>
            <w:r>
              <w:rPr>
                <w:rFonts w:eastAsia="Times New Roman"/>
                <w:sz w:val="20"/>
                <w:szCs w:val="20"/>
              </w:rPr>
              <w:br/>
              <w:t>Application Server</w:t>
            </w:r>
          </w:p>
        </w:tc>
        <w:tc>
          <w:tcPr>
            <w:tcW w:w="1540" w:type="dxa"/>
            <w:vAlign w:val="center"/>
          </w:tcPr>
          <w:p w14:paraId="1B517AFA" w14:textId="77777777" w:rsidR="006825D4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NLB</w:t>
            </w:r>
            <w:r w:rsidRPr="00E13C89">
              <w:rPr>
                <w:rFonts w:eastAsia="Times New Roman"/>
                <w:sz w:val="20"/>
                <w:szCs w:val="20"/>
              </w:rPr>
              <w:t xml:space="preserve"> Cluster</w:t>
            </w:r>
          </w:p>
          <w:p w14:paraId="1FE78E48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Active/Active</w:t>
            </w:r>
          </w:p>
        </w:tc>
      </w:tr>
      <w:tr w:rsidR="006825D4" w:rsidRPr="004F2589" w14:paraId="05C0596D" w14:textId="77777777" w:rsidTr="006825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8" w:type="dxa"/>
            <w:vAlign w:val="center"/>
            <w:hideMark/>
          </w:tcPr>
          <w:p w14:paraId="6410864E" w14:textId="77777777" w:rsidR="006825D4" w:rsidRDefault="006825D4" w:rsidP="006825D4">
            <w:pPr>
              <w:jc w:val="center"/>
            </w:pPr>
            <w:r w:rsidRPr="001C7943">
              <w:rPr>
                <w:rFonts w:eastAsia="Times New Roman"/>
                <w:b w:val="0"/>
                <w:bCs w:val="0"/>
                <w:sz w:val="20"/>
                <w:szCs w:val="20"/>
              </w:rPr>
              <w:t>Production</w:t>
            </w:r>
          </w:p>
        </w:tc>
        <w:tc>
          <w:tcPr>
            <w:tcW w:w="1729" w:type="dxa"/>
            <w:vAlign w:val="center"/>
            <w:hideMark/>
          </w:tcPr>
          <w:p w14:paraId="68FD39BF" w14:textId="77777777" w:rsidR="006825D4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SQL DB (Applicative)</w:t>
            </w:r>
          </w:p>
          <w:p w14:paraId="559D454D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Centralized SQL Server</w:t>
            </w:r>
          </w:p>
        </w:tc>
        <w:tc>
          <w:tcPr>
            <w:tcW w:w="638" w:type="dxa"/>
            <w:vAlign w:val="center"/>
          </w:tcPr>
          <w:p w14:paraId="0D7890EA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N/A</w:t>
            </w:r>
          </w:p>
        </w:tc>
        <w:tc>
          <w:tcPr>
            <w:tcW w:w="536" w:type="dxa"/>
            <w:vAlign w:val="center"/>
          </w:tcPr>
          <w:p w14:paraId="655C10BC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N/A</w:t>
            </w:r>
          </w:p>
        </w:tc>
        <w:tc>
          <w:tcPr>
            <w:tcW w:w="742" w:type="dxa"/>
            <w:vAlign w:val="center"/>
          </w:tcPr>
          <w:p w14:paraId="17FAF130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N/A</w:t>
            </w:r>
          </w:p>
        </w:tc>
        <w:tc>
          <w:tcPr>
            <w:tcW w:w="1081" w:type="dxa"/>
            <w:vAlign w:val="center"/>
          </w:tcPr>
          <w:p w14:paraId="11037FB4" w14:textId="77777777" w:rsidR="006825D4" w:rsidRPr="001D5DAB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E13C89">
              <w:rPr>
                <w:rFonts w:eastAsia="Times New Roman"/>
                <w:sz w:val="20"/>
                <w:szCs w:val="20"/>
              </w:rPr>
              <w:t>N/A</w:t>
            </w:r>
          </w:p>
        </w:tc>
        <w:tc>
          <w:tcPr>
            <w:tcW w:w="870" w:type="dxa"/>
            <w:vAlign w:val="center"/>
          </w:tcPr>
          <w:p w14:paraId="4E46D7E2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N/A</w:t>
            </w:r>
          </w:p>
        </w:tc>
        <w:tc>
          <w:tcPr>
            <w:tcW w:w="1492" w:type="dxa"/>
            <w:vAlign w:val="center"/>
            <w:hideMark/>
          </w:tcPr>
          <w:p w14:paraId="0ED4DB7C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F8122D">
              <w:rPr>
                <w:rFonts w:eastAsia="Times New Roman"/>
                <w:sz w:val="20"/>
                <w:szCs w:val="20"/>
              </w:rPr>
              <w:t>Microsoft SQL Server 2012 SP4, 2014 SP2, 2016 SP2, 2017</w:t>
            </w:r>
            <w:r>
              <w:rPr>
                <w:rFonts w:eastAsia="Times New Roman"/>
                <w:sz w:val="20"/>
                <w:szCs w:val="20"/>
              </w:rPr>
              <w:t>, 2019</w:t>
            </w:r>
            <w:r w:rsidRPr="00F8122D">
              <w:rPr>
                <w:rFonts w:eastAsia="Times New Roman"/>
                <w:sz w:val="20"/>
                <w:szCs w:val="20"/>
              </w:rPr>
              <w:t>;</w:t>
            </w:r>
            <w:r w:rsidRPr="00F8122D">
              <w:rPr>
                <w:rFonts w:eastAsia="Times New Roman"/>
                <w:sz w:val="20"/>
                <w:szCs w:val="20"/>
              </w:rPr>
              <w:br/>
              <w:t>Microsoft Azure</w:t>
            </w:r>
          </w:p>
        </w:tc>
        <w:tc>
          <w:tcPr>
            <w:tcW w:w="1616" w:type="dxa"/>
            <w:vAlign w:val="center"/>
          </w:tcPr>
          <w:p w14:paraId="16F4EA7B" w14:textId="77777777" w:rsidR="006825D4" w:rsidRPr="00E13C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Microsoft SQL Server</w:t>
            </w:r>
          </w:p>
        </w:tc>
        <w:tc>
          <w:tcPr>
            <w:tcW w:w="1540" w:type="dxa"/>
            <w:vAlign w:val="center"/>
          </w:tcPr>
          <w:p w14:paraId="4CD440A2" w14:textId="77777777" w:rsidR="006825D4" w:rsidRPr="004F2589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sz w:val="20"/>
                <w:szCs w:val="20"/>
              </w:rPr>
            </w:pPr>
            <w:r w:rsidRPr="004F2589">
              <w:rPr>
                <w:rFonts w:ascii="Calibri" w:eastAsia="Times New Roman" w:hAnsi="Calibri" w:cs="Calibri"/>
                <w:b/>
                <w:bCs/>
                <w:sz w:val="20"/>
                <w:szCs w:val="20"/>
              </w:rPr>
              <w:t xml:space="preserve">Part of existing infrastructure </w:t>
            </w:r>
          </w:p>
        </w:tc>
      </w:tr>
      <w:tr w:rsidR="006825D4" w:rsidRPr="00E13C89" w14:paraId="62D50977" w14:textId="77777777" w:rsidTr="006825D4">
        <w:trPr>
          <w:trHeight w:val="7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8" w:type="dxa"/>
            <w:vAlign w:val="center"/>
          </w:tcPr>
          <w:p w14:paraId="3F336485" w14:textId="77777777" w:rsidR="006825D4" w:rsidRDefault="006825D4" w:rsidP="006825D4">
            <w:pPr>
              <w:jc w:val="center"/>
            </w:pPr>
            <w:r w:rsidRPr="000C4E5B">
              <w:rPr>
                <w:rFonts w:eastAsia="Times New Roman"/>
                <w:b w:val="0"/>
                <w:bCs w:val="0"/>
                <w:sz w:val="20"/>
                <w:szCs w:val="20"/>
              </w:rPr>
              <w:t>Production</w:t>
            </w:r>
          </w:p>
        </w:tc>
        <w:tc>
          <w:tcPr>
            <w:tcW w:w="1729" w:type="dxa"/>
            <w:vAlign w:val="center"/>
          </w:tcPr>
          <w:p w14:paraId="31A40574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ELK &amp; Kibana</w:t>
            </w:r>
          </w:p>
        </w:tc>
        <w:tc>
          <w:tcPr>
            <w:tcW w:w="638" w:type="dxa"/>
            <w:vAlign w:val="center"/>
          </w:tcPr>
          <w:p w14:paraId="7C720363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8</w:t>
            </w:r>
            <w:r>
              <w:rPr>
                <w:rFonts w:eastAsia="Times New Roman"/>
                <w:sz w:val="20"/>
                <w:szCs w:val="20"/>
              </w:rPr>
              <w:br/>
            </w:r>
            <w:r w:rsidRPr="00E13C89">
              <w:rPr>
                <w:rFonts w:eastAsia="Times New Roman"/>
                <w:sz w:val="20"/>
                <w:szCs w:val="20"/>
              </w:rPr>
              <w:t>Cores</w:t>
            </w:r>
          </w:p>
        </w:tc>
        <w:tc>
          <w:tcPr>
            <w:tcW w:w="536" w:type="dxa"/>
            <w:vAlign w:val="center"/>
          </w:tcPr>
          <w:p w14:paraId="3CF8DB69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32</w:t>
            </w:r>
          </w:p>
        </w:tc>
        <w:tc>
          <w:tcPr>
            <w:tcW w:w="742" w:type="dxa"/>
            <w:vAlign w:val="center"/>
          </w:tcPr>
          <w:p w14:paraId="32061B18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10 G</w:t>
            </w:r>
            <w:r w:rsidRPr="00E13C89">
              <w:rPr>
                <w:rFonts w:eastAsia="Times New Roman"/>
                <w:sz w:val="20"/>
                <w:szCs w:val="20"/>
              </w:rPr>
              <w:t>B</w:t>
            </w:r>
          </w:p>
        </w:tc>
        <w:tc>
          <w:tcPr>
            <w:tcW w:w="1081" w:type="dxa"/>
            <w:vAlign w:val="center"/>
          </w:tcPr>
          <w:p w14:paraId="2F4A3A4B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/Data 500GB</w:t>
            </w:r>
          </w:p>
        </w:tc>
        <w:tc>
          <w:tcPr>
            <w:tcW w:w="870" w:type="dxa"/>
            <w:vAlign w:val="center"/>
          </w:tcPr>
          <w:p w14:paraId="4DAB092A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3</w:t>
            </w:r>
          </w:p>
        </w:tc>
        <w:tc>
          <w:tcPr>
            <w:tcW w:w="1492" w:type="dxa"/>
            <w:vAlign w:val="center"/>
          </w:tcPr>
          <w:p w14:paraId="358B79C2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Linux</w:t>
            </w:r>
          </w:p>
        </w:tc>
        <w:tc>
          <w:tcPr>
            <w:tcW w:w="1616" w:type="dxa"/>
            <w:vAlign w:val="center"/>
          </w:tcPr>
          <w:p w14:paraId="42CAD7BA" w14:textId="77777777" w:rsidR="006825D4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Elasticsearch</w:t>
            </w:r>
          </w:p>
          <w:p w14:paraId="7AC2C2A6" w14:textId="77777777" w:rsidR="006825D4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Kibana</w:t>
            </w:r>
          </w:p>
          <w:p w14:paraId="1CB25078" w14:textId="77777777" w:rsidR="006825D4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Kafka</w:t>
            </w:r>
          </w:p>
        </w:tc>
        <w:tc>
          <w:tcPr>
            <w:tcW w:w="1540" w:type="dxa"/>
            <w:vAlign w:val="center"/>
          </w:tcPr>
          <w:p w14:paraId="7FC5D04D" w14:textId="77777777" w:rsidR="006825D4" w:rsidRPr="00E13C89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Cluster</w:t>
            </w:r>
          </w:p>
        </w:tc>
      </w:tr>
      <w:tr w:rsidR="006825D4" w:rsidRPr="00E13C89" w14:paraId="7862BB5A" w14:textId="77777777" w:rsidTr="006825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8" w:type="dxa"/>
            <w:vAlign w:val="center"/>
          </w:tcPr>
          <w:p w14:paraId="21D8FEDD" w14:textId="77777777" w:rsidR="006825D4" w:rsidRPr="00DC2E4D" w:rsidRDefault="006825D4" w:rsidP="006825D4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DC2E4D">
              <w:rPr>
                <w:rFonts w:eastAsia="Times New Roman"/>
                <w:b w:val="0"/>
                <w:bCs w:val="0"/>
                <w:sz w:val="20"/>
                <w:szCs w:val="20"/>
              </w:rPr>
              <w:t>Production</w:t>
            </w:r>
          </w:p>
        </w:tc>
        <w:tc>
          <w:tcPr>
            <w:tcW w:w="1729" w:type="dxa"/>
            <w:vAlign w:val="center"/>
          </w:tcPr>
          <w:p w14:paraId="1CB61597" w14:textId="77777777" w:rsidR="006825D4" w:rsidRPr="00DC2E4D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DC2E4D">
              <w:rPr>
                <w:rFonts w:eastAsia="Times New Roman"/>
                <w:sz w:val="20"/>
                <w:szCs w:val="20"/>
              </w:rPr>
              <w:t>Object Storage</w:t>
            </w:r>
          </w:p>
        </w:tc>
        <w:tc>
          <w:tcPr>
            <w:tcW w:w="638" w:type="dxa"/>
            <w:vAlign w:val="center"/>
          </w:tcPr>
          <w:p w14:paraId="10670944" w14:textId="77777777" w:rsidR="006825D4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4</w:t>
            </w:r>
            <w:r>
              <w:rPr>
                <w:rFonts w:eastAsia="Times New Roman"/>
                <w:sz w:val="20"/>
                <w:szCs w:val="20"/>
              </w:rPr>
              <w:br/>
            </w:r>
            <w:r w:rsidRPr="00E13C89">
              <w:rPr>
                <w:rFonts w:eastAsia="Times New Roman"/>
                <w:sz w:val="20"/>
                <w:szCs w:val="20"/>
              </w:rPr>
              <w:t>Cores</w:t>
            </w:r>
          </w:p>
        </w:tc>
        <w:tc>
          <w:tcPr>
            <w:tcW w:w="536" w:type="dxa"/>
            <w:vAlign w:val="center"/>
          </w:tcPr>
          <w:p w14:paraId="5BDB2D26" w14:textId="77777777" w:rsidR="006825D4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8</w:t>
            </w:r>
          </w:p>
        </w:tc>
        <w:tc>
          <w:tcPr>
            <w:tcW w:w="742" w:type="dxa"/>
            <w:vAlign w:val="center"/>
          </w:tcPr>
          <w:p w14:paraId="025FF488" w14:textId="77777777" w:rsidR="006825D4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10 G</w:t>
            </w:r>
            <w:r w:rsidRPr="00E13C89">
              <w:rPr>
                <w:rFonts w:eastAsia="Times New Roman"/>
                <w:sz w:val="20"/>
                <w:szCs w:val="20"/>
              </w:rPr>
              <w:t>B</w:t>
            </w:r>
          </w:p>
        </w:tc>
        <w:tc>
          <w:tcPr>
            <w:tcW w:w="1081" w:type="dxa"/>
            <w:vAlign w:val="center"/>
          </w:tcPr>
          <w:p w14:paraId="3634C432" w14:textId="77777777" w:rsidR="006825D4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/Data 250GB</w:t>
            </w:r>
          </w:p>
        </w:tc>
        <w:tc>
          <w:tcPr>
            <w:tcW w:w="870" w:type="dxa"/>
            <w:vAlign w:val="center"/>
          </w:tcPr>
          <w:p w14:paraId="21579440" w14:textId="77777777" w:rsidR="006825D4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1</w:t>
            </w:r>
          </w:p>
        </w:tc>
        <w:tc>
          <w:tcPr>
            <w:tcW w:w="1492" w:type="dxa"/>
            <w:vAlign w:val="center"/>
          </w:tcPr>
          <w:p w14:paraId="37DF1CD0" w14:textId="77777777" w:rsidR="006825D4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Linux</w:t>
            </w:r>
          </w:p>
        </w:tc>
        <w:tc>
          <w:tcPr>
            <w:tcW w:w="1616" w:type="dxa"/>
            <w:vAlign w:val="center"/>
          </w:tcPr>
          <w:p w14:paraId="05612EEF" w14:textId="77777777" w:rsidR="006825D4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0"/>
                <w:szCs w:val="20"/>
              </w:rPr>
              <w:t>Minio</w:t>
            </w:r>
            <w:proofErr w:type="spellEnd"/>
          </w:p>
        </w:tc>
        <w:tc>
          <w:tcPr>
            <w:tcW w:w="1540" w:type="dxa"/>
            <w:vAlign w:val="center"/>
          </w:tcPr>
          <w:p w14:paraId="7C52325B" w14:textId="77777777" w:rsidR="006825D4" w:rsidRPr="00D30E02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 w:rsidRPr="00D30E02">
              <w:rPr>
                <w:sz w:val="20"/>
                <w:szCs w:val="20"/>
              </w:rPr>
              <w:t>* Sizing depending on requirements</w:t>
            </w:r>
          </w:p>
        </w:tc>
      </w:tr>
      <w:tr w:rsidR="006825D4" w14:paraId="4A8A5121" w14:textId="77777777" w:rsidTr="006825D4">
        <w:trPr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8" w:type="dxa"/>
            <w:vAlign w:val="center"/>
          </w:tcPr>
          <w:p w14:paraId="7EBA53EB" w14:textId="77777777" w:rsidR="006825D4" w:rsidRDefault="006825D4" w:rsidP="006825D4">
            <w:pPr>
              <w:jc w:val="center"/>
            </w:pPr>
            <w:r w:rsidRPr="000C4E5B">
              <w:rPr>
                <w:rFonts w:eastAsia="Times New Roman"/>
                <w:b w:val="0"/>
                <w:bCs w:val="0"/>
                <w:sz w:val="20"/>
                <w:szCs w:val="20"/>
              </w:rPr>
              <w:t>Production</w:t>
            </w:r>
          </w:p>
        </w:tc>
        <w:tc>
          <w:tcPr>
            <w:tcW w:w="1729" w:type="dxa"/>
            <w:vAlign w:val="center"/>
          </w:tcPr>
          <w:p w14:paraId="4D3251AF" w14:textId="77777777" w:rsidR="006825D4" w:rsidRPr="00514890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Network Attached Storage</w:t>
            </w:r>
          </w:p>
        </w:tc>
        <w:tc>
          <w:tcPr>
            <w:tcW w:w="638" w:type="dxa"/>
            <w:vAlign w:val="center"/>
          </w:tcPr>
          <w:p w14:paraId="1E749565" w14:textId="77777777" w:rsidR="006825D4" w:rsidRPr="00514890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N/A</w:t>
            </w:r>
          </w:p>
        </w:tc>
        <w:tc>
          <w:tcPr>
            <w:tcW w:w="536" w:type="dxa"/>
            <w:vAlign w:val="center"/>
          </w:tcPr>
          <w:p w14:paraId="79940FF7" w14:textId="77777777" w:rsidR="006825D4" w:rsidRPr="00514890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N/A</w:t>
            </w:r>
          </w:p>
        </w:tc>
        <w:tc>
          <w:tcPr>
            <w:tcW w:w="742" w:type="dxa"/>
            <w:vAlign w:val="center"/>
          </w:tcPr>
          <w:p w14:paraId="4035737D" w14:textId="77777777" w:rsidR="006825D4" w:rsidRPr="00514890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10 GB</w:t>
            </w:r>
          </w:p>
        </w:tc>
        <w:tc>
          <w:tcPr>
            <w:tcW w:w="1081" w:type="dxa"/>
            <w:vAlign w:val="center"/>
          </w:tcPr>
          <w:p w14:paraId="5D9C4685" w14:textId="77777777" w:rsidR="006825D4" w:rsidRPr="00514890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N/A</w:t>
            </w:r>
          </w:p>
        </w:tc>
        <w:tc>
          <w:tcPr>
            <w:tcW w:w="870" w:type="dxa"/>
            <w:vAlign w:val="center"/>
          </w:tcPr>
          <w:p w14:paraId="4F4A3A6D" w14:textId="77777777" w:rsidR="006825D4" w:rsidRPr="00514890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N/A</w:t>
            </w:r>
          </w:p>
        </w:tc>
        <w:tc>
          <w:tcPr>
            <w:tcW w:w="1492" w:type="dxa"/>
            <w:vAlign w:val="center"/>
          </w:tcPr>
          <w:p w14:paraId="6DB046D4" w14:textId="77777777" w:rsidR="006825D4" w:rsidRPr="00514890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N/A</w:t>
            </w:r>
          </w:p>
        </w:tc>
        <w:tc>
          <w:tcPr>
            <w:tcW w:w="1616" w:type="dxa"/>
            <w:vAlign w:val="center"/>
          </w:tcPr>
          <w:p w14:paraId="1E9A2E0D" w14:textId="77777777" w:rsidR="006825D4" w:rsidRPr="00514890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File Storage</w:t>
            </w:r>
          </w:p>
        </w:tc>
        <w:tc>
          <w:tcPr>
            <w:tcW w:w="1540" w:type="dxa"/>
            <w:vAlign w:val="center"/>
          </w:tcPr>
          <w:p w14:paraId="1BE56617" w14:textId="77777777" w:rsidR="006825D4" w:rsidRDefault="006825D4" w:rsidP="006825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For clusters</w:t>
            </w:r>
          </w:p>
        </w:tc>
      </w:tr>
      <w:tr w:rsidR="006825D4" w14:paraId="089375B8" w14:textId="77777777" w:rsidTr="006825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8" w:type="dxa"/>
            <w:vAlign w:val="center"/>
          </w:tcPr>
          <w:p w14:paraId="3757317C" w14:textId="77777777" w:rsidR="006825D4" w:rsidRPr="000C4E5B" w:rsidRDefault="006825D4" w:rsidP="006825D4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0C4E5B">
              <w:rPr>
                <w:rFonts w:eastAsia="Times New Roman"/>
                <w:b w:val="0"/>
                <w:bCs w:val="0"/>
                <w:sz w:val="20"/>
                <w:szCs w:val="20"/>
              </w:rPr>
              <w:t>Production</w:t>
            </w:r>
          </w:p>
        </w:tc>
        <w:tc>
          <w:tcPr>
            <w:tcW w:w="1729" w:type="dxa"/>
            <w:vAlign w:val="center"/>
          </w:tcPr>
          <w:p w14:paraId="27123B5D" w14:textId="77777777" w:rsidR="006825D4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</w:rPr>
              <w:t>Network Connections</w:t>
            </w:r>
          </w:p>
        </w:tc>
        <w:tc>
          <w:tcPr>
            <w:tcW w:w="638" w:type="dxa"/>
            <w:vAlign w:val="center"/>
          </w:tcPr>
          <w:p w14:paraId="017C260C" w14:textId="77777777" w:rsidR="006825D4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</w:rPr>
              <w:t>N/A</w:t>
            </w:r>
          </w:p>
        </w:tc>
        <w:tc>
          <w:tcPr>
            <w:tcW w:w="536" w:type="dxa"/>
            <w:vAlign w:val="center"/>
          </w:tcPr>
          <w:p w14:paraId="12CC43DF" w14:textId="77777777" w:rsidR="006825D4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</w:rPr>
              <w:t>N/A</w:t>
            </w:r>
          </w:p>
        </w:tc>
        <w:tc>
          <w:tcPr>
            <w:tcW w:w="742" w:type="dxa"/>
            <w:vAlign w:val="center"/>
          </w:tcPr>
          <w:p w14:paraId="41548D9E" w14:textId="77777777" w:rsidR="006825D4" w:rsidRPr="00514890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0"/>
                <w:szCs w:val="20"/>
              </w:rPr>
            </w:pPr>
          </w:p>
        </w:tc>
        <w:tc>
          <w:tcPr>
            <w:tcW w:w="1081" w:type="dxa"/>
            <w:vAlign w:val="center"/>
          </w:tcPr>
          <w:p w14:paraId="63C9AFF0" w14:textId="77777777" w:rsidR="006825D4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sz w:val="20"/>
                <w:szCs w:val="20"/>
              </w:rPr>
              <w:t>Minimum 1Gbs</w:t>
            </w:r>
          </w:p>
        </w:tc>
        <w:tc>
          <w:tcPr>
            <w:tcW w:w="870" w:type="dxa"/>
            <w:vAlign w:val="center"/>
          </w:tcPr>
          <w:p w14:paraId="4B6F81EC" w14:textId="77777777" w:rsidR="006825D4" w:rsidRPr="00514890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0"/>
                <w:szCs w:val="20"/>
              </w:rPr>
            </w:pPr>
          </w:p>
        </w:tc>
        <w:tc>
          <w:tcPr>
            <w:tcW w:w="1492" w:type="dxa"/>
            <w:vAlign w:val="center"/>
          </w:tcPr>
          <w:p w14:paraId="0FD81E9E" w14:textId="77777777" w:rsidR="006825D4" w:rsidRPr="00514890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0"/>
                <w:szCs w:val="20"/>
              </w:rPr>
            </w:pPr>
          </w:p>
        </w:tc>
        <w:tc>
          <w:tcPr>
            <w:tcW w:w="1616" w:type="dxa"/>
            <w:vAlign w:val="center"/>
          </w:tcPr>
          <w:p w14:paraId="711B4BBE" w14:textId="77777777" w:rsidR="006825D4" w:rsidRPr="00514890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0"/>
                <w:szCs w:val="20"/>
              </w:rPr>
            </w:pPr>
          </w:p>
        </w:tc>
        <w:tc>
          <w:tcPr>
            <w:tcW w:w="1540" w:type="dxa"/>
            <w:vAlign w:val="center"/>
          </w:tcPr>
          <w:p w14:paraId="3F35A8A4" w14:textId="77777777" w:rsidR="006825D4" w:rsidRDefault="006825D4" w:rsidP="006825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20"/>
                <w:szCs w:val="20"/>
              </w:rPr>
            </w:pPr>
          </w:p>
        </w:tc>
      </w:tr>
    </w:tbl>
    <w:p w14:paraId="03F4DF77" w14:textId="77777777" w:rsidR="006825D4" w:rsidRDefault="006825D4" w:rsidP="006825D4">
      <w:pPr>
        <w:bidi/>
        <w:rPr>
          <w:rtl/>
        </w:rPr>
      </w:pPr>
    </w:p>
    <w:p w14:paraId="69909863" w14:textId="77777777" w:rsidR="006825D4" w:rsidRPr="006825D4" w:rsidRDefault="006825D4" w:rsidP="006825D4">
      <w:pPr>
        <w:bidi/>
        <w:rPr>
          <w:rtl/>
        </w:rPr>
      </w:pPr>
    </w:p>
    <w:p w14:paraId="00072ACC" w14:textId="77777777" w:rsidR="000C1782" w:rsidRDefault="000C1782" w:rsidP="000C1782">
      <w:pPr>
        <w:pStyle w:val="Heading3"/>
        <w:bidi/>
        <w:rPr>
          <w:sz w:val="28"/>
          <w:szCs w:val="28"/>
          <w:rtl/>
        </w:rPr>
      </w:pPr>
    </w:p>
    <w:p w14:paraId="0C67CF69" w14:textId="77777777" w:rsidR="000C1782" w:rsidRDefault="000C1782" w:rsidP="000C1782">
      <w:pPr>
        <w:pStyle w:val="Heading3"/>
        <w:bidi/>
        <w:rPr>
          <w:sz w:val="28"/>
          <w:szCs w:val="28"/>
          <w:rtl/>
        </w:rPr>
      </w:pPr>
    </w:p>
    <w:p w14:paraId="7EB20628" w14:textId="77777777" w:rsidR="000C1782" w:rsidRDefault="000C1782" w:rsidP="000C1782">
      <w:pPr>
        <w:pStyle w:val="Heading3"/>
        <w:bidi/>
        <w:rPr>
          <w:sz w:val="28"/>
          <w:szCs w:val="28"/>
          <w:rtl/>
        </w:rPr>
      </w:pPr>
    </w:p>
    <w:p w14:paraId="58F6F80C" w14:textId="0EA31C67" w:rsidR="005162D0" w:rsidRDefault="00E31835" w:rsidP="000C1782">
      <w:pPr>
        <w:pStyle w:val="Heading3"/>
        <w:bidi/>
        <w:rPr>
          <w:rFonts w:asciiTheme="minorHAnsi" w:hAnsiTheme="minorHAnsi" w:cstheme="minorHAnsi"/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  <w:bookmarkStart w:id="79" w:name="_Toc35324847"/>
      <w:bookmarkStart w:id="80" w:name="_Toc39663915"/>
      <w:bookmarkStart w:id="81" w:name="_Toc94512825"/>
      <w:r w:rsidR="005162D0" w:rsidRPr="005162D0">
        <w:rPr>
          <w:rFonts w:hint="cs"/>
          <w:rtl/>
        </w:rPr>
        <w:lastRenderedPageBreak/>
        <w:t xml:space="preserve">מנגנון זמינות </w:t>
      </w:r>
      <w:r w:rsidR="005162D0" w:rsidRPr="005162D0">
        <w:rPr>
          <w:rtl/>
        </w:rPr>
        <w:t>–</w:t>
      </w:r>
      <w:r w:rsidR="005162D0" w:rsidRPr="005162D0">
        <w:rPr>
          <w:rFonts w:hint="cs"/>
          <w:rtl/>
        </w:rPr>
        <w:t xml:space="preserve"> </w:t>
      </w:r>
      <w:r w:rsidR="005162D0" w:rsidRPr="005162D0">
        <w:t>High Availability</w:t>
      </w:r>
      <w:bookmarkEnd w:id="79"/>
      <w:bookmarkEnd w:id="80"/>
      <w:bookmarkEnd w:id="81"/>
    </w:p>
    <w:p w14:paraId="1596C578" w14:textId="77777777" w:rsidR="005162D0" w:rsidRPr="005162D0" w:rsidRDefault="005162D0" w:rsidP="0010205C">
      <w:pPr>
        <w:bidi/>
        <w:rPr>
          <w:rtl/>
        </w:rPr>
      </w:pPr>
    </w:p>
    <w:p w14:paraId="54224FA7" w14:textId="77777777" w:rsidR="005162D0" w:rsidRDefault="005162D0" w:rsidP="0010205C">
      <w:pPr>
        <w:bidi/>
        <w:spacing w:line="360" w:lineRule="auto"/>
        <w:rPr>
          <w:rFonts w:cstheme="minorHAnsi"/>
          <w:color w:val="000000" w:themeColor="text1"/>
          <w:rtl/>
        </w:rPr>
      </w:pPr>
      <w:r>
        <w:rPr>
          <w:rFonts w:hint="cs"/>
          <w:color w:val="000000" w:themeColor="text1"/>
          <w:rtl/>
        </w:rPr>
        <w:t xml:space="preserve">רכיביה הקריטיים של מערכת </w:t>
      </w:r>
      <w:r>
        <w:rPr>
          <w:color w:val="000000" w:themeColor="text1"/>
        </w:rPr>
        <w:t>K-Dox</w:t>
      </w:r>
      <w:r>
        <w:rPr>
          <w:rFonts w:hint="cs"/>
          <w:color w:val="000000" w:themeColor="text1"/>
          <w:rtl/>
        </w:rPr>
        <w:t xml:space="preserve"> ייושמו בתצורה של </w:t>
      </w:r>
      <w:r>
        <w:rPr>
          <w:rFonts w:cstheme="minorHAnsi"/>
          <w:color w:val="000000" w:themeColor="text1"/>
        </w:rPr>
        <w:t>Active-Active</w:t>
      </w:r>
      <w:r>
        <w:rPr>
          <w:rFonts w:cstheme="minorHAnsi" w:hint="cs"/>
          <w:color w:val="000000" w:themeColor="text1"/>
          <w:rtl/>
        </w:rPr>
        <w:t xml:space="preserve">. </w:t>
      </w:r>
      <w:r>
        <w:rPr>
          <w:rFonts w:hint="cs"/>
          <w:color w:val="000000" w:themeColor="text1"/>
          <w:rtl/>
        </w:rPr>
        <w:t>משמעות תצורה זו</w:t>
      </w:r>
      <w:r>
        <w:rPr>
          <w:rFonts w:cstheme="minorHAnsi" w:hint="cs"/>
          <w:color w:val="000000" w:themeColor="text1"/>
          <w:rtl/>
        </w:rPr>
        <w:t xml:space="preserve">, </w:t>
      </w:r>
      <w:r>
        <w:rPr>
          <w:rFonts w:hint="cs"/>
          <w:color w:val="000000" w:themeColor="text1"/>
          <w:rtl/>
        </w:rPr>
        <w:t xml:space="preserve">הינה שכל רכיב קריטי של המערכת ירוץ על </w:t>
      </w:r>
      <w:r>
        <w:rPr>
          <w:rFonts w:cstheme="minorHAnsi" w:hint="cs"/>
          <w:color w:val="000000" w:themeColor="text1"/>
          <w:rtl/>
        </w:rPr>
        <w:t xml:space="preserve">2 </w:t>
      </w:r>
      <w:r>
        <w:rPr>
          <w:rFonts w:hint="cs"/>
          <w:color w:val="000000" w:themeColor="text1"/>
          <w:rtl/>
        </w:rPr>
        <w:t>שרתים במקביל</w:t>
      </w:r>
      <w:r>
        <w:rPr>
          <w:rFonts w:cstheme="minorHAnsi" w:hint="cs"/>
          <w:color w:val="000000" w:themeColor="text1"/>
          <w:rtl/>
        </w:rPr>
        <w:t xml:space="preserve">, </w:t>
      </w:r>
      <w:r>
        <w:rPr>
          <w:rFonts w:hint="cs"/>
          <w:color w:val="000000" w:themeColor="text1"/>
          <w:rtl/>
        </w:rPr>
        <w:t>וחלוקת העומסים בין השרתים ינוהלו ע</w:t>
      </w:r>
      <w:r>
        <w:rPr>
          <w:rFonts w:cstheme="minorHAnsi" w:hint="cs"/>
          <w:color w:val="000000" w:themeColor="text1"/>
          <w:rtl/>
        </w:rPr>
        <w:t>"</w:t>
      </w:r>
      <w:r>
        <w:rPr>
          <w:rFonts w:hint="cs"/>
          <w:color w:val="000000" w:themeColor="text1"/>
          <w:rtl/>
        </w:rPr>
        <w:t xml:space="preserve">י רכיב </w:t>
      </w:r>
      <w:r>
        <w:rPr>
          <w:rFonts w:cstheme="minorHAnsi"/>
          <w:color w:val="000000" w:themeColor="text1"/>
        </w:rPr>
        <w:t>Load Balancer</w:t>
      </w:r>
      <w:r>
        <w:rPr>
          <w:rFonts w:cstheme="minorHAnsi" w:hint="cs"/>
          <w:color w:val="000000" w:themeColor="text1"/>
          <w:rtl/>
        </w:rPr>
        <w:t xml:space="preserve">. </w:t>
      </w:r>
      <w:r>
        <w:rPr>
          <w:rFonts w:hint="cs"/>
          <w:color w:val="000000" w:themeColor="text1"/>
          <w:rtl/>
        </w:rPr>
        <w:t>בתצורה זו</w:t>
      </w:r>
      <w:r>
        <w:rPr>
          <w:rFonts w:cstheme="minorHAnsi" w:hint="cs"/>
          <w:color w:val="000000" w:themeColor="text1"/>
          <w:rtl/>
        </w:rPr>
        <w:t xml:space="preserve">, </w:t>
      </w:r>
      <w:r>
        <w:rPr>
          <w:rFonts w:hint="cs"/>
          <w:color w:val="000000" w:themeColor="text1"/>
          <w:rtl/>
        </w:rPr>
        <w:t>אנו מבטיחים ללקוחות הפלטפורמה ביצועים מהירים יותר</w:t>
      </w:r>
      <w:r>
        <w:rPr>
          <w:rFonts w:cstheme="minorHAnsi" w:hint="cs"/>
          <w:color w:val="000000" w:themeColor="text1"/>
          <w:rtl/>
        </w:rPr>
        <w:t xml:space="preserve">, </w:t>
      </w:r>
      <w:r>
        <w:rPr>
          <w:rFonts w:hint="cs"/>
          <w:color w:val="000000" w:themeColor="text1"/>
          <w:rtl/>
        </w:rPr>
        <w:t>שכן חלוקת העומסים מתחלקת בין מספר רכיבים שמבצעים את אותה פעולה לוגית ובנוסף</w:t>
      </w:r>
      <w:r>
        <w:rPr>
          <w:rFonts w:cstheme="minorHAnsi" w:hint="cs"/>
          <w:color w:val="000000" w:themeColor="text1"/>
          <w:rtl/>
        </w:rPr>
        <w:t xml:space="preserve">, </w:t>
      </w:r>
      <w:r>
        <w:rPr>
          <w:rFonts w:hint="cs"/>
          <w:color w:val="000000" w:themeColor="text1"/>
          <w:rtl/>
        </w:rPr>
        <w:t>מבטיחים זמינות גבוהה של רכיבי המערכת</w:t>
      </w:r>
      <w:r>
        <w:rPr>
          <w:rFonts w:cstheme="minorHAnsi" w:hint="cs"/>
          <w:color w:val="000000" w:themeColor="text1"/>
          <w:rtl/>
        </w:rPr>
        <w:t xml:space="preserve">, </w:t>
      </w:r>
      <w:r>
        <w:rPr>
          <w:rFonts w:hint="cs"/>
          <w:color w:val="000000" w:themeColor="text1"/>
          <w:rtl/>
        </w:rPr>
        <w:t xml:space="preserve">שכן בזמן נתון תמיד יפעלו </w:t>
      </w:r>
      <w:r>
        <w:rPr>
          <w:rFonts w:cstheme="minorHAnsi" w:hint="cs"/>
          <w:color w:val="000000" w:themeColor="text1"/>
          <w:rtl/>
        </w:rPr>
        <w:t xml:space="preserve">2 </w:t>
      </w:r>
      <w:r>
        <w:rPr>
          <w:rFonts w:hint="cs"/>
          <w:color w:val="000000" w:themeColor="text1"/>
          <w:rtl/>
        </w:rPr>
        <w:t>רכיבים במקביל</w:t>
      </w:r>
      <w:r>
        <w:rPr>
          <w:rFonts w:cstheme="minorHAnsi" w:hint="cs"/>
          <w:color w:val="000000" w:themeColor="text1"/>
          <w:rtl/>
        </w:rPr>
        <w:t xml:space="preserve">, </w:t>
      </w:r>
      <w:r>
        <w:rPr>
          <w:rFonts w:hint="cs"/>
          <w:color w:val="000000" w:themeColor="text1"/>
          <w:rtl/>
        </w:rPr>
        <w:t xml:space="preserve">למעט מצב שבו יש תקלה באחד השרתים </w:t>
      </w:r>
      <w:r>
        <w:rPr>
          <w:rFonts w:cstheme="minorHAnsi"/>
          <w:color w:val="000000" w:themeColor="text1"/>
          <w:rtl/>
        </w:rPr>
        <w:t>–</w:t>
      </w:r>
      <w:r>
        <w:rPr>
          <w:rFonts w:hint="cs"/>
          <w:color w:val="000000" w:themeColor="text1"/>
          <w:rtl/>
        </w:rPr>
        <w:t xml:space="preserve"> בזמן זה יעבוד רק שרת אחד</w:t>
      </w:r>
      <w:r>
        <w:rPr>
          <w:rFonts w:cstheme="minorHAnsi" w:hint="cs"/>
          <w:color w:val="000000" w:themeColor="text1"/>
          <w:rtl/>
        </w:rPr>
        <w:t xml:space="preserve">, </w:t>
      </w:r>
      <w:r>
        <w:rPr>
          <w:rFonts w:hint="cs"/>
          <w:color w:val="000000" w:themeColor="text1"/>
          <w:rtl/>
        </w:rPr>
        <w:t>אולם לא תהיה פגיעה בזמינות המערכת</w:t>
      </w:r>
      <w:r>
        <w:rPr>
          <w:rFonts w:cstheme="minorHAnsi" w:hint="cs"/>
          <w:color w:val="000000" w:themeColor="text1"/>
          <w:rtl/>
        </w:rPr>
        <w:t>.</w:t>
      </w:r>
    </w:p>
    <w:p w14:paraId="4356A950" w14:textId="77777777" w:rsidR="005162D0" w:rsidRDefault="005162D0" w:rsidP="0010205C">
      <w:pPr>
        <w:bidi/>
        <w:spacing w:line="360" w:lineRule="auto"/>
        <w:rPr>
          <w:rFonts w:cstheme="minorHAnsi"/>
          <w:color w:val="000000" w:themeColor="text1"/>
          <w:rtl/>
        </w:rPr>
      </w:pPr>
      <w:r>
        <w:rPr>
          <w:rFonts w:hint="cs"/>
          <w:color w:val="000000" w:themeColor="text1"/>
          <w:rtl/>
        </w:rPr>
        <w:t xml:space="preserve">כאשר </w:t>
      </w:r>
      <w:r>
        <w:rPr>
          <w:rFonts w:cstheme="minorHAnsi" w:hint="cs"/>
          <w:color w:val="000000" w:themeColor="text1"/>
          <w:rtl/>
        </w:rPr>
        <w:t xml:space="preserve">2 </w:t>
      </w:r>
      <w:r>
        <w:rPr>
          <w:rFonts w:hint="cs"/>
          <w:color w:val="000000" w:themeColor="text1"/>
          <w:rtl/>
        </w:rPr>
        <w:t>השרתים ב</w:t>
      </w:r>
      <w:r>
        <w:rPr>
          <w:rFonts w:cstheme="minorHAnsi" w:hint="cs"/>
          <w:color w:val="000000" w:themeColor="text1"/>
          <w:rtl/>
        </w:rPr>
        <w:t>-</w:t>
      </w:r>
      <w:r>
        <w:rPr>
          <w:rFonts w:cstheme="minorHAnsi"/>
          <w:color w:val="000000" w:themeColor="text1"/>
        </w:rPr>
        <w:t>Cluster</w:t>
      </w:r>
      <w:r>
        <w:rPr>
          <w:rFonts w:hint="cs"/>
          <w:color w:val="000000" w:themeColor="text1"/>
          <w:rtl/>
        </w:rPr>
        <w:t xml:space="preserve"> יחוו תקלה משביתה בו זמנית ולא יהיו זמינים למשתמשים</w:t>
      </w:r>
      <w:r>
        <w:rPr>
          <w:rFonts w:cstheme="minorHAnsi" w:hint="cs"/>
          <w:color w:val="000000" w:themeColor="text1"/>
          <w:rtl/>
        </w:rPr>
        <w:t xml:space="preserve">, </w:t>
      </w:r>
      <w:r>
        <w:rPr>
          <w:rFonts w:hint="cs"/>
          <w:color w:val="000000" w:themeColor="text1"/>
          <w:rtl/>
        </w:rPr>
        <w:t>הפלטפורמה לא תהיה נגישה למשך כ</w:t>
      </w:r>
      <w:r>
        <w:rPr>
          <w:rFonts w:cstheme="minorHAnsi" w:hint="cs"/>
          <w:color w:val="000000" w:themeColor="text1"/>
          <w:rtl/>
        </w:rPr>
        <w:t xml:space="preserve">-10 </w:t>
      </w:r>
      <w:r>
        <w:rPr>
          <w:rFonts w:hint="cs"/>
          <w:color w:val="000000" w:themeColor="text1"/>
          <w:rtl/>
        </w:rPr>
        <w:t>דק</w:t>
      </w:r>
      <w:r>
        <w:rPr>
          <w:rFonts w:cstheme="minorHAnsi" w:hint="cs"/>
          <w:color w:val="000000" w:themeColor="text1"/>
          <w:rtl/>
        </w:rPr>
        <w:t>.</w:t>
      </w:r>
    </w:p>
    <w:p w14:paraId="6EAA2E43" w14:textId="0BFEA5E9" w:rsidR="00B34B3B" w:rsidRDefault="00B34B3B" w:rsidP="0010205C">
      <w:pPr>
        <w:bidi/>
        <w:spacing w:line="360" w:lineRule="auto"/>
        <w:rPr>
          <w:rFonts w:cstheme="minorHAnsi"/>
          <w:color w:val="000000" w:themeColor="text1"/>
        </w:rPr>
      </w:pPr>
    </w:p>
    <w:p w14:paraId="10E8FD14" w14:textId="0EB1F42E" w:rsidR="00511D02" w:rsidRDefault="00511D02" w:rsidP="00511D02">
      <w:pPr>
        <w:pStyle w:val="Heading2"/>
        <w:numPr>
          <w:ilvl w:val="0"/>
          <w:numId w:val="0"/>
        </w:numPr>
        <w:bidi/>
        <w:ind w:left="425"/>
        <w:rPr>
          <w:rtl/>
        </w:rPr>
      </w:pPr>
      <w:bookmarkStart w:id="82" w:name="_Toc94512826"/>
      <w:r>
        <w:t>DATA MODEL</w:t>
      </w:r>
      <w:bookmarkEnd w:id="82"/>
    </w:p>
    <w:p w14:paraId="432F8408" w14:textId="741B38B7" w:rsidR="00511D02" w:rsidRPr="00511D02" w:rsidRDefault="00511D02" w:rsidP="00511D02">
      <w:pPr>
        <w:bidi/>
        <w:spacing w:line="360" w:lineRule="auto"/>
        <w:rPr>
          <w:rFonts w:asciiTheme="minorBidi" w:hAnsiTheme="minorBidi"/>
          <w:color w:val="000000" w:themeColor="text1"/>
        </w:rPr>
      </w:pPr>
      <w:r w:rsidRPr="00511D02">
        <w:rPr>
          <w:rFonts w:asciiTheme="minorBidi" w:hAnsiTheme="minorBidi"/>
          <w:color w:val="000000" w:themeColor="text1"/>
          <w:rtl/>
        </w:rPr>
        <w:t xml:space="preserve">הקובץ הנ"ל מהווה דוגמה בלבד למבנה של </w:t>
      </w:r>
      <w:r w:rsidRPr="00511D02">
        <w:rPr>
          <w:rFonts w:asciiTheme="minorBidi" w:hAnsiTheme="minorBidi"/>
          <w:color w:val="000000" w:themeColor="text1"/>
        </w:rPr>
        <w:t xml:space="preserve">DATA MODEL </w:t>
      </w:r>
      <w:r w:rsidRPr="00511D02">
        <w:rPr>
          <w:rFonts w:asciiTheme="minorBidi" w:hAnsiTheme="minorBidi"/>
          <w:color w:val="000000" w:themeColor="text1"/>
          <w:rtl/>
        </w:rPr>
        <w:t xml:space="preserve"> , יבנה קובץ עדכני בהתאם לדרישות הלקוח.</w:t>
      </w:r>
    </w:p>
    <w:p w14:paraId="7FBF8C08" w14:textId="681718F0" w:rsidR="00511D02" w:rsidRDefault="00890F57" w:rsidP="00890F57">
      <w:pPr>
        <w:bidi/>
        <w:spacing w:line="360" w:lineRule="auto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object w:dxaOrig="1538" w:dyaOrig="994" w14:anchorId="297D9E2F">
          <v:shape id="_x0000_i1026" type="#_x0000_t75" style="width:77pt;height:49.45pt" o:ole="">
            <v:imagedata r:id="rId40" o:title=""/>
          </v:shape>
          <o:OLEObject Type="Embed" ProgID="Package" ShapeID="_x0000_i1026" DrawAspect="Icon" ObjectID="_1707575534" r:id="rId41"/>
        </w:object>
      </w:r>
    </w:p>
    <w:p w14:paraId="2D730D33" w14:textId="77777777" w:rsidR="00890F57" w:rsidRDefault="00890F57" w:rsidP="00890F57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להלן פירוט הערכים השונים </w:t>
      </w:r>
      <w:proofErr w:type="spellStart"/>
      <w:r>
        <w:rPr>
          <w:rFonts w:asciiTheme="minorBidi" w:hAnsiTheme="minorBidi" w:hint="cs"/>
          <w:rtl/>
        </w:rPr>
        <w:t>בדאטא</w:t>
      </w:r>
      <w:proofErr w:type="spellEnd"/>
      <w:r>
        <w:rPr>
          <w:rFonts w:asciiTheme="minorBidi" w:hAnsiTheme="minorBidi" w:hint="cs"/>
          <w:rtl/>
        </w:rPr>
        <w:t xml:space="preserve"> מודל:</w:t>
      </w:r>
    </w:p>
    <w:p w14:paraId="31CE290E" w14:textId="73396698" w:rsidR="00890F57" w:rsidRPr="00BC72C7" w:rsidRDefault="00890F57" w:rsidP="00890F57">
      <w:pPr>
        <w:pStyle w:val="ListParagraph"/>
        <w:numPr>
          <w:ilvl w:val="0"/>
          <w:numId w:val="17"/>
        </w:numPr>
        <w:bidi/>
        <w:spacing w:after="0" w:line="240" w:lineRule="auto"/>
        <w:rPr>
          <w:rFonts w:asciiTheme="minorBidi" w:hAnsiTheme="minorBidi"/>
        </w:rPr>
      </w:pPr>
      <w:r>
        <w:rPr>
          <w:rFonts w:asciiTheme="minorBidi" w:hAnsiTheme="minorBidi"/>
        </w:rPr>
        <w:t>id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מחרוזת, מספר מזהה של מנה (מייל) במערכת </w:t>
      </w:r>
      <w:r w:rsidR="00BA7C55">
        <w:rPr>
          <w:rFonts w:asciiTheme="minorBidi" w:hAnsiTheme="minorBidi" w:hint="cs"/>
          <w:rtl/>
        </w:rPr>
        <w:t>הצטרפות לפנסיה</w:t>
      </w:r>
      <w:r>
        <w:rPr>
          <w:rFonts w:asciiTheme="minorBidi" w:hAnsiTheme="minorBidi" w:hint="cs"/>
          <w:rtl/>
        </w:rPr>
        <w:t>.</w:t>
      </w:r>
    </w:p>
    <w:p w14:paraId="4D09DB85" w14:textId="77777777" w:rsidR="00890F57" w:rsidRPr="00BC72C7" w:rsidRDefault="00890F57" w:rsidP="00890F57">
      <w:pPr>
        <w:pStyle w:val="ListParagraph"/>
        <w:numPr>
          <w:ilvl w:val="0"/>
          <w:numId w:val="17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createdAt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מחרוזת, תאריך בפורמט </w:t>
      </w:r>
      <w:r>
        <w:rPr>
          <w:rFonts w:asciiTheme="minorBidi" w:hAnsiTheme="minorBidi"/>
        </w:rPr>
        <w:t>dd/MM/</w:t>
      </w:r>
      <w:proofErr w:type="spellStart"/>
      <w:r>
        <w:rPr>
          <w:rFonts w:asciiTheme="minorBidi" w:hAnsiTheme="minorBidi"/>
        </w:rPr>
        <w:t>yyyy</w:t>
      </w:r>
      <w:proofErr w:type="spellEnd"/>
      <w:r>
        <w:rPr>
          <w:rFonts w:asciiTheme="minorBidi" w:hAnsiTheme="minorBidi"/>
        </w:rPr>
        <w:t xml:space="preserve"> </w:t>
      </w:r>
      <w:proofErr w:type="spellStart"/>
      <w:r>
        <w:rPr>
          <w:rFonts w:asciiTheme="minorBidi" w:hAnsiTheme="minorBidi"/>
        </w:rPr>
        <w:t>HH:</w:t>
      </w:r>
      <w:proofErr w:type="gramStart"/>
      <w:r>
        <w:rPr>
          <w:rFonts w:asciiTheme="minorBidi" w:hAnsiTheme="minorBidi"/>
        </w:rPr>
        <w:t>mm:SS</w:t>
      </w:r>
      <w:proofErr w:type="spellEnd"/>
      <w:proofErr w:type="gramEnd"/>
      <w:r>
        <w:rPr>
          <w:rFonts w:asciiTheme="minorBidi" w:hAnsiTheme="minorBidi" w:hint="cs"/>
          <w:rtl/>
        </w:rPr>
        <w:t xml:space="preserve"> בו נוצרה הרשומה בבסיס הנתונים.</w:t>
      </w:r>
    </w:p>
    <w:p w14:paraId="0E376A91" w14:textId="77777777" w:rsidR="00890F57" w:rsidRPr="00BC72C7" w:rsidRDefault="00890F57" w:rsidP="00890F57">
      <w:pPr>
        <w:pStyle w:val="ListParagraph"/>
        <w:numPr>
          <w:ilvl w:val="0"/>
          <w:numId w:val="17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updatedAt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מחרוזת, תאריך בפורמט </w:t>
      </w:r>
      <w:r>
        <w:rPr>
          <w:rFonts w:asciiTheme="minorBidi" w:hAnsiTheme="minorBidi"/>
        </w:rPr>
        <w:t>dd/MM/</w:t>
      </w:r>
      <w:proofErr w:type="spellStart"/>
      <w:r>
        <w:rPr>
          <w:rFonts w:asciiTheme="minorBidi" w:hAnsiTheme="minorBidi"/>
        </w:rPr>
        <w:t>yyyy</w:t>
      </w:r>
      <w:proofErr w:type="spellEnd"/>
      <w:r>
        <w:rPr>
          <w:rFonts w:asciiTheme="minorBidi" w:hAnsiTheme="minorBidi"/>
        </w:rPr>
        <w:t xml:space="preserve"> </w:t>
      </w:r>
      <w:proofErr w:type="spellStart"/>
      <w:r>
        <w:rPr>
          <w:rFonts w:asciiTheme="minorBidi" w:hAnsiTheme="minorBidi"/>
        </w:rPr>
        <w:t>HH:</w:t>
      </w:r>
      <w:proofErr w:type="gramStart"/>
      <w:r>
        <w:rPr>
          <w:rFonts w:asciiTheme="minorBidi" w:hAnsiTheme="minorBidi"/>
        </w:rPr>
        <w:t>mm:SS</w:t>
      </w:r>
      <w:proofErr w:type="spellEnd"/>
      <w:proofErr w:type="gramEnd"/>
      <w:r>
        <w:rPr>
          <w:rFonts w:asciiTheme="minorBidi" w:hAnsiTheme="minorBidi" w:hint="cs"/>
          <w:rtl/>
        </w:rPr>
        <w:t xml:space="preserve"> בו עודכנה הרשומה לאחרונה בבסיס הנתונים.</w:t>
      </w:r>
    </w:p>
    <w:p w14:paraId="7EFFE9B4" w14:textId="77777777" w:rsidR="00890F57" w:rsidRPr="00BC72C7" w:rsidRDefault="00890F57" w:rsidP="00890F57">
      <w:pPr>
        <w:pStyle w:val="ListParagraph"/>
        <w:numPr>
          <w:ilvl w:val="0"/>
          <w:numId w:val="17"/>
        </w:numPr>
        <w:bidi/>
        <w:spacing w:after="0" w:line="240" w:lineRule="auto"/>
        <w:rPr>
          <w:rFonts w:asciiTheme="minorBidi" w:hAnsiTheme="minorBidi"/>
        </w:rPr>
      </w:pPr>
      <w:r>
        <w:rPr>
          <w:rFonts w:asciiTheme="minorBidi" w:hAnsiTheme="minorBidi"/>
        </w:rPr>
        <w:t>mail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אובייקט, מכיל פרטי מידע על המייל שהתקבל. האובייקט יכיל את השדות הבאים:</w:t>
      </w:r>
    </w:p>
    <w:p w14:paraId="3AB5A4F6" w14:textId="77777777" w:rsidR="00890F57" w:rsidRPr="00BC72C7" w:rsidRDefault="00890F57" w:rsidP="00890F57">
      <w:pPr>
        <w:pStyle w:val="ListParagraph"/>
        <w:numPr>
          <w:ilvl w:val="0"/>
          <w:numId w:val="18"/>
        </w:numPr>
        <w:bidi/>
        <w:spacing w:after="0" w:line="240" w:lineRule="auto"/>
        <w:rPr>
          <w:rFonts w:asciiTheme="minorBidi" w:hAnsiTheme="minorBidi"/>
        </w:rPr>
      </w:pPr>
      <w:r>
        <w:rPr>
          <w:rFonts w:asciiTheme="minorBidi" w:hAnsiTheme="minorBidi"/>
        </w:rPr>
        <w:t>Id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מספר שלם, מכיל את המספר הייחודי של המייל בתיבת הדואר.</w:t>
      </w:r>
    </w:p>
    <w:p w14:paraId="658653E5" w14:textId="77777777" w:rsidR="00890F57" w:rsidRPr="00BC72C7" w:rsidRDefault="00890F57" w:rsidP="00890F57">
      <w:pPr>
        <w:pStyle w:val="ListParagraph"/>
        <w:numPr>
          <w:ilvl w:val="0"/>
          <w:numId w:val="18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mailBody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מחרוזת, מכילה את תוכן גוף המייל.</w:t>
      </w:r>
    </w:p>
    <w:p w14:paraId="6D4D72EC" w14:textId="77777777" w:rsidR="00890F57" w:rsidRPr="00BC72C7" w:rsidRDefault="00890F57" w:rsidP="00890F57">
      <w:pPr>
        <w:pStyle w:val="ListParagraph"/>
        <w:numPr>
          <w:ilvl w:val="0"/>
          <w:numId w:val="18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originalMailBox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מחרוזת, מכילה את תיבת הדואר ממנה הגיע המייל.</w:t>
      </w:r>
    </w:p>
    <w:p w14:paraId="4F3EB5CE" w14:textId="77777777" w:rsidR="00890F57" w:rsidRPr="00BC72C7" w:rsidRDefault="00890F57" w:rsidP="00890F57">
      <w:pPr>
        <w:pStyle w:val="ListParagraph"/>
        <w:numPr>
          <w:ilvl w:val="0"/>
          <w:numId w:val="18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isValidMail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בוליאני, מתאר עם המייל </w:t>
      </w:r>
      <w:proofErr w:type="spellStart"/>
      <w:r>
        <w:rPr>
          <w:rFonts w:asciiTheme="minorBidi" w:hAnsiTheme="minorBidi" w:hint="cs"/>
          <w:rtl/>
        </w:rPr>
        <w:t>וולידי</w:t>
      </w:r>
      <w:proofErr w:type="spellEnd"/>
      <w:r>
        <w:rPr>
          <w:rFonts w:asciiTheme="minorBidi" w:hAnsiTheme="minorBidi" w:hint="cs"/>
          <w:rtl/>
        </w:rPr>
        <w:t xml:space="preserve"> ומידע חולץ ממנו בהצלחה או לא.</w:t>
      </w:r>
    </w:p>
    <w:p w14:paraId="33D1733B" w14:textId="77777777" w:rsidR="00890F57" w:rsidRPr="00BC72C7" w:rsidRDefault="00890F57" w:rsidP="00890F57">
      <w:pPr>
        <w:pStyle w:val="ListParagraph"/>
        <w:numPr>
          <w:ilvl w:val="0"/>
          <w:numId w:val="18"/>
        </w:numPr>
        <w:bidi/>
        <w:spacing w:after="0" w:line="240" w:lineRule="auto"/>
        <w:rPr>
          <w:rFonts w:asciiTheme="minorBidi" w:hAnsiTheme="minorBidi"/>
        </w:rPr>
      </w:pPr>
      <w:r>
        <w:rPr>
          <w:rFonts w:asciiTheme="minorBidi" w:hAnsiTheme="minorBidi"/>
        </w:rPr>
        <w:t>subject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מחרוזת, מכילה את נושא המייל.</w:t>
      </w:r>
    </w:p>
    <w:p w14:paraId="053E7EA5" w14:textId="77777777" w:rsidR="00890F57" w:rsidRDefault="00890F57" w:rsidP="00890F57">
      <w:pPr>
        <w:pStyle w:val="ListParagraph"/>
        <w:numPr>
          <w:ilvl w:val="0"/>
          <w:numId w:val="18"/>
        </w:numPr>
        <w:bidi/>
        <w:spacing w:after="0" w:line="240" w:lineRule="auto"/>
        <w:rPr>
          <w:rFonts w:asciiTheme="minorBidi" w:hAnsiTheme="minorBidi"/>
        </w:rPr>
      </w:pPr>
      <w:r>
        <w:rPr>
          <w:rFonts w:asciiTheme="minorBidi" w:hAnsiTheme="minorBidi"/>
        </w:rPr>
        <w:t>sender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מחרוזת, </w:t>
      </w:r>
      <w:r w:rsidRPr="00BC72C7">
        <w:rPr>
          <w:rFonts w:asciiTheme="minorBidi" w:hAnsiTheme="minorBidi" w:hint="cs"/>
          <w:rtl/>
        </w:rPr>
        <w:t>מכילה את כתובת שולח המייל</w:t>
      </w:r>
      <w:r>
        <w:rPr>
          <w:rFonts w:asciiTheme="minorBidi" w:hAnsiTheme="minorBidi" w:hint="cs"/>
          <w:rtl/>
        </w:rPr>
        <w:t>.</w:t>
      </w:r>
    </w:p>
    <w:p w14:paraId="498D3C1C" w14:textId="77777777" w:rsidR="00890F57" w:rsidRPr="00BC72C7" w:rsidRDefault="00890F57" w:rsidP="00890F57">
      <w:pPr>
        <w:pStyle w:val="ListParagraph"/>
        <w:numPr>
          <w:ilvl w:val="0"/>
          <w:numId w:val="18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ccRecipients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מערך של מחרוזות, מכיל את כלל המכותבים למייל.</w:t>
      </w:r>
    </w:p>
    <w:p w14:paraId="4A47D28A" w14:textId="77777777" w:rsidR="00890F57" w:rsidRDefault="00890F57" w:rsidP="00890F57">
      <w:pPr>
        <w:pStyle w:val="ListParagraph"/>
        <w:numPr>
          <w:ilvl w:val="0"/>
          <w:numId w:val="18"/>
        </w:numPr>
        <w:bidi/>
        <w:spacing w:after="0" w:line="240" w:lineRule="auto"/>
        <w:rPr>
          <w:rFonts w:asciiTheme="minorBidi" w:hAnsiTheme="minorBidi"/>
        </w:rPr>
      </w:pPr>
      <w:r>
        <w:rPr>
          <w:rFonts w:asciiTheme="minorBidi" w:hAnsiTheme="minorBidi"/>
        </w:rPr>
        <w:t>timestamp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מחרוזת, מכילה את התאריך בו התקבל המייל בפורמט </w:t>
      </w:r>
      <w:r>
        <w:rPr>
          <w:rFonts w:asciiTheme="minorBidi" w:hAnsiTheme="minorBidi"/>
        </w:rPr>
        <w:t>dd/MM/</w:t>
      </w:r>
      <w:proofErr w:type="spellStart"/>
      <w:r>
        <w:rPr>
          <w:rFonts w:asciiTheme="minorBidi" w:hAnsiTheme="minorBidi"/>
        </w:rPr>
        <w:t>yyyy</w:t>
      </w:r>
      <w:proofErr w:type="spellEnd"/>
      <w:r>
        <w:rPr>
          <w:rFonts w:asciiTheme="minorBidi" w:hAnsiTheme="minorBidi"/>
        </w:rPr>
        <w:t xml:space="preserve"> </w:t>
      </w:r>
      <w:proofErr w:type="spellStart"/>
      <w:r>
        <w:rPr>
          <w:rFonts w:asciiTheme="minorBidi" w:hAnsiTheme="minorBidi"/>
        </w:rPr>
        <w:t>HH:</w:t>
      </w:r>
      <w:proofErr w:type="gramStart"/>
      <w:r>
        <w:rPr>
          <w:rFonts w:asciiTheme="minorBidi" w:hAnsiTheme="minorBidi"/>
        </w:rPr>
        <w:t>mm:SS</w:t>
      </w:r>
      <w:proofErr w:type="spellEnd"/>
      <w:proofErr w:type="gramEnd"/>
      <w:r>
        <w:rPr>
          <w:rFonts w:asciiTheme="minorBidi" w:hAnsiTheme="minorBidi" w:hint="cs"/>
          <w:rtl/>
        </w:rPr>
        <w:t xml:space="preserve"> .</w:t>
      </w:r>
    </w:p>
    <w:p w14:paraId="4064E634" w14:textId="77777777" w:rsidR="00890F57" w:rsidRDefault="00890F57" w:rsidP="00890F57">
      <w:pPr>
        <w:pStyle w:val="ListParagraph"/>
        <w:numPr>
          <w:ilvl w:val="0"/>
          <w:numId w:val="18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attachedFiles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מערך של מחרוזות</w:t>
      </w:r>
      <w:r w:rsidRPr="001D2D55">
        <w:rPr>
          <w:rFonts w:asciiTheme="minorBidi" w:hAnsiTheme="minorBidi" w:hint="cs"/>
          <w:rtl/>
        </w:rPr>
        <w:t>, מכיל את שמות הקבצים המצורפים למייל</w:t>
      </w:r>
      <w:r>
        <w:rPr>
          <w:rFonts w:asciiTheme="minorBidi" w:hAnsiTheme="minorBidi" w:hint="cs"/>
          <w:rtl/>
        </w:rPr>
        <w:t>.</w:t>
      </w:r>
    </w:p>
    <w:p w14:paraId="79E02C35" w14:textId="77777777" w:rsidR="00890F57" w:rsidRPr="001D2D55" w:rsidRDefault="00890F57" w:rsidP="00890F57">
      <w:pPr>
        <w:pStyle w:val="ListParagraph"/>
        <w:numPr>
          <w:ilvl w:val="0"/>
          <w:numId w:val="18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attachmentCount</w:t>
      </w:r>
      <w:proofErr w:type="spellEnd"/>
      <w:r>
        <w:rPr>
          <w:rFonts w:asciiTheme="minorBidi" w:hAnsiTheme="minorBidi" w:hint="cs"/>
          <w:rtl/>
        </w:rPr>
        <w:t xml:space="preserve"> - מספר שלם, מכיל את מספר הצרופות במייל.</w:t>
      </w:r>
    </w:p>
    <w:p w14:paraId="280CECDC" w14:textId="77777777" w:rsidR="00890F57" w:rsidRPr="001D2D55" w:rsidRDefault="00890F57" w:rsidP="00890F57">
      <w:pPr>
        <w:pStyle w:val="ListParagraph"/>
        <w:numPr>
          <w:ilvl w:val="0"/>
          <w:numId w:val="18"/>
        </w:numPr>
        <w:bidi/>
        <w:spacing w:after="0" w:line="240" w:lineRule="auto"/>
        <w:rPr>
          <w:rFonts w:asciiTheme="minorBidi" w:hAnsiTheme="minorBidi"/>
          <w:rtl/>
        </w:rPr>
      </w:pPr>
      <w:r>
        <w:rPr>
          <w:rFonts w:asciiTheme="minorBidi" w:hAnsiTheme="minorBidi"/>
        </w:rPr>
        <w:lastRenderedPageBreak/>
        <w:t>Priority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מספר שלם, עדיפות המייל במערכת (כרגע אין התייחסות לעדיפויות ועל כן יינתן ערך קבוע).</w:t>
      </w:r>
    </w:p>
    <w:p w14:paraId="12E7744A" w14:textId="77777777" w:rsidR="00890F57" w:rsidRPr="001D2D55" w:rsidRDefault="00890F57" w:rsidP="00890F57">
      <w:pPr>
        <w:pStyle w:val="ListParagraph"/>
        <w:numPr>
          <w:ilvl w:val="0"/>
          <w:numId w:val="19"/>
        </w:numPr>
        <w:bidi/>
        <w:spacing w:after="0" w:line="240" w:lineRule="auto"/>
        <w:rPr>
          <w:rFonts w:asciiTheme="minorBidi" w:hAnsiTheme="minorBidi"/>
        </w:rPr>
      </w:pPr>
      <w:r>
        <w:rPr>
          <w:rFonts w:asciiTheme="minorBidi" w:hAnsiTheme="minorBidi"/>
        </w:rPr>
        <w:t>status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אובייקט, מכיל פרטים על מצב המייל במערכת. האובייקט יכיל את השדות הבאים:</w:t>
      </w:r>
    </w:p>
    <w:p w14:paraId="5464EF7B" w14:textId="77777777" w:rsidR="00890F57" w:rsidRPr="001D2D55" w:rsidRDefault="00890F57" w:rsidP="00890F57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inProgress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בוליאני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שדה המתאר עם המנה עדיין בטיפול או שהטיפול בה הסתיים.</w:t>
      </w:r>
    </w:p>
    <w:p w14:paraId="3F442F27" w14:textId="77777777" w:rsidR="00890F57" w:rsidRPr="001D2D55" w:rsidRDefault="00890F57" w:rsidP="00890F57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errorCode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מספר שלם, קודי מספר של מנות שהסתיימו. 0 מציין מנה תקינה ואילו מספר חיובי מציין שגיאה על פי מיפוי שיינתן בהמשך.</w:t>
      </w:r>
    </w:p>
    <w:p w14:paraId="35D1D378" w14:textId="77777777" w:rsidR="00890F57" w:rsidRPr="001D2D55" w:rsidRDefault="00890F57" w:rsidP="00890F57">
      <w:pPr>
        <w:pStyle w:val="ListParagraph"/>
        <w:numPr>
          <w:ilvl w:val="0"/>
          <w:numId w:val="20"/>
        </w:numPr>
        <w:bidi/>
        <w:spacing w:after="0" w:line="240" w:lineRule="auto"/>
        <w:rPr>
          <w:rFonts w:asciiTheme="minorBidi" w:hAnsiTheme="minorBidi"/>
        </w:rPr>
      </w:pPr>
      <w:proofErr w:type="spellStart"/>
      <w:proofErr w:type="gramStart"/>
      <w:r>
        <w:rPr>
          <w:rFonts w:asciiTheme="minorBidi" w:hAnsiTheme="minorBidi"/>
        </w:rPr>
        <w:t>progressMessages</w:t>
      </w:r>
      <w:proofErr w:type="spellEnd"/>
      <w:r>
        <w:rPr>
          <w:rFonts w:asciiTheme="minorBidi" w:hAnsiTheme="minorBidi" w:hint="cs"/>
          <w:rtl/>
        </w:rPr>
        <w:t xml:space="preserve">  -</w:t>
      </w:r>
      <w:proofErr w:type="gramEnd"/>
      <w:r>
        <w:rPr>
          <w:rFonts w:asciiTheme="minorBidi" w:hAnsiTheme="minorBidi" w:hint="cs"/>
          <w:rtl/>
        </w:rPr>
        <w:t xml:space="preserve"> מערך של אובייקטים, הודעות המציינות את "חיי" המייל במערכת. עבור כל אובייקט יהיה תאריך, תוכן ההודעה ורמת לוג (</w:t>
      </w:r>
      <w:r>
        <w:rPr>
          <w:rFonts w:asciiTheme="minorBidi" w:hAnsiTheme="minorBidi"/>
        </w:rPr>
        <w:t>info, error..</w:t>
      </w:r>
      <w:r>
        <w:rPr>
          <w:rFonts w:asciiTheme="minorBidi" w:hAnsiTheme="minorBidi" w:hint="cs"/>
          <w:rtl/>
        </w:rPr>
        <w:t>).</w:t>
      </w:r>
    </w:p>
    <w:p w14:paraId="4DAA7670" w14:textId="77777777" w:rsidR="00890F57" w:rsidRPr="006E4B3A" w:rsidRDefault="00890F57" w:rsidP="00890F57">
      <w:pPr>
        <w:pStyle w:val="ListParagraph"/>
        <w:numPr>
          <w:ilvl w:val="0"/>
          <w:numId w:val="19"/>
        </w:numPr>
        <w:bidi/>
        <w:spacing w:after="0" w:line="240" w:lineRule="auto"/>
        <w:rPr>
          <w:rFonts w:asciiTheme="minorBidi" w:hAnsiTheme="minorBidi"/>
        </w:rPr>
      </w:pPr>
      <w:r>
        <w:rPr>
          <w:rFonts w:asciiTheme="minorBidi" w:hAnsiTheme="minorBidi"/>
        </w:rPr>
        <w:t>storage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אובייקט, מכיל פרטים על אחסון ה-</w:t>
      </w:r>
      <w:r>
        <w:rPr>
          <w:rFonts w:asciiTheme="minorBidi" w:hAnsiTheme="minorBidi"/>
        </w:rPr>
        <w:t>pdf</w:t>
      </w:r>
      <w:r>
        <w:rPr>
          <w:rFonts w:asciiTheme="minorBidi" w:hAnsiTheme="minorBidi" w:hint="cs"/>
          <w:rtl/>
        </w:rPr>
        <w:t xml:space="preserve"> המאוחד ב-</w:t>
      </w:r>
      <w:proofErr w:type="spellStart"/>
      <w:r>
        <w:rPr>
          <w:rFonts w:asciiTheme="minorBidi" w:hAnsiTheme="minorBidi"/>
        </w:rPr>
        <w:t>Minio</w:t>
      </w:r>
      <w:proofErr w:type="spellEnd"/>
      <w:r>
        <w:rPr>
          <w:rFonts w:asciiTheme="minorBidi" w:hAnsiTheme="minorBidi" w:hint="cs"/>
          <w:rtl/>
        </w:rPr>
        <w:t>, מכיל את השדות הבאים:</w:t>
      </w:r>
    </w:p>
    <w:p w14:paraId="1F8E8A58" w14:textId="77777777" w:rsidR="00890F57" w:rsidRDefault="00890F57" w:rsidP="00890F57">
      <w:pPr>
        <w:pStyle w:val="ListParagraph"/>
        <w:numPr>
          <w:ilvl w:val="0"/>
          <w:numId w:val="21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mergedPdf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אובייקט המכיל פרטים על מיקום ה-</w:t>
      </w:r>
      <w:r>
        <w:rPr>
          <w:rFonts w:asciiTheme="minorBidi" w:hAnsiTheme="minorBidi"/>
        </w:rPr>
        <w:t>Pdf</w:t>
      </w:r>
      <w:r>
        <w:rPr>
          <w:rFonts w:asciiTheme="minorBidi" w:hAnsiTheme="minorBidi" w:hint="cs"/>
          <w:rtl/>
        </w:rPr>
        <w:t xml:space="preserve"> המאוחד ב-</w:t>
      </w:r>
      <w:proofErr w:type="spellStart"/>
      <w:r>
        <w:rPr>
          <w:rFonts w:asciiTheme="minorBidi" w:hAnsiTheme="minorBidi"/>
        </w:rPr>
        <w:t>Minio</w:t>
      </w:r>
      <w:proofErr w:type="spellEnd"/>
      <w:r>
        <w:rPr>
          <w:rFonts w:asciiTheme="minorBidi" w:hAnsiTheme="minorBidi" w:hint="cs"/>
          <w:rtl/>
        </w:rPr>
        <w:t>.</w:t>
      </w:r>
    </w:p>
    <w:p w14:paraId="3A5E1BC6" w14:textId="77777777" w:rsidR="00890F57" w:rsidRPr="006E4B3A" w:rsidRDefault="00890F57" w:rsidP="00890F57">
      <w:pPr>
        <w:pStyle w:val="ListParagraph"/>
        <w:numPr>
          <w:ilvl w:val="0"/>
          <w:numId w:val="22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ocr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אובייקט, מכיל פרטים אודות תהליך ה-</w:t>
      </w:r>
      <w:r>
        <w:rPr>
          <w:rFonts w:asciiTheme="minorBidi" w:hAnsiTheme="minorBidi" w:hint="cs"/>
        </w:rPr>
        <w:t>OCR</w:t>
      </w:r>
      <w:r>
        <w:rPr>
          <w:rFonts w:asciiTheme="minorBidi" w:hAnsiTheme="minorBidi" w:hint="cs"/>
          <w:rtl/>
        </w:rPr>
        <w:t xml:space="preserve"> הכוללים סיווג מסמך וחילוץ ערכים. האובייקט יכיל את השדות הבאים:</w:t>
      </w:r>
    </w:p>
    <w:p w14:paraId="475C518C" w14:textId="77777777" w:rsidR="00890F57" w:rsidRPr="00F451C6" w:rsidRDefault="00890F57" w:rsidP="00890F57">
      <w:pPr>
        <w:pStyle w:val="ListParagraph"/>
        <w:numPr>
          <w:ilvl w:val="0"/>
          <w:numId w:val="21"/>
        </w:numPr>
        <w:bidi/>
        <w:spacing w:after="0" w:line="240" w:lineRule="auto"/>
        <w:rPr>
          <w:rFonts w:asciiTheme="minorBidi" w:hAnsiTheme="minorBidi"/>
        </w:rPr>
      </w:pPr>
      <w:r>
        <w:rPr>
          <w:rFonts w:asciiTheme="minorBidi" w:hAnsiTheme="minorBidi"/>
        </w:rPr>
        <w:t>results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מערך של אובייקטים, מכיל מידע ברמת מסמך מרכיב ה-</w:t>
      </w:r>
      <w:proofErr w:type="spellStart"/>
      <w:r>
        <w:rPr>
          <w:rFonts w:asciiTheme="minorBidi" w:hAnsiTheme="minorBidi"/>
        </w:rPr>
        <w:t>ocr</w:t>
      </w:r>
      <w:proofErr w:type="spellEnd"/>
      <w:r>
        <w:rPr>
          <w:rFonts w:asciiTheme="minorBidi" w:hAnsiTheme="minorBidi" w:hint="cs"/>
          <w:rtl/>
        </w:rPr>
        <w:t>, כל אובייקט יכיל:</w:t>
      </w:r>
    </w:p>
    <w:p w14:paraId="3BB140CD" w14:textId="77777777" w:rsidR="00890F57" w:rsidRPr="00F451C6" w:rsidRDefault="00890F57" w:rsidP="00890F57">
      <w:pPr>
        <w:pStyle w:val="ListParagraph"/>
        <w:numPr>
          <w:ilvl w:val="0"/>
          <w:numId w:val="23"/>
        </w:numPr>
        <w:bidi/>
        <w:spacing w:after="0" w:line="240" w:lineRule="auto"/>
        <w:rPr>
          <w:rFonts w:asciiTheme="minorBidi" w:hAnsiTheme="minorBidi"/>
        </w:rPr>
      </w:pPr>
      <w:r>
        <w:rPr>
          <w:rFonts w:asciiTheme="minorBidi" w:hAnsiTheme="minorBidi"/>
        </w:rPr>
        <w:t>Identifier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מחרוזת, מזהה ייחודי של מסמך.</w:t>
      </w:r>
    </w:p>
    <w:p w14:paraId="1A0FC341" w14:textId="77777777" w:rsidR="00890F57" w:rsidRPr="00F451C6" w:rsidRDefault="00890F57" w:rsidP="00890F57">
      <w:pPr>
        <w:pStyle w:val="ListParagraph"/>
        <w:numPr>
          <w:ilvl w:val="0"/>
          <w:numId w:val="23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documentType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מחרוזת, סיווג המסמך</w:t>
      </w:r>
    </w:p>
    <w:p w14:paraId="69C252BA" w14:textId="77777777" w:rsidR="00890F57" w:rsidRPr="00F451C6" w:rsidRDefault="00890F57" w:rsidP="00890F57">
      <w:pPr>
        <w:pStyle w:val="ListParagraph"/>
        <w:numPr>
          <w:ilvl w:val="0"/>
          <w:numId w:val="23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confidenceLevel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מספר שלם, אחוז ודאות בין 0-100 של סיווג המסמך.</w:t>
      </w:r>
    </w:p>
    <w:p w14:paraId="5EEC99A9" w14:textId="77777777" w:rsidR="00890F57" w:rsidRPr="00F451C6" w:rsidRDefault="00890F57" w:rsidP="00890F57">
      <w:pPr>
        <w:pStyle w:val="ListParagraph"/>
        <w:numPr>
          <w:ilvl w:val="0"/>
          <w:numId w:val="23"/>
        </w:numPr>
        <w:bidi/>
        <w:spacing w:after="0" w:line="240" w:lineRule="auto"/>
        <w:rPr>
          <w:rFonts w:asciiTheme="minorBidi" w:hAnsiTheme="minorBidi"/>
        </w:rPr>
      </w:pPr>
      <w:r>
        <w:rPr>
          <w:rFonts w:asciiTheme="minorBidi" w:hAnsiTheme="minorBidi"/>
        </w:rPr>
        <w:t>pages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אובייקט, מכיל את עמוד ההתחלה ועמוד הסיום של המסמך מקובץ ה-</w:t>
      </w:r>
      <w:r>
        <w:rPr>
          <w:rFonts w:asciiTheme="minorBidi" w:hAnsiTheme="minorBidi" w:hint="cs"/>
        </w:rPr>
        <w:t>PDF</w:t>
      </w:r>
      <w:r>
        <w:rPr>
          <w:rFonts w:asciiTheme="minorBidi" w:hAnsiTheme="minorBidi" w:hint="cs"/>
          <w:rtl/>
        </w:rPr>
        <w:t xml:space="preserve"> האחוד.</w:t>
      </w:r>
    </w:p>
    <w:p w14:paraId="35CFDE68" w14:textId="77777777" w:rsidR="00890F57" w:rsidRDefault="00890F57" w:rsidP="00890F57">
      <w:pPr>
        <w:pStyle w:val="ListParagraph"/>
        <w:numPr>
          <w:ilvl w:val="0"/>
          <w:numId w:val="23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extractedFields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אובייקט, מכיל את כל השדות שחולצו עבור המסמך ככה שעבור כל שדה ניתן הערך שלו ורמת ודאות החילוץ.</w:t>
      </w:r>
    </w:p>
    <w:p w14:paraId="029418D9" w14:textId="019D1819" w:rsidR="00890F57" w:rsidRPr="00F451C6" w:rsidRDefault="009A78DC" w:rsidP="00890F57">
      <w:pPr>
        <w:pStyle w:val="ListParagraph"/>
        <w:numPr>
          <w:ilvl w:val="0"/>
          <w:numId w:val="22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 w:hint="cs"/>
        </w:rPr>
        <w:t>M</w:t>
      </w:r>
      <w:r>
        <w:rPr>
          <w:rFonts w:asciiTheme="minorBidi" w:hAnsiTheme="minorBidi"/>
        </w:rPr>
        <w:t>ore</w:t>
      </w:r>
      <w:r w:rsidR="00890F57">
        <w:rPr>
          <w:rFonts w:asciiTheme="minorBidi" w:hAnsiTheme="minorBidi"/>
        </w:rPr>
        <w:t>Details</w:t>
      </w:r>
      <w:proofErr w:type="spellEnd"/>
      <w:r w:rsidR="00890F57">
        <w:rPr>
          <w:rFonts w:asciiTheme="minorBidi" w:hAnsiTheme="minorBidi" w:hint="cs"/>
          <w:rtl/>
        </w:rPr>
        <w:t xml:space="preserve"> </w:t>
      </w:r>
      <w:r w:rsidR="00890F57">
        <w:rPr>
          <w:rFonts w:asciiTheme="minorBidi" w:hAnsiTheme="minorBidi"/>
          <w:rtl/>
        </w:rPr>
        <w:t>–</w:t>
      </w:r>
      <w:r w:rsidR="00890F57">
        <w:rPr>
          <w:rFonts w:asciiTheme="minorBidi" w:hAnsiTheme="minorBidi" w:hint="cs"/>
          <w:rtl/>
        </w:rPr>
        <w:t xml:space="preserve"> אובייקט, מכיל שדות לניהול המנה במערכת, כל אובייקט יכיל את השדות הבאים:</w:t>
      </w:r>
    </w:p>
    <w:p w14:paraId="0689E0E0" w14:textId="77777777" w:rsidR="00890F57" w:rsidRPr="00025A8F" w:rsidRDefault="00890F57" w:rsidP="00890F57">
      <w:pPr>
        <w:pStyle w:val="ListParagraph"/>
        <w:numPr>
          <w:ilvl w:val="0"/>
          <w:numId w:val="21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isMailADuplicate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בוליאני, שדה המציין אם מייל זה הוא מייל כפול (כלומר יש מייל אחר שנשלח לפני שמכיל אותו דוח פיזור).</w:t>
      </w:r>
    </w:p>
    <w:p w14:paraId="7284B303" w14:textId="77777777" w:rsidR="00890F57" w:rsidRPr="00025A8F" w:rsidRDefault="00890F57" w:rsidP="00890F57">
      <w:pPr>
        <w:pStyle w:val="ListParagraph"/>
        <w:numPr>
          <w:ilvl w:val="0"/>
          <w:numId w:val="21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originalMailDetails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אובייקט, מכיל פרטי מייל מקורי אם המייל הנוכחי הינו כפול. כל אובייקט יכיל את שדות הבאים:</w:t>
      </w:r>
    </w:p>
    <w:p w14:paraId="67D46F6B" w14:textId="77777777" w:rsidR="00890F57" w:rsidRPr="00025A8F" w:rsidRDefault="00890F57" w:rsidP="00890F57">
      <w:pPr>
        <w:pStyle w:val="ListParagraph"/>
        <w:numPr>
          <w:ilvl w:val="0"/>
          <w:numId w:val="24"/>
        </w:numPr>
        <w:bidi/>
        <w:spacing w:after="0" w:line="240" w:lineRule="auto"/>
        <w:rPr>
          <w:rFonts w:asciiTheme="minorBidi" w:hAnsiTheme="minorBidi"/>
        </w:rPr>
      </w:pPr>
      <w:r>
        <w:rPr>
          <w:rFonts w:asciiTheme="minorBidi" w:hAnsiTheme="minorBidi"/>
        </w:rPr>
        <w:t>mailbox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מחרוזת, שם התיבה שבה מצא המייל המקורי.</w:t>
      </w:r>
    </w:p>
    <w:p w14:paraId="5BC337CF" w14:textId="77777777" w:rsidR="00890F57" w:rsidRPr="00025A8F" w:rsidRDefault="00890F57" w:rsidP="00890F57">
      <w:pPr>
        <w:pStyle w:val="ListParagraph"/>
        <w:numPr>
          <w:ilvl w:val="0"/>
          <w:numId w:val="24"/>
        </w:numPr>
        <w:bidi/>
        <w:spacing w:after="0" w:line="240" w:lineRule="auto"/>
        <w:rPr>
          <w:rFonts w:asciiTheme="minorBidi" w:hAnsiTheme="minorBidi"/>
        </w:rPr>
      </w:pPr>
      <w:r>
        <w:rPr>
          <w:rFonts w:asciiTheme="minorBidi" w:hAnsiTheme="minorBidi"/>
        </w:rPr>
        <w:t>id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מספר שלם, מזהה המייל בתיבת הדואר המקורית.</w:t>
      </w:r>
    </w:p>
    <w:p w14:paraId="6B40D52A" w14:textId="77777777" w:rsidR="00890F57" w:rsidRPr="00025A8F" w:rsidRDefault="00890F57" w:rsidP="00890F57">
      <w:pPr>
        <w:pStyle w:val="ListParagraph"/>
        <w:numPr>
          <w:ilvl w:val="0"/>
          <w:numId w:val="25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mailIdInWaitingFolder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מספר שלם, במידה והמייל הועבר לתיקיית המתנה שדה זה יכיל את המזהה שלו בתיקייה.</w:t>
      </w:r>
    </w:p>
    <w:p w14:paraId="313EABB6" w14:textId="77777777" w:rsidR="00890F57" w:rsidRPr="00025A8F" w:rsidRDefault="00890F57" w:rsidP="00890F57">
      <w:pPr>
        <w:pStyle w:val="ListParagraph"/>
        <w:numPr>
          <w:ilvl w:val="0"/>
          <w:numId w:val="25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wereAllReportsExported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בוליאני, שדה המציין האם כל דוחות הפיזורים במייל זה יוצאו לקובץ הטקסט.</w:t>
      </w:r>
    </w:p>
    <w:p w14:paraId="4C4E3DE8" w14:textId="77777777" w:rsidR="00890F57" w:rsidRPr="00025A8F" w:rsidRDefault="00890F57" w:rsidP="00890F57">
      <w:pPr>
        <w:pStyle w:val="ListParagraph"/>
        <w:numPr>
          <w:ilvl w:val="0"/>
          <w:numId w:val="25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wereAllReportsReadFromFeedbackExcel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בוליאני, שדה המציין האם עבור כלל הדוחות שבמייל זה התקבל פידבק ב-</w:t>
      </w:r>
      <w:r>
        <w:rPr>
          <w:rFonts w:asciiTheme="minorBidi" w:hAnsiTheme="minorBidi"/>
        </w:rPr>
        <w:t>excel</w:t>
      </w:r>
      <w:r>
        <w:rPr>
          <w:rFonts w:asciiTheme="minorBidi" w:hAnsiTheme="minorBidi" w:hint="cs"/>
          <w:rtl/>
        </w:rPr>
        <w:t>.</w:t>
      </w:r>
    </w:p>
    <w:p w14:paraId="70A9D07C" w14:textId="77777777" w:rsidR="00890F57" w:rsidRPr="00954C48" w:rsidRDefault="00890F57" w:rsidP="00890F57">
      <w:pPr>
        <w:pStyle w:val="ListParagraph"/>
        <w:numPr>
          <w:ilvl w:val="0"/>
          <w:numId w:val="25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responseMailConentTable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מערך של אובייקטים, מכיל את המידע כפי שנקרא מגיליונות </w:t>
      </w:r>
      <w:r>
        <w:rPr>
          <w:rFonts w:asciiTheme="minorBidi" w:hAnsiTheme="minorBidi"/>
        </w:rPr>
        <w:t>excel</w:t>
      </w:r>
      <w:r>
        <w:rPr>
          <w:rFonts w:asciiTheme="minorBidi" w:hAnsiTheme="minorBidi" w:hint="cs"/>
          <w:rtl/>
        </w:rPr>
        <w:t xml:space="preserve"> וישמש לבניית טבלה בחיווי מייל למעסיק. כל אובייקט יכיל את השדות הבאים:</w:t>
      </w:r>
    </w:p>
    <w:p w14:paraId="3DB011C5" w14:textId="77777777" w:rsidR="00890F57" w:rsidRPr="00954C48" w:rsidRDefault="00890F57" w:rsidP="00890F57">
      <w:pPr>
        <w:pStyle w:val="ListParagraph"/>
        <w:numPr>
          <w:ilvl w:val="0"/>
          <w:numId w:val="26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firstName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מחרוזת, שם פרטי של המבוטח כפי שהופיע ב-</w:t>
      </w:r>
      <w:r>
        <w:rPr>
          <w:rFonts w:asciiTheme="minorBidi" w:hAnsiTheme="minorBidi"/>
        </w:rPr>
        <w:t>excel</w:t>
      </w:r>
      <w:r>
        <w:rPr>
          <w:rFonts w:asciiTheme="minorBidi" w:hAnsiTheme="minorBidi" w:hint="cs"/>
          <w:rtl/>
        </w:rPr>
        <w:t>.</w:t>
      </w:r>
    </w:p>
    <w:p w14:paraId="26A67BA0" w14:textId="77777777" w:rsidR="00890F57" w:rsidRPr="00954C48" w:rsidRDefault="00890F57" w:rsidP="00890F57">
      <w:pPr>
        <w:pStyle w:val="ListParagraph"/>
        <w:numPr>
          <w:ilvl w:val="0"/>
          <w:numId w:val="26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lastName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מחרוזת, שם משפחה של המבוטח כפי שהופיע ב-</w:t>
      </w:r>
      <w:r>
        <w:rPr>
          <w:rFonts w:asciiTheme="minorBidi" w:hAnsiTheme="minorBidi"/>
        </w:rPr>
        <w:t>excel</w:t>
      </w:r>
      <w:r>
        <w:rPr>
          <w:rFonts w:asciiTheme="minorBidi" w:hAnsiTheme="minorBidi" w:hint="cs"/>
          <w:rtl/>
        </w:rPr>
        <w:t>.</w:t>
      </w:r>
    </w:p>
    <w:p w14:paraId="5BE1606C" w14:textId="77777777" w:rsidR="00890F57" w:rsidRPr="00954C48" w:rsidRDefault="00890F57" w:rsidP="00890F57">
      <w:pPr>
        <w:pStyle w:val="ListParagraph"/>
        <w:numPr>
          <w:ilvl w:val="0"/>
          <w:numId w:val="26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policyNumber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מחרוזת, מספר פוליסה של המבוטח כפי שהופיע ב-</w:t>
      </w:r>
      <w:r>
        <w:rPr>
          <w:rFonts w:asciiTheme="minorBidi" w:hAnsiTheme="minorBidi"/>
        </w:rPr>
        <w:t>excel</w:t>
      </w:r>
      <w:r>
        <w:rPr>
          <w:rFonts w:asciiTheme="minorBidi" w:hAnsiTheme="minorBidi" w:hint="cs"/>
          <w:rtl/>
        </w:rPr>
        <w:t>.</w:t>
      </w:r>
    </w:p>
    <w:p w14:paraId="703CEB05" w14:textId="77777777" w:rsidR="00890F57" w:rsidRDefault="00890F57" w:rsidP="00890F57">
      <w:pPr>
        <w:pStyle w:val="ListParagraph"/>
        <w:numPr>
          <w:ilvl w:val="0"/>
          <w:numId w:val="26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collectiveName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מחרוזת, שם הקולקטיב אליו שייך המבוטח כפי שהופיע ב-</w:t>
      </w:r>
      <w:r>
        <w:rPr>
          <w:rFonts w:asciiTheme="minorBidi" w:hAnsiTheme="minorBidi"/>
        </w:rPr>
        <w:t>excel</w:t>
      </w:r>
      <w:r>
        <w:rPr>
          <w:rFonts w:asciiTheme="minorBidi" w:hAnsiTheme="minorBidi" w:hint="cs"/>
          <w:rtl/>
        </w:rPr>
        <w:t>.</w:t>
      </w:r>
    </w:p>
    <w:p w14:paraId="6C110C36" w14:textId="77777777" w:rsidR="00890F57" w:rsidRPr="00954C48" w:rsidRDefault="00890F57" w:rsidP="00890F57">
      <w:pPr>
        <w:pStyle w:val="ListParagraph"/>
        <w:numPr>
          <w:ilvl w:val="0"/>
          <w:numId w:val="26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totalPayment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מחרוזת, סכום פירעון כפי שהופיע ב-</w:t>
      </w:r>
      <w:r>
        <w:rPr>
          <w:rFonts w:asciiTheme="minorBidi" w:hAnsiTheme="minorBidi"/>
        </w:rPr>
        <w:t>excel</w:t>
      </w:r>
      <w:r>
        <w:rPr>
          <w:rFonts w:asciiTheme="minorBidi" w:hAnsiTheme="minorBidi" w:hint="cs"/>
          <w:rtl/>
        </w:rPr>
        <w:t>.</w:t>
      </w:r>
    </w:p>
    <w:p w14:paraId="650E54F2" w14:textId="77777777" w:rsidR="00890F57" w:rsidRDefault="00890F57" w:rsidP="00890F57">
      <w:pPr>
        <w:pStyle w:val="ListParagraph"/>
        <w:numPr>
          <w:ilvl w:val="0"/>
          <w:numId w:val="26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totalDeposit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מחרוזת, סכום הפקדה כפי שהופיע ב-</w:t>
      </w:r>
      <w:r>
        <w:rPr>
          <w:rFonts w:asciiTheme="minorBidi" w:hAnsiTheme="minorBidi"/>
        </w:rPr>
        <w:t>excel</w:t>
      </w:r>
      <w:r>
        <w:rPr>
          <w:rFonts w:asciiTheme="minorBidi" w:hAnsiTheme="minorBidi" w:hint="cs"/>
          <w:rtl/>
        </w:rPr>
        <w:t>.</w:t>
      </w:r>
    </w:p>
    <w:p w14:paraId="71DDC651" w14:textId="77777777" w:rsidR="00890F57" w:rsidRPr="00954C48" w:rsidRDefault="00890F57" w:rsidP="00890F57">
      <w:pPr>
        <w:pStyle w:val="ListParagraph"/>
        <w:numPr>
          <w:ilvl w:val="0"/>
          <w:numId w:val="27"/>
        </w:numPr>
        <w:bidi/>
        <w:spacing w:after="0" w:line="240" w:lineRule="auto"/>
        <w:rPr>
          <w:rFonts w:asciiTheme="minorBidi" w:hAnsiTheme="minorBidi"/>
        </w:rPr>
      </w:pPr>
      <w:r>
        <w:rPr>
          <w:rFonts w:asciiTheme="minorBidi" w:hAnsiTheme="minorBidi"/>
        </w:rPr>
        <w:lastRenderedPageBreak/>
        <w:t>reports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מערך של אובייקטים, מכיל מידע על כלל הדוחות במנה. כל דוח יכיל את השדות הבאים:</w:t>
      </w:r>
    </w:p>
    <w:p w14:paraId="640DFBAC" w14:textId="77777777" w:rsidR="00890F57" w:rsidRPr="00804270" w:rsidRDefault="00890F57" w:rsidP="00890F57">
      <w:pPr>
        <w:pStyle w:val="ListParagraph"/>
        <w:numPr>
          <w:ilvl w:val="0"/>
          <w:numId w:val="28"/>
        </w:numPr>
        <w:bidi/>
        <w:spacing w:after="0" w:line="240" w:lineRule="auto"/>
        <w:rPr>
          <w:rFonts w:asciiTheme="minorBidi" w:hAnsiTheme="minorBidi"/>
        </w:rPr>
      </w:pPr>
      <w:r>
        <w:rPr>
          <w:rFonts w:asciiTheme="minorBidi" w:hAnsiTheme="minorBidi"/>
        </w:rPr>
        <w:t>id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מחרוזת, מזהה דוח מסוים במייל ספציפי.</w:t>
      </w:r>
    </w:p>
    <w:p w14:paraId="077CE535" w14:textId="77777777" w:rsidR="00890F57" w:rsidRPr="00804270" w:rsidRDefault="00890F57" w:rsidP="00890F57">
      <w:pPr>
        <w:pStyle w:val="ListParagraph"/>
        <w:numPr>
          <w:ilvl w:val="0"/>
          <w:numId w:val="28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wasValidatedAgainstDB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בוליאני, מתאר אם דוח זה קיבל תשובה חיובית משירות בדיקת נתוני אסמכתא.</w:t>
      </w:r>
    </w:p>
    <w:p w14:paraId="5D71CF0F" w14:textId="77777777" w:rsidR="00890F57" w:rsidRPr="00F3458E" w:rsidRDefault="00890F57" w:rsidP="00890F57">
      <w:pPr>
        <w:pStyle w:val="ListParagraph"/>
        <w:numPr>
          <w:ilvl w:val="0"/>
          <w:numId w:val="28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wasExportedToText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בוליאני, מתאר האם הדוח יוצא ליצירת קובץ </w:t>
      </w:r>
      <w:r>
        <w:rPr>
          <w:rFonts w:asciiTheme="minorBidi" w:hAnsiTheme="minorBidi"/>
        </w:rPr>
        <w:t>txt</w:t>
      </w:r>
      <w:r>
        <w:rPr>
          <w:rFonts w:asciiTheme="minorBidi" w:hAnsiTheme="minorBidi" w:hint="cs"/>
          <w:rtl/>
        </w:rPr>
        <w:t>.</w:t>
      </w:r>
    </w:p>
    <w:p w14:paraId="7221641D" w14:textId="77777777" w:rsidR="00890F57" w:rsidRPr="00D507EA" w:rsidRDefault="00890F57" w:rsidP="00890F57">
      <w:pPr>
        <w:pStyle w:val="ListParagraph"/>
        <w:numPr>
          <w:ilvl w:val="0"/>
          <w:numId w:val="28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numberOfExports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מספר שלם, מציין כמה פעמים הדוח הוצא לקובץ </w:t>
      </w:r>
      <w:r>
        <w:rPr>
          <w:rFonts w:asciiTheme="minorBidi" w:hAnsiTheme="minorBidi"/>
        </w:rPr>
        <w:t>txt</w:t>
      </w:r>
      <w:r>
        <w:rPr>
          <w:rFonts w:asciiTheme="minorBidi" w:hAnsiTheme="minorBidi" w:hint="cs"/>
          <w:rtl/>
        </w:rPr>
        <w:t>. בהתנהלות תקינה הערך צריך להיות 0 או 1 אך עבור מקרים בהם נרצה לשחזר ייצוא (לייצא דוחות שכבר יוצאו) ערך זה יתוחזק.</w:t>
      </w:r>
    </w:p>
    <w:p w14:paraId="060A9B6F" w14:textId="77777777" w:rsidR="00890F57" w:rsidRPr="00D507EA" w:rsidRDefault="00890F57" w:rsidP="00890F57">
      <w:pPr>
        <w:pStyle w:val="ListParagraph"/>
        <w:numPr>
          <w:ilvl w:val="0"/>
          <w:numId w:val="28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wasReadFromExcel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בוליאני, שדה המתאר האם הדוח הופיע בפידבק בקובץ </w:t>
      </w:r>
      <w:r>
        <w:rPr>
          <w:rFonts w:asciiTheme="minorBidi" w:hAnsiTheme="minorBidi"/>
        </w:rPr>
        <w:t>excel</w:t>
      </w:r>
      <w:r>
        <w:rPr>
          <w:rFonts w:asciiTheme="minorBidi" w:hAnsiTheme="minorBidi" w:hint="cs"/>
          <w:rtl/>
        </w:rPr>
        <w:t>.</w:t>
      </w:r>
    </w:p>
    <w:p w14:paraId="5FF99E34" w14:textId="77777777" w:rsidR="00890F57" w:rsidRPr="00D507EA" w:rsidRDefault="00890F57" w:rsidP="00890F57">
      <w:pPr>
        <w:pStyle w:val="ListParagraph"/>
        <w:numPr>
          <w:ilvl w:val="0"/>
          <w:numId w:val="28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reportData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אובייקט, מכיל נתונים (הן שחולצו מ-</w:t>
      </w:r>
      <w:r>
        <w:rPr>
          <w:rFonts w:asciiTheme="minorBidi" w:hAnsiTheme="minorBidi" w:hint="cs"/>
        </w:rPr>
        <w:t>OCR</w:t>
      </w:r>
      <w:r>
        <w:rPr>
          <w:rFonts w:asciiTheme="minorBidi" w:hAnsiTheme="minorBidi" w:hint="cs"/>
          <w:rtl/>
        </w:rPr>
        <w:t xml:space="preserve"> והם משירות אסמכתאות) ברמת דוח (ולא ברמת רשומה). כל אובייקט יכיל את השדות הבאים:</w:t>
      </w:r>
    </w:p>
    <w:p w14:paraId="06372987" w14:textId="77777777" w:rsidR="00890F57" w:rsidRDefault="00890F57" w:rsidP="00890F57">
      <w:pPr>
        <w:pStyle w:val="ListParagraph"/>
        <w:bidi/>
        <w:ind w:left="2160"/>
        <w:rPr>
          <w:rFonts w:asciiTheme="minorBidi" w:hAnsiTheme="minorBidi"/>
          <w:rtl/>
        </w:rPr>
      </w:pPr>
    </w:p>
    <w:p w14:paraId="0D40E475" w14:textId="77777777" w:rsidR="00890F57" w:rsidRPr="00D507EA" w:rsidRDefault="00890F57" w:rsidP="00890F57">
      <w:pPr>
        <w:pStyle w:val="ListParagraph"/>
        <w:numPr>
          <w:ilvl w:val="0"/>
          <w:numId w:val="29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referenceNumber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מחרוזת, מספר אסמכתא כפי שהוחזר משירות נתוני אסמכתא.</w:t>
      </w:r>
    </w:p>
    <w:p w14:paraId="0D8909C4" w14:textId="77777777" w:rsidR="00890F57" w:rsidRPr="00D507EA" w:rsidRDefault="00890F57" w:rsidP="00890F57">
      <w:pPr>
        <w:pStyle w:val="ListParagraph"/>
        <w:numPr>
          <w:ilvl w:val="0"/>
          <w:numId w:val="29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collectiveNumber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מחרוזת, מספר קולקטיב כפי שהוחזר משירות נתוני אסמכתא.</w:t>
      </w:r>
    </w:p>
    <w:p w14:paraId="5D484C97" w14:textId="77777777" w:rsidR="00890F57" w:rsidRPr="00D507EA" w:rsidRDefault="00890F57" w:rsidP="00890F57">
      <w:pPr>
        <w:pStyle w:val="ListParagraph"/>
        <w:numPr>
          <w:ilvl w:val="0"/>
          <w:numId w:val="29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dbTotalAccount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מספר עשרוני, סכום אסמכתא כפי שהוחזר משירות נתוני אסמכתא.</w:t>
      </w:r>
    </w:p>
    <w:p w14:paraId="39AF1306" w14:textId="77777777" w:rsidR="00890F57" w:rsidRDefault="00890F57" w:rsidP="00890F57">
      <w:pPr>
        <w:pStyle w:val="ListParagraph"/>
        <w:numPr>
          <w:ilvl w:val="0"/>
          <w:numId w:val="29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referenceDate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מחרוזת, תאריך אסמכתא כפי שהוחזר משירות נתוני אסמכתא.</w:t>
      </w:r>
    </w:p>
    <w:p w14:paraId="0C79A2AD" w14:textId="77777777" w:rsidR="00890F57" w:rsidRDefault="00890F57" w:rsidP="00890F57">
      <w:pPr>
        <w:pStyle w:val="ListParagraph"/>
        <w:numPr>
          <w:ilvl w:val="0"/>
          <w:numId w:val="29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dateOffsetValue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מחרוזת, מציינת את מספר קולקטיב 7 של האסמכתא כפי שהוחזר משירות נתוני אסמכתא.</w:t>
      </w:r>
    </w:p>
    <w:p w14:paraId="316283FE" w14:textId="77777777" w:rsidR="00890F57" w:rsidRPr="00D507EA" w:rsidRDefault="00890F57" w:rsidP="00890F57">
      <w:pPr>
        <w:pStyle w:val="ListParagraph"/>
        <w:numPr>
          <w:ilvl w:val="0"/>
          <w:numId w:val="29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companyName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מחרוזת, שם החברה כפי שחולץ על ידי </w:t>
      </w:r>
      <w:r>
        <w:rPr>
          <w:rFonts w:asciiTheme="minorBidi" w:hAnsiTheme="minorBidi" w:hint="cs"/>
        </w:rPr>
        <w:t>OCR</w:t>
      </w:r>
      <w:r>
        <w:rPr>
          <w:rFonts w:asciiTheme="minorBidi" w:hAnsiTheme="minorBidi" w:hint="cs"/>
          <w:rtl/>
        </w:rPr>
        <w:t>.</w:t>
      </w:r>
    </w:p>
    <w:p w14:paraId="2B6E6325" w14:textId="77777777" w:rsidR="00890F57" w:rsidRDefault="00890F57" w:rsidP="00890F57">
      <w:pPr>
        <w:pStyle w:val="ListParagraph"/>
        <w:numPr>
          <w:ilvl w:val="0"/>
          <w:numId w:val="29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companyCode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מחרוזת, מספר חברה כפי שחולץ על ידי </w:t>
      </w:r>
      <w:r>
        <w:rPr>
          <w:rFonts w:asciiTheme="minorBidi" w:hAnsiTheme="minorBidi" w:hint="cs"/>
        </w:rPr>
        <w:t>OCR</w:t>
      </w:r>
      <w:r>
        <w:rPr>
          <w:rFonts w:asciiTheme="minorBidi" w:hAnsiTheme="minorBidi" w:hint="cs"/>
          <w:rtl/>
        </w:rPr>
        <w:t>.</w:t>
      </w:r>
    </w:p>
    <w:p w14:paraId="44DE3AF0" w14:textId="77777777" w:rsidR="00890F57" w:rsidRPr="00D507EA" w:rsidRDefault="00890F57" w:rsidP="00890F57">
      <w:pPr>
        <w:pStyle w:val="ListParagraph"/>
        <w:numPr>
          <w:ilvl w:val="0"/>
          <w:numId w:val="29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managingFund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מחרוזת, קופה מנהלת</w:t>
      </w:r>
      <w:r w:rsidRPr="00D507EA"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 w:hint="cs"/>
          <w:rtl/>
        </w:rPr>
        <w:t xml:space="preserve">כפי שחולץ על ידי </w:t>
      </w:r>
      <w:r>
        <w:rPr>
          <w:rFonts w:asciiTheme="minorBidi" w:hAnsiTheme="minorBidi" w:hint="cs"/>
        </w:rPr>
        <w:t>OCR</w:t>
      </w:r>
      <w:r>
        <w:rPr>
          <w:rFonts w:asciiTheme="minorBidi" w:hAnsiTheme="minorBidi" w:hint="cs"/>
          <w:rtl/>
        </w:rPr>
        <w:t>.</w:t>
      </w:r>
    </w:p>
    <w:p w14:paraId="1C87E161" w14:textId="77777777" w:rsidR="00890F57" w:rsidRPr="00D507EA" w:rsidRDefault="00890F57" w:rsidP="00890F57">
      <w:pPr>
        <w:pStyle w:val="ListParagraph"/>
        <w:numPr>
          <w:ilvl w:val="0"/>
          <w:numId w:val="29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deductionsPortfolio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מחרוזת, תיק ניכויים כפי שחולץ על ידי </w:t>
      </w:r>
      <w:r>
        <w:rPr>
          <w:rFonts w:asciiTheme="minorBidi" w:hAnsiTheme="minorBidi" w:hint="cs"/>
        </w:rPr>
        <w:t>OCR</w:t>
      </w:r>
      <w:r>
        <w:rPr>
          <w:rFonts w:asciiTheme="minorBidi" w:hAnsiTheme="minorBidi" w:hint="cs"/>
          <w:rtl/>
        </w:rPr>
        <w:t>.</w:t>
      </w:r>
    </w:p>
    <w:p w14:paraId="23DE1810" w14:textId="77777777" w:rsidR="00890F57" w:rsidRPr="00FF39DF" w:rsidRDefault="00890F57" w:rsidP="00890F57">
      <w:pPr>
        <w:pStyle w:val="ListParagraph"/>
        <w:numPr>
          <w:ilvl w:val="0"/>
          <w:numId w:val="29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ocrTotalAmount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מספר עשרוני, סכום אסמכתא כפי שחולץ על ידי </w:t>
      </w:r>
      <w:r>
        <w:rPr>
          <w:rFonts w:asciiTheme="minorBidi" w:hAnsiTheme="minorBidi" w:hint="cs"/>
        </w:rPr>
        <w:t>OCR</w:t>
      </w:r>
      <w:r>
        <w:rPr>
          <w:rFonts w:asciiTheme="minorBidi" w:hAnsiTheme="minorBidi" w:hint="cs"/>
          <w:rtl/>
        </w:rPr>
        <w:t>.</w:t>
      </w:r>
    </w:p>
    <w:p w14:paraId="1A4DDEC7" w14:textId="33E81EF1" w:rsidR="00890F57" w:rsidRPr="00FF39DF" w:rsidRDefault="00890F57" w:rsidP="00890F57">
      <w:pPr>
        <w:pStyle w:val="ListParagraph"/>
        <w:numPr>
          <w:ilvl w:val="0"/>
          <w:numId w:val="30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employeesData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מערך של אובייקטים, מכיל מידע ברמת רשומה </w:t>
      </w:r>
      <w:r w:rsidR="00A357B9">
        <w:rPr>
          <w:rFonts w:asciiTheme="minorBidi" w:hAnsiTheme="minorBidi" w:hint="cs"/>
          <w:rtl/>
        </w:rPr>
        <w:t>בהצטרפות לפנסיה</w:t>
      </w:r>
      <w:r>
        <w:rPr>
          <w:rFonts w:asciiTheme="minorBidi" w:hAnsiTheme="minorBidi" w:hint="cs"/>
          <w:rtl/>
        </w:rPr>
        <w:t>. כל אובייקט יכיל את השדות הבאים:</w:t>
      </w:r>
    </w:p>
    <w:p w14:paraId="38683E47" w14:textId="77777777" w:rsidR="00890F57" w:rsidRPr="00FF39DF" w:rsidRDefault="00890F57" w:rsidP="00890F57">
      <w:pPr>
        <w:pStyle w:val="ListParagraph"/>
        <w:numPr>
          <w:ilvl w:val="0"/>
          <w:numId w:val="31"/>
        </w:numPr>
        <w:bidi/>
        <w:spacing w:after="0" w:line="240" w:lineRule="auto"/>
        <w:rPr>
          <w:rFonts w:asciiTheme="minorBidi" w:hAnsiTheme="minorBidi"/>
        </w:rPr>
      </w:pPr>
      <w:r>
        <w:rPr>
          <w:rFonts w:asciiTheme="minorBidi" w:hAnsiTheme="minorBidi"/>
        </w:rPr>
        <w:t>month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מחרוזת, חודש שכר כפי שחולץ על ידי </w:t>
      </w:r>
      <w:r>
        <w:rPr>
          <w:rFonts w:asciiTheme="minorBidi" w:hAnsiTheme="minorBidi" w:hint="cs"/>
        </w:rPr>
        <w:t>OCR</w:t>
      </w:r>
      <w:r>
        <w:rPr>
          <w:rFonts w:asciiTheme="minorBidi" w:hAnsiTheme="minorBidi" w:hint="cs"/>
          <w:rtl/>
        </w:rPr>
        <w:t>.</w:t>
      </w:r>
    </w:p>
    <w:p w14:paraId="1229F64C" w14:textId="77777777" w:rsidR="00890F57" w:rsidRPr="00FF39DF" w:rsidRDefault="00890F57" w:rsidP="00890F57">
      <w:pPr>
        <w:pStyle w:val="ListParagraph"/>
        <w:numPr>
          <w:ilvl w:val="0"/>
          <w:numId w:val="31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employeeId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מחרוזת, תעודת זהות של העובד כפי שחולץ על ידי </w:t>
      </w:r>
      <w:r>
        <w:rPr>
          <w:rFonts w:asciiTheme="minorBidi" w:hAnsiTheme="minorBidi" w:hint="cs"/>
        </w:rPr>
        <w:t>OCR</w:t>
      </w:r>
      <w:r>
        <w:rPr>
          <w:rFonts w:asciiTheme="minorBidi" w:hAnsiTheme="minorBidi" w:hint="cs"/>
          <w:rtl/>
        </w:rPr>
        <w:t>.</w:t>
      </w:r>
    </w:p>
    <w:p w14:paraId="6EDA868A" w14:textId="77777777" w:rsidR="00890F57" w:rsidRPr="00FF39DF" w:rsidRDefault="00890F57" w:rsidP="00890F57">
      <w:pPr>
        <w:pStyle w:val="ListParagraph"/>
        <w:numPr>
          <w:ilvl w:val="0"/>
          <w:numId w:val="31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employeeName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מחרוזת, שם מלא של העובד.</w:t>
      </w:r>
    </w:p>
    <w:p w14:paraId="50686088" w14:textId="77777777" w:rsidR="00890F57" w:rsidRPr="00FF39DF" w:rsidRDefault="00890F57" w:rsidP="00890F57">
      <w:pPr>
        <w:pStyle w:val="ListParagraph"/>
        <w:numPr>
          <w:ilvl w:val="0"/>
          <w:numId w:val="31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employeeTagmulim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מספר עשרוני, תגמולי עובד כפי שחולץ על ידי </w:t>
      </w:r>
      <w:r>
        <w:rPr>
          <w:rFonts w:asciiTheme="minorBidi" w:hAnsiTheme="minorBidi" w:hint="cs"/>
        </w:rPr>
        <w:t>OCR</w:t>
      </w:r>
      <w:r>
        <w:rPr>
          <w:rFonts w:asciiTheme="minorBidi" w:hAnsiTheme="minorBidi" w:hint="cs"/>
          <w:rtl/>
        </w:rPr>
        <w:t>.</w:t>
      </w:r>
    </w:p>
    <w:p w14:paraId="4F4C19BF" w14:textId="77777777" w:rsidR="00890F57" w:rsidRPr="00FF39DF" w:rsidRDefault="00890F57" w:rsidP="00890F57">
      <w:pPr>
        <w:pStyle w:val="ListParagraph"/>
        <w:numPr>
          <w:ilvl w:val="0"/>
          <w:numId w:val="31"/>
        </w:numPr>
        <w:bidi/>
        <w:spacing w:after="0" w:line="240" w:lineRule="auto"/>
        <w:rPr>
          <w:rFonts w:asciiTheme="minorBidi" w:hAnsiTheme="minorBidi"/>
        </w:rPr>
      </w:pPr>
      <w:r>
        <w:rPr>
          <w:rFonts w:asciiTheme="minorBidi" w:hAnsiTheme="minorBidi"/>
        </w:rPr>
        <w:t>wage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מספר עשרוני, שכר עובד כפי שחולץ על ידי </w:t>
      </w:r>
      <w:r>
        <w:rPr>
          <w:rFonts w:asciiTheme="minorBidi" w:hAnsiTheme="minorBidi" w:hint="cs"/>
        </w:rPr>
        <w:t>OCR</w:t>
      </w:r>
      <w:r>
        <w:rPr>
          <w:rFonts w:asciiTheme="minorBidi" w:hAnsiTheme="minorBidi" w:hint="cs"/>
          <w:rtl/>
        </w:rPr>
        <w:t>.</w:t>
      </w:r>
    </w:p>
    <w:p w14:paraId="35849425" w14:textId="77777777" w:rsidR="00890F57" w:rsidRPr="00FF39DF" w:rsidRDefault="00890F57" w:rsidP="00890F57">
      <w:pPr>
        <w:pStyle w:val="ListParagraph"/>
        <w:numPr>
          <w:ilvl w:val="0"/>
          <w:numId w:val="31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employeeOvdan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מספר עשרוני, סכום </w:t>
      </w:r>
      <w:proofErr w:type="spellStart"/>
      <w:r>
        <w:rPr>
          <w:rFonts w:asciiTheme="minorBidi" w:hAnsiTheme="minorBidi" w:hint="cs"/>
          <w:rtl/>
        </w:rPr>
        <w:t>א.כ.ע</w:t>
      </w:r>
      <w:proofErr w:type="spellEnd"/>
      <w:r>
        <w:rPr>
          <w:rFonts w:asciiTheme="minorBidi" w:hAnsiTheme="minorBidi" w:hint="cs"/>
          <w:rtl/>
        </w:rPr>
        <w:t xml:space="preserve"> עובד כפי שחולץ על ידי </w:t>
      </w:r>
      <w:r>
        <w:rPr>
          <w:rFonts w:asciiTheme="minorBidi" w:hAnsiTheme="minorBidi" w:hint="cs"/>
        </w:rPr>
        <w:t>OCR</w:t>
      </w:r>
      <w:r>
        <w:rPr>
          <w:rFonts w:asciiTheme="minorBidi" w:hAnsiTheme="minorBidi" w:hint="cs"/>
          <w:rtl/>
        </w:rPr>
        <w:t>.</w:t>
      </w:r>
    </w:p>
    <w:p w14:paraId="3A342E87" w14:textId="77777777" w:rsidR="00890F57" w:rsidRDefault="00890F57" w:rsidP="00890F57">
      <w:pPr>
        <w:pStyle w:val="ListParagraph"/>
        <w:numPr>
          <w:ilvl w:val="0"/>
          <w:numId w:val="31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employeeDifferetns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מספר עשרוני, שונות עובד כפי שחולץ על ידי </w:t>
      </w:r>
      <w:r>
        <w:rPr>
          <w:rFonts w:asciiTheme="minorBidi" w:hAnsiTheme="minorBidi" w:hint="cs"/>
        </w:rPr>
        <w:t>OCR</w:t>
      </w:r>
      <w:r>
        <w:rPr>
          <w:rFonts w:asciiTheme="minorBidi" w:hAnsiTheme="minorBidi" w:hint="cs"/>
          <w:rtl/>
        </w:rPr>
        <w:t>.</w:t>
      </w:r>
    </w:p>
    <w:p w14:paraId="7EE9B7C6" w14:textId="77777777" w:rsidR="00890F57" w:rsidRPr="00FF39DF" w:rsidRDefault="00890F57" w:rsidP="00890F57">
      <w:pPr>
        <w:pStyle w:val="ListParagraph"/>
        <w:numPr>
          <w:ilvl w:val="0"/>
          <w:numId w:val="31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employeeSeparatedMisc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מספר עשרוני, חיבור של השדות שונות עובד + </w:t>
      </w:r>
      <w:proofErr w:type="spellStart"/>
      <w:r>
        <w:rPr>
          <w:rFonts w:asciiTheme="minorBidi" w:hAnsiTheme="minorBidi" w:hint="cs"/>
          <w:rtl/>
        </w:rPr>
        <w:t>א.כ.ע</w:t>
      </w:r>
      <w:proofErr w:type="spellEnd"/>
      <w:r>
        <w:rPr>
          <w:rFonts w:asciiTheme="minorBidi" w:hAnsiTheme="minorBidi" w:hint="cs"/>
          <w:rtl/>
        </w:rPr>
        <w:t xml:space="preserve"> עובד.</w:t>
      </w:r>
    </w:p>
    <w:p w14:paraId="673C12C0" w14:textId="77777777" w:rsidR="00890F57" w:rsidRDefault="00890F57" w:rsidP="00890F57">
      <w:pPr>
        <w:pStyle w:val="ListParagraph"/>
        <w:numPr>
          <w:ilvl w:val="0"/>
          <w:numId w:val="31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lastRenderedPageBreak/>
        <w:t>employerTagmulim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מספר עשרוני, תגמולי מעסיק כפי שחולץ על ידי </w:t>
      </w:r>
      <w:r>
        <w:rPr>
          <w:rFonts w:asciiTheme="minorBidi" w:hAnsiTheme="minorBidi" w:hint="cs"/>
        </w:rPr>
        <w:t>OCR</w:t>
      </w:r>
      <w:r>
        <w:rPr>
          <w:rFonts w:asciiTheme="minorBidi" w:hAnsiTheme="minorBidi" w:hint="cs"/>
          <w:rtl/>
        </w:rPr>
        <w:t>.</w:t>
      </w:r>
    </w:p>
    <w:p w14:paraId="06A83847" w14:textId="77777777" w:rsidR="00890F57" w:rsidRDefault="00890F57" w:rsidP="00890F57">
      <w:pPr>
        <w:pStyle w:val="ListParagraph"/>
        <w:numPr>
          <w:ilvl w:val="0"/>
          <w:numId w:val="31"/>
        </w:numPr>
        <w:bidi/>
        <w:spacing w:after="0" w:line="240" w:lineRule="auto"/>
        <w:rPr>
          <w:rFonts w:asciiTheme="minorBidi" w:hAnsiTheme="minorBidi"/>
        </w:rPr>
      </w:pPr>
      <w:r>
        <w:rPr>
          <w:rFonts w:asciiTheme="minorBidi" w:hAnsiTheme="minorBidi"/>
        </w:rPr>
        <w:t>compensation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מספר עשרוני, פיצויי מעסיק כפי שחולץ על ידי </w:t>
      </w:r>
      <w:r>
        <w:rPr>
          <w:rFonts w:asciiTheme="minorBidi" w:hAnsiTheme="minorBidi" w:hint="cs"/>
        </w:rPr>
        <w:t>OCR</w:t>
      </w:r>
      <w:r>
        <w:rPr>
          <w:rFonts w:asciiTheme="minorBidi" w:hAnsiTheme="minorBidi" w:hint="cs"/>
          <w:rtl/>
        </w:rPr>
        <w:t>.</w:t>
      </w:r>
    </w:p>
    <w:p w14:paraId="7E83BE2D" w14:textId="77777777" w:rsidR="00890F57" w:rsidRDefault="00890F57" w:rsidP="00890F57">
      <w:pPr>
        <w:pStyle w:val="ListParagraph"/>
        <w:numPr>
          <w:ilvl w:val="0"/>
          <w:numId w:val="31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employerDifferetns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מספר עשרוני, שונות מעביד כפי שחולץ על ידי </w:t>
      </w:r>
      <w:r>
        <w:rPr>
          <w:rFonts w:asciiTheme="minorBidi" w:hAnsiTheme="minorBidi" w:hint="cs"/>
        </w:rPr>
        <w:t>OCR</w:t>
      </w:r>
      <w:r>
        <w:rPr>
          <w:rFonts w:asciiTheme="minorBidi" w:hAnsiTheme="minorBidi" w:hint="cs"/>
          <w:rtl/>
        </w:rPr>
        <w:t>.</w:t>
      </w:r>
    </w:p>
    <w:p w14:paraId="1F23C201" w14:textId="77777777" w:rsidR="00890F57" w:rsidRPr="00C06F61" w:rsidRDefault="00890F57" w:rsidP="00890F57">
      <w:pPr>
        <w:pStyle w:val="ListParagraph"/>
        <w:numPr>
          <w:ilvl w:val="0"/>
          <w:numId w:val="31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employerOvdan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מספר עשרוני, סכום </w:t>
      </w:r>
      <w:proofErr w:type="spellStart"/>
      <w:r>
        <w:rPr>
          <w:rFonts w:asciiTheme="minorBidi" w:hAnsiTheme="minorBidi" w:hint="cs"/>
          <w:rtl/>
        </w:rPr>
        <w:t>א.כ.ע</w:t>
      </w:r>
      <w:proofErr w:type="spellEnd"/>
      <w:r>
        <w:rPr>
          <w:rFonts w:asciiTheme="minorBidi" w:hAnsiTheme="minorBidi" w:hint="cs"/>
          <w:rtl/>
        </w:rPr>
        <w:t xml:space="preserve"> של מעסיק כפי שחולץ על ידי </w:t>
      </w:r>
      <w:r>
        <w:rPr>
          <w:rFonts w:asciiTheme="minorBidi" w:hAnsiTheme="minorBidi" w:hint="cs"/>
        </w:rPr>
        <w:t>OCR</w:t>
      </w:r>
      <w:r>
        <w:rPr>
          <w:rFonts w:asciiTheme="minorBidi" w:hAnsiTheme="minorBidi" w:hint="cs"/>
          <w:rtl/>
        </w:rPr>
        <w:t>.</w:t>
      </w:r>
    </w:p>
    <w:p w14:paraId="39D66B5E" w14:textId="77777777" w:rsidR="00890F57" w:rsidRPr="00C06F61" w:rsidRDefault="00890F57" w:rsidP="00890F57">
      <w:pPr>
        <w:pStyle w:val="ListParagraph"/>
        <w:numPr>
          <w:ilvl w:val="0"/>
          <w:numId w:val="31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policyNumber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מחרוזת, מספר עמית כפי שחולץ על ידי </w:t>
      </w:r>
      <w:r>
        <w:rPr>
          <w:rFonts w:asciiTheme="minorBidi" w:hAnsiTheme="minorBidi" w:hint="cs"/>
        </w:rPr>
        <w:t>OCR</w:t>
      </w:r>
      <w:r>
        <w:rPr>
          <w:rFonts w:asciiTheme="minorBidi" w:hAnsiTheme="minorBidi" w:hint="cs"/>
          <w:rtl/>
        </w:rPr>
        <w:t>.</w:t>
      </w:r>
    </w:p>
    <w:p w14:paraId="71E1C82B" w14:textId="77777777" w:rsidR="00890F57" w:rsidRPr="00C06F61" w:rsidRDefault="00890F57" w:rsidP="00890F57">
      <w:pPr>
        <w:pStyle w:val="ListParagraph"/>
        <w:numPr>
          <w:ilvl w:val="0"/>
          <w:numId w:val="31"/>
        </w:numPr>
        <w:bidi/>
        <w:spacing w:after="0" w:line="240" w:lineRule="auto"/>
        <w:rPr>
          <w:rFonts w:asciiTheme="minorBidi" w:hAnsiTheme="minorBidi"/>
        </w:rPr>
      </w:pPr>
      <w:r>
        <w:rPr>
          <w:rFonts w:asciiTheme="minorBidi" w:hAnsiTheme="minorBidi"/>
        </w:rPr>
        <w:t>Branch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מחרוזת, מספר חבר סניף כפי שחולץ על ידי </w:t>
      </w:r>
      <w:r>
        <w:rPr>
          <w:rFonts w:asciiTheme="minorBidi" w:hAnsiTheme="minorBidi" w:hint="cs"/>
        </w:rPr>
        <w:t>OCR</w:t>
      </w:r>
      <w:r>
        <w:rPr>
          <w:rFonts w:asciiTheme="minorBidi" w:hAnsiTheme="minorBidi" w:hint="cs"/>
          <w:rtl/>
        </w:rPr>
        <w:t>.</w:t>
      </w:r>
    </w:p>
    <w:p w14:paraId="117098DE" w14:textId="3DD6125F" w:rsidR="00890F57" w:rsidRPr="00A357B9" w:rsidRDefault="00890F57" w:rsidP="00A357B9">
      <w:pPr>
        <w:pStyle w:val="ListParagraph"/>
        <w:numPr>
          <w:ilvl w:val="0"/>
          <w:numId w:val="31"/>
        </w:numPr>
        <w:bidi/>
        <w:spacing w:after="0" w:line="240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totalDeposit</w:t>
      </w:r>
      <w:proofErr w:type="spellEnd"/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מספר עשרוני, סך הפקדה עובד ומעביד כפי שחולץ על ידי </w:t>
      </w:r>
      <w:r>
        <w:rPr>
          <w:rFonts w:asciiTheme="minorBidi" w:hAnsiTheme="minorBidi" w:hint="cs"/>
        </w:rPr>
        <w:t>OCR</w:t>
      </w:r>
      <w:r>
        <w:rPr>
          <w:rFonts w:asciiTheme="minorBidi" w:hAnsiTheme="minorBidi" w:hint="cs"/>
          <w:rtl/>
        </w:rPr>
        <w:t>.</w:t>
      </w:r>
    </w:p>
    <w:p w14:paraId="0A926681" w14:textId="77777777" w:rsidR="00890F57" w:rsidRDefault="00890F57" w:rsidP="00890F57">
      <w:pPr>
        <w:bidi/>
        <w:spacing w:line="360" w:lineRule="auto"/>
        <w:rPr>
          <w:rFonts w:cstheme="minorHAnsi"/>
          <w:color w:val="000000" w:themeColor="text1"/>
        </w:rPr>
      </w:pPr>
    </w:p>
    <w:p w14:paraId="2C8C9385" w14:textId="77777777" w:rsidR="00511D02" w:rsidRDefault="00511D02" w:rsidP="00511D02">
      <w:pPr>
        <w:bidi/>
        <w:spacing w:line="360" w:lineRule="auto"/>
        <w:rPr>
          <w:rFonts w:cstheme="minorHAnsi"/>
          <w:color w:val="000000" w:themeColor="text1"/>
          <w:rtl/>
        </w:rPr>
      </w:pPr>
    </w:p>
    <w:p w14:paraId="11BDB621" w14:textId="77777777" w:rsidR="00B34B3B" w:rsidRDefault="00B34B3B" w:rsidP="0010205C">
      <w:pPr>
        <w:pStyle w:val="Heading1"/>
        <w:bidi/>
        <w:rPr>
          <w:rFonts w:asciiTheme="minorHAnsi" w:hAnsiTheme="minorHAnsi" w:cstheme="minorHAnsi"/>
          <w:color w:val="000000" w:themeColor="text1"/>
          <w:sz w:val="22"/>
          <w:szCs w:val="22"/>
          <w:rtl/>
        </w:rPr>
      </w:pPr>
      <w:bookmarkStart w:id="83" w:name="_Toc94512827"/>
      <w:r w:rsidRPr="00B34B3B">
        <w:rPr>
          <w:rFonts w:hint="cs"/>
          <w:rtl/>
        </w:rPr>
        <w:t>ממשקים</w:t>
      </w:r>
      <w:bookmarkEnd w:id="83"/>
    </w:p>
    <w:p w14:paraId="3600D825" w14:textId="77777777" w:rsidR="00B34B3B" w:rsidRDefault="00B34B3B" w:rsidP="0010205C">
      <w:pPr>
        <w:bidi/>
        <w:rPr>
          <w:rtl/>
        </w:rPr>
      </w:pPr>
    </w:p>
    <w:p w14:paraId="5970DA35" w14:textId="77777777" w:rsidR="00B34B3B" w:rsidRDefault="00B34B3B" w:rsidP="0010205C">
      <w:pPr>
        <w:pStyle w:val="Heading1"/>
        <w:bidi/>
        <w:rPr>
          <w:rtl/>
        </w:rPr>
      </w:pPr>
      <w:bookmarkStart w:id="84" w:name="_Toc35324849"/>
      <w:bookmarkStart w:id="85" w:name="_Toc39663922"/>
      <w:bookmarkStart w:id="86" w:name="_Toc94512828"/>
      <w:r w:rsidRPr="00B34B3B">
        <w:rPr>
          <w:rFonts w:hint="cs"/>
          <w:rtl/>
        </w:rPr>
        <w:t>תיאור לוגי - תהליכי העבודה</w:t>
      </w:r>
      <w:bookmarkEnd w:id="84"/>
      <w:bookmarkEnd w:id="85"/>
      <w:bookmarkEnd w:id="86"/>
    </w:p>
    <w:p w14:paraId="59700A21" w14:textId="77777777" w:rsidR="00B34B3B" w:rsidRPr="00B34B3B" w:rsidRDefault="00B34B3B" w:rsidP="0010205C">
      <w:pPr>
        <w:bidi/>
        <w:rPr>
          <w:rtl/>
        </w:rPr>
      </w:pPr>
    </w:p>
    <w:p w14:paraId="3A417CE3" w14:textId="77777777" w:rsidR="00DC27BB" w:rsidRDefault="00C63477" w:rsidP="008A682F">
      <w:pPr>
        <w:pStyle w:val="Heading2"/>
        <w:numPr>
          <w:ilvl w:val="1"/>
          <w:numId w:val="34"/>
        </w:numPr>
        <w:bidi/>
        <w:rPr>
          <w:rtl/>
        </w:rPr>
      </w:pPr>
      <w:bookmarkStart w:id="87" w:name="_Toc94512829"/>
      <w:r w:rsidRPr="00835F46">
        <w:rPr>
          <w:rFonts w:hint="cs"/>
          <w:rtl/>
        </w:rPr>
        <w:t>האזנה לתיבות מייל</w:t>
      </w:r>
      <w:bookmarkEnd w:id="87"/>
    </w:p>
    <w:p w14:paraId="7D60F5B1" w14:textId="77777777" w:rsidR="00030471" w:rsidRDefault="00030471" w:rsidP="0010205C">
      <w:pPr>
        <w:bidi/>
        <w:rPr>
          <w:rtl/>
        </w:rPr>
      </w:pPr>
    </w:p>
    <w:p w14:paraId="0BBE705B" w14:textId="77777777" w:rsidR="002D7850" w:rsidRDefault="002D7850" w:rsidP="0010205C">
      <w:pPr>
        <w:bidi/>
        <w:spacing w:line="360" w:lineRule="auto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>ל</w:t>
      </w:r>
      <w:r w:rsidR="00030471" w:rsidRPr="0046721C">
        <w:rPr>
          <w:rFonts w:hint="cs"/>
          <w:color w:val="000000" w:themeColor="text1"/>
          <w:rtl/>
        </w:rPr>
        <w:t xml:space="preserve">תיבות המייל של </w:t>
      </w:r>
      <w:r>
        <w:rPr>
          <w:rFonts w:hint="cs"/>
          <w:color w:val="000000" w:themeColor="text1"/>
          <w:rtl/>
        </w:rPr>
        <w:t>מור השקעות</w:t>
      </w:r>
      <w:r w:rsidR="00030471" w:rsidRPr="0046721C">
        <w:rPr>
          <w:rFonts w:cstheme="minorHAnsi" w:hint="cs"/>
          <w:color w:val="000000" w:themeColor="text1"/>
          <w:rtl/>
        </w:rPr>
        <w:t xml:space="preserve">, </w:t>
      </w:r>
      <w:r w:rsidR="00030471" w:rsidRPr="0046721C">
        <w:rPr>
          <w:rFonts w:hint="cs"/>
          <w:color w:val="000000" w:themeColor="text1"/>
          <w:rtl/>
        </w:rPr>
        <w:t xml:space="preserve">נשלחים מיילים מסוכנים ולקוחות המכילים טפסים </w:t>
      </w:r>
      <w:r>
        <w:rPr>
          <w:rFonts w:hint="cs"/>
          <w:color w:val="000000" w:themeColor="text1"/>
          <w:rtl/>
        </w:rPr>
        <w:t>וצרופות כגון: תעודות זהות, רישיונות ועוד.</w:t>
      </w:r>
    </w:p>
    <w:p w14:paraId="23E8F9A6" w14:textId="77777777" w:rsidR="00030471" w:rsidRDefault="00030471" w:rsidP="0010205C">
      <w:pPr>
        <w:bidi/>
        <w:spacing w:line="360" w:lineRule="auto"/>
        <w:rPr>
          <w:rFonts w:cstheme="minorHAnsi"/>
          <w:color w:val="000000" w:themeColor="text1"/>
          <w:rtl/>
        </w:rPr>
      </w:pPr>
      <w:r w:rsidRPr="0046721C">
        <w:rPr>
          <w:rFonts w:hint="cs"/>
          <w:color w:val="000000" w:themeColor="text1"/>
          <w:rtl/>
        </w:rPr>
        <w:t>רכיב ה</w:t>
      </w:r>
      <w:r w:rsidRPr="0046721C">
        <w:rPr>
          <w:rFonts w:cstheme="minorHAnsi" w:hint="cs"/>
          <w:color w:val="000000" w:themeColor="text1"/>
          <w:rtl/>
        </w:rPr>
        <w:t>-</w:t>
      </w:r>
      <w:r w:rsidRPr="0046721C">
        <w:rPr>
          <w:rFonts w:cstheme="minorHAnsi"/>
          <w:color w:val="000000" w:themeColor="text1"/>
        </w:rPr>
        <w:t>IMAP Listener</w:t>
      </w:r>
      <w:r w:rsidRPr="0046721C">
        <w:rPr>
          <w:rFonts w:hint="cs"/>
          <w:color w:val="000000" w:themeColor="text1"/>
          <w:rtl/>
        </w:rPr>
        <w:t xml:space="preserve"> מאזין באופן תמידי לתורי המיילים</w:t>
      </w:r>
      <w:r>
        <w:rPr>
          <w:rFonts w:hint="cs"/>
          <w:color w:val="000000" w:themeColor="text1"/>
          <w:rtl/>
        </w:rPr>
        <w:t xml:space="preserve"> של </w:t>
      </w:r>
      <w:r w:rsidR="002D7850">
        <w:rPr>
          <w:rFonts w:hint="cs"/>
          <w:color w:val="000000" w:themeColor="text1"/>
          <w:rtl/>
        </w:rPr>
        <w:t>מור השקעות</w:t>
      </w:r>
      <w:r w:rsidRPr="0046721C">
        <w:rPr>
          <w:rFonts w:hint="cs"/>
          <w:color w:val="000000" w:themeColor="text1"/>
          <w:rtl/>
        </w:rPr>
        <w:t xml:space="preserve"> וכל מייל חדש עובר לתור עבודה של פלטפורמת הסריקה האוטומטית</w:t>
      </w:r>
      <w:r w:rsidRPr="0046721C">
        <w:rPr>
          <w:rFonts w:cstheme="minorHAnsi" w:hint="cs"/>
          <w:color w:val="000000" w:themeColor="text1"/>
          <w:rtl/>
        </w:rPr>
        <w:t>.</w:t>
      </w:r>
    </w:p>
    <w:p w14:paraId="3BBE1DB0" w14:textId="77777777" w:rsidR="00030471" w:rsidRDefault="00030471" w:rsidP="0010205C">
      <w:pPr>
        <w:bidi/>
        <w:spacing w:line="360" w:lineRule="auto"/>
        <w:rPr>
          <w:rFonts w:cstheme="minorHAnsi"/>
          <w:color w:val="000000" w:themeColor="text1"/>
          <w:rtl/>
        </w:rPr>
      </w:pPr>
      <w:r>
        <w:rPr>
          <w:rFonts w:hint="cs"/>
          <w:color w:val="000000" w:themeColor="text1"/>
          <w:rtl/>
        </w:rPr>
        <w:t>ה</w:t>
      </w:r>
      <w:r>
        <w:rPr>
          <w:rFonts w:cstheme="minorHAnsi" w:hint="cs"/>
          <w:color w:val="000000" w:themeColor="text1"/>
          <w:rtl/>
        </w:rPr>
        <w:t>-</w:t>
      </w:r>
      <w:r>
        <w:rPr>
          <w:rFonts w:cstheme="minorHAnsi"/>
          <w:color w:val="000000" w:themeColor="text1"/>
        </w:rPr>
        <w:t>IMAP Listener</w:t>
      </w:r>
      <w:r>
        <w:rPr>
          <w:rFonts w:hint="cs"/>
          <w:color w:val="000000" w:themeColor="text1"/>
          <w:rtl/>
        </w:rPr>
        <w:t xml:space="preserve"> הינו הרכיב אשר מנהל את תורי העבודה שנכנסים לפלטפורמה כ</w:t>
      </w:r>
      <w:r>
        <w:rPr>
          <w:rFonts w:cstheme="minorHAnsi" w:hint="cs"/>
          <w:color w:val="000000" w:themeColor="text1"/>
          <w:rtl/>
        </w:rPr>
        <w:t xml:space="preserve">- </w:t>
      </w:r>
      <w:r>
        <w:rPr>
          <w:rFonts w:cstheme="minorHAnsi"/>
          <w:color w:val="000000" w:themeColor="text1"/>
        </w:rPr>
        <w:t>Singleton</w:t>
      </w:r>
      <w:r>
        <w:rPr>
          <w:rFonts w:cstheme="minorHAnsi" w:hint="cs"/>
          <w:color w:val="000000" w:themeColor="text1"/>
          <w:rtl/>
        </w:rPr>
        <w:t xml:space="preserve"> , </w:t>
      </w:r>
      <w:r>
        <w:rPr>
          <w:rFonts w:hint="cs"/>
          <w:color w:val="000000" w:themeColor="text1"/>
          <w:rtl/>
        </w:rPr>
        <w:t xml:space="preserve">אשר רץ על </w:t>
      </w:r>
      <w:r>
        <w:rPr>
          <w:rFonts w:cstheme="minorHAnsi" w:hint="cs"/>
          <w:color w:val="000000" w:themeColor="text1"/>
          <w:rtl/>
        </w:rPr>
        <w:t xml:space="preserve">2 </w:t>
      </w:r>
      <w:r>
        <w:rPr>
          <w:rFonts w:hint="cs"/>
          <w:color w:val="000000" w:themeColor="text1"/>
          <w:rtl/>
        </w:rPr>
        <w:t xml:space="preserve">שרתים בתצורת </w:t>
      </w:r>
      <w:r>
        <w:rPr>
          <w:rFonts w:cstheme="minorHAnsi"/>
          <w:color w:val="000000" w:themeColor="text1"/>
        </w:rPr>
        <w:t>Active-Active</w:t>
      </w:r>
      <w:r>
        <w:rPr>
          <w:rFonts w:hint="cs"/>
          <w:color w:val="000000" w:themeColor="text1"/>
          <w:rtl/>
        </w:rPr>
        <w:t xml:space="preserve"> אשר שולח </w:t>
      </w:r>
      <w:r>
        <w:rPr>
          <w:rFonts w:cstheme="minorHAnsi" w:hint="cs"/>
          <w:color w:val="000000" w:themeColor="text1"/>
        </w:rPr>
        <w:t>H</w:t>
      </w:r>
      <w:r>
        <w:rPr>
          <w:rFonts w:cstheme="minorHAnsi"/>
          <w:color w:val="000000" w:themeColor="text1"/>
        </w:rPr>
        <w:t>eartbeat</w:t>
      </w:r>
      <w:r>
        <w:rPr>
          <w:rFonts w:hint="cs"/>
          <w:color w:val="000000" w:themeColor="text1"/>
          <w:rtl/>
        </w:rPr>
        <w:t xml:space="preserve"> בזמן העבודה וכך נקבע איזה שרת עובד בזמן נתון</w:t>
      </w:r>
      <w:r>
        <w:rPr>
          <w:rFonts w:cstheme="minorHAnsi" w:hint="cs"/>
          <w:color w:val="000000" w:themeColor="text1"/>
          <w:rtl/>
        </w:rPr>
        <w:t>.</w:t>
      </w:r>
    </w:p>
    <w:p w14:paraId="0785AE40" w14:textId="77777777" w:rsidR="00030471" w:rsidRDefault="00030471" w:rsidP="0010205C">
      <w:pPr>
        <w:bidi/>
        <w:spacing w:line="360" w:lineRule="auto"/>
        <w:rPr>
          <w:rFonts w:cstheme="minorHAnsi"/>
          <w:color w:val="000000" w:themeColor="text1"/>
          <w:rtl/>
        </w:rPr>
      </w:pPr>
      <w:r>
        <w:rPr>
          <w:rFonts w:hint="cs"/>
          <w:color w:val="000000" w:themeColor="text1"/>
          <w:rtl/>
        </w:rPr>
        <w:t>בעת קבלת מייל</w:t>
      </w:r>
      <w:r>
        <w:rPr>
          <w:rFonts w:cstheme="minorHAnsi" w:hint="cs"/>
          <w:color w:val="000000" w:themeColor="text1"/>
          <w:rtl/>
        </w:rPr>
        <w:t xml:space="preserve">, </w:t>
      </w:r>
      <w:r>
        <w:rPr>
          <w:rFonts w:hint="cs"/>
          <w:color w:val="000000" w:themeColor="text1"/>
          <w:rtl/>
        </w:rPr>
        <w:t>רכיב ה</w:t>
      </w:r>
      <w:r>
        <w:rPr>
          <w:rFonts w:cstheme="minorHAnsi" w:hint="cs"/>
          <w:color w:val="000000" w:themeColor="text1"/>
          <w:rtl/>
        </w:rPr>
        <w:t>-</w:t>
      </w:r>
      <w:r>
        <w:rPr>
          <w:rFonts w:cstheme="minorHAnsi"/>
          <w:color w:val="000000" w:themeColor="text1"/>
        </w:rPr>
        <w:t>IMAP Listener</w:t>
      </w:r>
      <w:r>
        <w:rPr>
          <w:rFonts w:hint="cs"/>
          <w:color w:val="000000" w:themeColor="text1"/>
          <w:rtl/>
        </w:rPr>
        <w:t xml:space="preserve"> יבדוק מהי התיבה ממנה הגיעה ההודעה ומה מזהה החד ערכי של הודעה זו </w:t>
      </w:r>
      <w:r>
        <w:rPr>
          <w:rFonts w:cstheme="minorHAnsi" w:hint="cs"/>
          <w:color w:val="000000" w:themeColor="text1"/>
          <w:rtl/>
        </w:rPr>
        <w:t>(</w:t>
      </w:r>
      <w:proofErr w:type="spellStart"/>
      <w:r>
        <w:rPr>
          <w:rFonts w:cstheme="minorHAnsi"/>
          <w:color w:val="000000" w:themeColor="text1"/>
        </w:rPr>
        <w:t>Mail_ID</w:t>
      </w:r>
      <w:proofErr w:type="spellEnd"/>
      <w:r>
        <w:rPr>
          <w:rFonts w:cstheme="minorHAnsi" w:hint="cs"/>
          <w:color w:val="000000" w:themeColor="text1"/>
          <w:rtl/>
        </w:rPr>
        <w:t xml:space="preserve">) </w:t>
      </w:r>
      <w:r>
        <w:rPr>
          <w:rFonts w:hint="cs"/>
          <w:color w:val="000000" w:themeColor="text1"/>
          <w:rtl/>
        </w:rPr>
        <w:t xml:space="preserve">ומפיק </w:t>
      </w:r>
      <w:r>
        <w:rPr>
          <w:rFonts w:cstheme="minorHAnsi" w:hint="cs"/>
          <w:color w:val="000000" w:themeColor="text1"/>
          <w:rtl/>
        </w:rPr>
        <w:t>(</w:t>
      </w:r>
      <w:r>
        <w:rPr>
          <w:rFonts w:cstheme="minorHAnsi"/>
          <w:color w:val="000000" w:themeColor="text1"/>
        </w:rPr>
        <w:t>producing</w:t>
      </w:r>
      <w:r>
        <w:rPr>
          <w:rFonts w:cstheme="minorHAnsi" w:hint="cs"/>
          <w:color w:val="000000" w:themeColor="text1"/>
          <w:rtl/>
        </w:rPr>
        <w:t xml:space="preserve">) </w:t>
      </w:r>
      <w:r>
        <w:rPr>
          <w:rFonts w:hint="cs"/>
          <w:color w:val="000000" w:themeColor="text1"/>
          <w:rtl/>
        </w:rPr>
        <w:t>מידע זה אל תור העבודה</w:t>
      </w:r>
      <w:r>
        <w:rPr>
          <w:rFonts w:cstheme="minorHAnsi" w:hint="cs"/>
          <w:color w:val="000000" w:themeColor="text1"/>
          <w:rtl/>
        </w:rPr>
        <w:t>.</w:t>
      </w:r>
    </w:p>
    <w:p w14:paraId="2E7A8167" w14:textId="77777777" w:rsidR="00030471" w:rsidRDefault="00030471" w:rsidP="0010205C">
      <w:pPr>
        <w:bidi/>
        <w:spacing w:line="360" w:lineRule="auto"/>
        <w:rPr>
          <w:rFonts w:cstheme="minorHAnsi"/>
          <w:color w:val="000000" w:themeColor="text1"/>
          <w:rtl/>
        </w:rPr>
      </w:pPr>
      <w:r>
        <w:rPr>
          <w:rFonts w:hint="cs"/>
          <w:color w:val="000000" w:themeColor="text1"/>
          <w:rtl/>
        </w:rPr>
        <w:t>מתוך תור העבודה</w:t>
      </w:r>
      <w:r>
        <w:rPr>
          <w:rFonts w:cstheme="minorHAnsi" w:hint="cs"/>
          <w:color w:val="000000" w:themeColor="text1"/>
          <w:rtl/>
        </w:rPr>
        <w:t xml:space="preserve">, </w:t>
      </w:r>
      <w:r>
        <w:rPr>
          <w:rFonts w:hint="cs"/>
          <w:color w:val="000000" w:themeColor="text1"/>
          <w:rtl/>
        </w:rPr>
        <w:t xml:space="preserve">צרכנים </w:t>
      </w:r>
      <w:r>
        <w:rPr>
          <w:rFonts w:cstheme="minorHAnsi" w:hint="cs"/>
          <w:color w:val="000000" w:themeColor="text1"/>
          <w:rtl/>
        </w:rPr>
        <w:t>(</w:t>
      </w:r>
      <w:r>
        <w:rPr>
          <w:rFonts w:cstheme="minorHAnsi"/>
          <w:color w:val="000000" w:themeColor="text1"/>
        </w:rPr>
        <w:t>consumers</w:t>
      </w:r>
      <w:r>
        <w:rPr>
          <w:rFonts w:cstheme="minorHAnsi" w:hint="cs"/>
          <w:color w:val="000000" w:themeColor="text1"/>
          <w:rtl/>
        </w:rPr>
        <w:t xml:space="preserve">) </w:t>
      </w:r>
      <w:r>
        <w:rPr>
          <w:rFonts w:hint="cs"/>
          <w:color w:val="000000" w:themeColor="text1"/>
          <w:rtl/>
        </w:rPr>
        <w:t>ימשכו הודעה אחת בכל פעם מהתור ובאמצעות תוכן ההודעה יישלפו</w:t>
      </w:r>
      <w:r>
        <w:rPr>
          <w:rFonts w:cstheme="minorHAnsi"/>
          <w:color w:val="000000" w:themeColor="text1"/>
          <w:rtl/>
        </w:rPr>
        <w:br/>
      </w:r>
      <w:r>
        <w:rPr>
          <w:rFonts w:hint="cs"/>
          <w:color w:val="000000" w:themeColor="text1"/>
          <w:rtl/>
        </w:rPr>
        <w:t>את המייל המתאים מתיבת הדואר הרלוונטית</w:t>
      </w:r>
      <w:r>
        <w:rPr>
          <w:rFonts w:cstheme="minorHAnsi" w:hint="cs"/>
          <w:color w:val="000000" w:themeColor="text1"/>
          <w:rtl/>
        </w:rPr>
        <w:t>.</w:t>
      </w:r>
    </w:p>
    <w:p w14:paraId="2CC31014" w14:textId="77777777" w:rsidR="00030471" w:rsidRPr="005D580D" w:rsidRDefault="00030471" w:rsidP="0010205C">
      <w:pPr>
        <w:bidi/>
        <w:spacing w:line="360" w:lineRule="auto"/>
        <w:rPr>
          <w:rFonts w:cstheme="minorHAnsi"/>
          <w:color w:val="000000" w:themeColor="text1"/>
          <w:rtl/>
        </w:rPr>
      </w:pPr>
      <w:r>
        <w:rPr>
          <w:rFonts w:hint="cs"/>
          <w:color w:val="000000" w:themeColor="text1"/>
          <w:rtl/>
        </w:rPr>
        <w:lastRenderedPageBreak/>
        <w:t>לאחר שליפת המייל מתיבת המייל</w:t>
      </w:r>
      <w:r>
        <w:rPr>
          <w:rFonts w:cstheme="minorHAnsi" w:hint="cs"/>
          <w:color w:val="000000" w:themeColor="text1"/>
          <w:rtl/>
        </w:rPr>
        <w:t xml:space="preserve">, </w:t>
      </w:r>
      <w:r>
        <w:rPr>
          <w:rFonts w:hint="cs"/>
          <w:color w:val="000000" w:themeColor="text1"/>
          <w:rtl/>
        </w:rPr>
        <w:t>יעודכן ה</w:t>
      </w:r>
      <w:r>
        <w:rPr>
          <w:rFonts w:cstheme="minorHAnsi" w:hint="cs"/>
          <w:color w:val="000000" w:themeColor="text1"/>
          <w:rtl/>
        </w:rPr>
        <w:t>-</w:t>
      </w:r>
      <w:r>
        <w:rPr>
          <w:rFonts w:cstheme="minorHAnsi" w:hint="cs"/>
          <w:color w:val="000000" w:themeColor="text1"/>
        </w:rPr>
        <w:t>DB</w:t>
      </w:r>
      <w:r>
        <w:rPr>
          <w:rFonts w:hint="cs"/>
          <w:color w:val="000000" w:themeColor="text1"/>
          <w:rtl/>
        </w:rPr>
        <w:t xml:space="preserve"> בנתונים הבאים</w:t>
      </w:r>
      <w:r>
        <w:rPr>
          <w:rFonts w:cstheme="minorHAnsi" w:hint="cs"/>
          <w:color w:val="000000" w:themeColor="text1"/>
          <w:rtl/>
        </w:rPr>
        <w:t>:</w:t>
      </w:r>
      <w:r>
        <w:rPr>
          <w:rFonts w:cstheme="minorHAnsi"/>
          <w:color w:val="000000" w:themeColor="text1"/>
          <w:rtl/>
        </w:rPr>
        <w:br/>
      </w:r>
    </w:p>
    <w:tbl>
      <w:tblPr>
        <w:tblStyle w:val="ListTable3-Accent51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9"/>
        <w:gridCol w:w="2871"/>
        <w:gridCol w:w="2870"/>
      </w:tblGrid>
      <w:tr w:rsidR="00030471" w14:paraId="1F52135C" w14:textId="77777777" w:rsidTr="009960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25" w:type="dxa"/>
            <w:tcBorders>
              <w:bottom w:val="none" w:sz="0" w:space="0" w:color="auto"/>
              <w:right w:val="none" w:sz="0" w:space="0" w:color="auto"/>
            </w:tcBorders>
          </w:tcPr>
          <w:p w14:paraId="524CA9EE" w14:textId="77777777" w:rsidR="00030471" w:rsidRPr="00CE4CAE" w:rsidRDefault="00030471" w:rsidP="0010205C">
            <w:pPr>
              <w:bidi/>
              <w:rPr>
                <w:rFonts w:asciiTheme="minorHAnsi" w:hAnsiTheme="minorHAnsi"/>
                <w:b w:val="0"/>
                <w:bCs w:val="0"/>
                <w:sz w:val="22"/>
                <w:szCs w:val="22"/>
                <w:rtl/>
              </w:rPr>
            </w:pPr>
            <w:r w:rsidRPr="00CE4CAE">
              <w:rPr>
                <w:rFonts w:asciiTheme="minorHAnsi" w:hAnsiTheme="minorHAnsi"/>
                <w:b w:val="0"/>
                <w:bCs w:val="0"/>
                <w:sz w:val="22"/>
                <w:szCs w:val="22"/>
                <w:rtl/>
              </w:rPr>
              <w:t>פרמטר</w:t>
            </w:r>
          </w:p>
        </w:tc>
        <w:tc>
          <w:tcPr>
            <w:tcW w:w="2926" w:type="dxa"/>
          </w:tcPr>
          <w:p w14:paraId="621FE10E" w14:textId="77777777" w:rsidR="00030471" w:rsidRPr="00CE4CAE" w:rsidRDefault="00030471" w:rsidP="0010205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 w:val="0"/>
                <w:bCs w:val="0"/>
                <w:sz w:val="22"/>
                <w:szCs w:val="22"/>
                <w:rtl/>
              </w:rPr>
            </w:pPr>
            <w:r w:rsidRPr="00CE4CAE">
              <w:rPr>
                <w:rFonts w:asciiTheme="minorHAnsi" w:hAnsiTheme="minorHAnsi"/>
                <w:b w:val="0"/>
                <w:bCs w:val="0"/>
                <w:sz w:val="22"/>
                <w:szCs w:val="22"/>
                <w:rtl/>
              </w:rPr>
              <w:t>סוג</w:t>
            </w:r>
          </w:p>
        </w:tc>
        <w:tc>
          <w:tcPr>
            <w:tcW w:w="2926" w:type="dxa"/>
          </w:tcPr>
          <w:p w14:paraId="7C09CEDE" w14:textId="77777777" w:rsidR="00030471" w:rsidRPr="00CE4CAE" w:rsidRDefault="00030471" w:rsidP="0010205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 w:val="0"/>
                <w:bCs w:val="0"/>
                <w:sz w:val="22"/>
                <w:szCs w:val="22"/>
                <w:rtl/>
              </w:rPr>
            </w:pPr>
            <w:r w:rsidRPr="00CE4CAE">
              <w:rPr>
                <w:rFonts w:asciiTheme="minorHAnsi" w:hAnsiTheme="minorHAnsi"/>
                <w:b w:val="0"/>
                <w:bCs w:val="0"/>
                <w:sz w:val="22"/>
                <w:szCs w:val="22"/>
                <w:rtl/>
              </w:rPr>
              <w:t>תיאור</w:t>
            </w:r>
          </w:p>
        </w:tc>
      </w:tr>
      <w:tr w:rsidR="00030471" w14:paraId="5FE21FFA" w14:textId="77777777" w:rsidTr="00996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ABD7BE0" w14:textId="77777777" w:rsidR="00030471" w:rsidRPr="00CE4CAE" w:rsidRDefault="00030471" w:rsidP="0010205C">
            <w:pPr>
              <w:bidi/>
              <w:spacing w:line="360" w:lineRule="auto"/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rtl/>
              </w:rPr>
            </w:pPr>
            <w:r w:rsidRPr="00CE4CAE"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  <w:t>K_ID</w:t>
            </w:r>
          </w:p>
        </w:tc>
        <w:tc>
          <w:tcPr>
            <w:tcW w:w="2926" w:type="dxa"/>
            <w:tcBorders>
              <w:top w:val="none" w:sz="0" w:space="0" w:color="auto"/>
              <w:bottom w:val="none" w:sz="0" w:space="0" w:color="auto"/>
            </w:tcBorders>
          </w:tcPr>
          <w:p w14:paraId="424616D8" w14:textId="77777777" w:rsidR="00030471" w:rsidRPr="00CE4CAE" w:rsidRDefault="00030471" w:rsidP="0010205C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  <w:r w:rsidRPr="00CE4CAE">
              <w:rPr>
                <w:rFonts w:asciiTheme="minorHAnsi" w:hAnsiTheme="minorHAnsi" w:cstheme="minorHAnsi"/>
                <w:sz w:val="22"/>
                <w:szCs w:val="22"/>
              </w:rPr>
              <w:t>String</w:t>
            </w:r>
          </w:p>
        </w:tc>
        <w:tc>
          <w:tcPr>
            <w:tcW w:w="2926" w:type="dxa"/>
            <w:tcBorders>
              <w:top w:val="none" w:sz="0" w:space="0" w:color="auto"/>
              <w:bottom w:val="none" w:sz="0" w:space="0" w:color="auto"/>
            </w:tcBorders>
          </w:tcPr>
          <w:p w14:paraId="15E7277A" w14:textId="77777777" w:rsidR="00030471" w:rsidRPr="00CE4CAE" w:rsidRDefault="00030471" w:rsidP="0010205C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  <w:r w:rsidRPr="00CE4CAE">
              <w:rPr>
                <w:rFonts w:asciiTheme="minorHAnsi" w:hAnsiTheme="minorHAnsi"/>
                <w:sz w:val="22"/>
                <w:szCs w:val="22"/>
                <w:rtl/>
              </w:rPr>
              <w:t>מזהה חד ערכי שניתן לכל מייל ע</w:t>
            </w:r>
            <w:r w:rsidRPr="00CE4CAE">
              <w:rPr>
                <w:rFonts w:asciiTheme="minorHAnsi" w:hAnsiTheme="minorHAnsi" w:cstheme="minorHAnsi"/>
                <w:sz w:val="22"/>
                <w:szCs w:val="22"/>
                <w:rtl/>
              </w:rPr>
              <w:t>"</w:t>
            </w:r>
            <w:r w:rsidRPr="00CE4CAE">
              <w:rPr>
                <w:rFonts w:asciiTheme="minorHAnsi" w:hAnsiTheme="minorHAnsi"/>
                <w:sz w:val="22"/>
                <w:szCs w:val="22"/>
                <w:rtl/>
              </w:rPr>
              <w:t>י הפלטפורמה</w:t>
            </w:r>
          </w:p>
        </w:tc>
      </w:tr>
      <w:tr w:rsidR="00030471" w14:paraId="69E58C21" w14:textId="77777777" w:rsidTr="009960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5" w:type="dxa"/>
            <w:tcBorders>
              <w:right w:val="none" w:sz="0" w:space="0" w:color="auto"/>
            </w:tcBorders>
          </w:tcPr>
          <w:p w14:paraId="00F19D8E" w14:textId="77777777" w:rsidR="00030471" w:rsidRPr="00CE4CAE" w:rsidRDefault="00030471" w:rsidP="0010205C">
            <w:pPr>
              <w:bidi/>
              <w:spacing w:line="360" w:lineRule="auto"/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  <w:proofErr w:type="spellStart"/>
            <w:r w:rsidRPr="00CE4CAE"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  <w:t>Mail_ID</w:t>
            </w:r>
            <w:proofErr w:type="spellEnd"/>
          </w:p>
        </w:tc>
        <w:tc>
          <w:tcPr>
            <w:tcW w:w="2926" w:type="dxa"/>
          </w:tcPr>
          <w:p w14:paraId="5035FAFF" w14:textId="77777777" w:rsidR="00030471" w:rsidRPr="00CE4CAE" w:rsidRDefault="00030471" w:rsidP="0010205C">
            <w:pPr>
              <w:bidi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CE4CAE">
              <w:rPr>
                <w:rFonts w:asciiTheme="minorHAnsi" w:hAnsiTheme="minorHAnsi" w:cstheme="minorHAnsi"/>
                <w:sz w:val="22"/>
                <w:szCs w:val="22"/>
              </w:rPr>
              <w:t>String</w:t>
            </w:r>
          </w:p>
        </w:tc>
        <w:tc>
          <w:tcPr>
            <w:tcW w:w="2926" w:type="dxa"/>
          </w:tcPr>
          <w:p w14:paraId="41EADB22" w14:textId="77777777" w:rsidR="00030471" w:rsidRPr="00CE4CAE" w:rsidRDefault="00030471" w:rsidP="0010205C">
            <w:pPr>
              <w:bidi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  <w:r w:rsidRPr="00CE4CAE">
              <w:rPr>
                <w:rFonts w:asciiTheme="minorHAnsi" w:hAnsiTheme="minorHAnsi"/>
                <w:sz w:val="22"/>
                <w:szCs w:val="22"/>
                <w:rtl/>
              </w:rPr>
              <w:t>מזהה חד ערכי שניתן לכל מייל ע</w:t>
            </w:r>
            <w:r w:rsidRPr="00CE4CAE">
              <w:rPr>
                <w:rFonts w:asciiTheme="minorHAnsi" w:hAnsiTheme="minorHAnsi" w:cstheme="minorHAnsi"/>
                <w:sz w:val="22"/>
                <w:szCs w:val="22"/>
                <w:rtl/>
              </w:rPr>
              <w:t>"</w:t>
            </w:r>
            <w:r w:rsidRPr="00CE4CAE">
              <w:rPr>
                <w:rFonts w:asciiTheme="minorHAnsi" w:hAnsiTheme="minorHAnsi"/>
                <w:sz w:val="22"/>
                <w:szCs w:val="22"/>
                <w:rtl/>
              </w:rPr>
              <w:t xml:space="preserve">י שרת המיילים של </w:t>
            </w:r>
            <w:r w:rsidR="000C43B8">
              <w:rPr>
                <w:rFonts w:asciiTheme="minorHAnsi" w:hAnsiTheme="minorHAnsi" w:hint="cs"/>
                <w:sz w:val="22"/>
                <w:szCs w:val="22"/>
                <w:rtl/>
              </w:rPr>
              <w:t>מור</w:t>
            </w:r>
          </w:p>
        </w:tc>
      </w:tr>
      <w:tr w:rsidR="00030471" w14:paraId="0A085294" w14:textId="77777777" w:rsidTr="00996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63DB398" w14:textId="77777777" w:rsidR="00030471" w:rsidRPr="00CE4CAE" w:rsidRDefault="00030471" w:rsidP="0010205C">
            <w:pPr>
              <w:bidi/>
              <w:spacing w:line="360" w:lineRule="auto"/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rtl/>
              </w:rPr>
            </w:pPr>
            <w:proofErr w:type="spellStart"/>
            <w:r w:rsidRPr="00CE4CAE"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  <w:t>originMailBox</w:t>
            </w:r>
            <w:proofErr w:type="spellEnd"/>
          </w:p>
        </w:tc>
        <w:tc>
          <w:tcPr>
            <w:tcW w:w="2926" w:type="dxa"/>
            <w:tcBorders>
              <w:top w:val="none" w:sz="0" w:space="0" w:color="auto"/>
              <w:bottom w:val="none" w:sz="0" w:space="0" w:color="auto"/>
            </w:tcBorders>
          </w:tcPr>
          <w:p w14:paraId="281F8D63" w14:textId="77777777" w:rsidR="00030471" w:rsidRPr="00CE4CAE" w:rsidRDefault="00030471" w:rsidP="0010205C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  <w:r w:rsidRPr="00CE4CAE">
              <w:rPr>
                <w:rFonts w:asciiTheme="minorHAnsi" w:hAnsiTheme="minorHAnsi" w:cstheme="minorHAnsi"/>
                <w:sz w:val="22"/>
                <w:szCs w:val="22"/>
              </w:rPr>
              <w:t>String</w:t>
            </w:r>
          </w:p>
        </w:tc>
        <w:tc>
          <w:tcPr>
            <w:tcW w:w="2926" w:type="dxa"/>
            <w:tcBorders>
              <w:top w:val="none" w:sz="0" w:space="0" w:color="auto"/>
              <w:bottom w:val="none" w:sz="0" w:space="0" w:color="auto"/>
            </w:tcBorders>
          </w:tcPr>
          <w:p w14:paraId="5D7FC729" w14:textId="77777777" w:rsidR="00030471" w:rsidRPr="00CE4CAE" w:rsidRDefault="00030471" w:rsidP="0010205C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  <w:r w:rsidRPr="00CE4CAE">
              <w:rPr>
                <w:rFonts w:asciiTheme="minorHAnsi" w:hAnsiTheme="minorHAnsi"/>
                <w:sz w:val="22"/>
                <w:szCs w:val="22"/>
                <w:rtl/>
              </w:rPr>
              <w:t>תיבת המייל שממנה נקרא המייל</w:t>
            </w:r>
          </w:p>
        </w:tc>
      </w:tr>
      <w:tr w:rsidR="00030471" w14:paraId="6A694A98" w14:textId="77777777" w:rsidTr="009960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5" w:type="dxa"/>
            <w:tcBorders>
              <w:right w:val="none" w:sz="0" w:space="0" w:color="auto"/>
            </w:tcBorders>
          </w:tcPr>
          <w:p w14:paraId="7C54B3B4" w14:textId="77777777" w:rsidR="00030471" w:rsidRPr="00CE4CAE" w:rsidRDefault="00030471" w:rsidP="0010205C">
            <w:pPr>
              <w:bidi/>
              <w:spacing w:line="360" w:lineRule="auto"/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rtl/>
              </w:rPr>
            </w:pPr>
            <w:proofErr w:type="spellStart"/>
            <w:r w:rsidRPr="00CE4CAE"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  <w:t>isValidMail</w:t>
            </w:r>
            <w:proofErr w:type="spellEnd"/>
          </w:p>
        </w:tc>
        <w:tc>
          <w:tcPr>
            <w:tcW w:w="2926" w:type="dxa"/>
          </w:tcPr>
          <w:p w14:paraId="587F0C95" w14:textId="77777777" w:rsidR="00030471" w:rsidRPr="00CE4CAE" w:rsidRDefault="00030471" w:rsidP="0010205C">
            <w:pPr>
              <w:bidi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  <w:proofErr w:type="spellStart"/>
            <w:r w:rsidRPr="00CE4CAE">
              <w:rPr>
                <w:rFonts w:asciiTheme="minorHAnsi" w:hAnsiTheme="minorHAnsi" w:cstheme="minorHAnsi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2926" w:type="dxa"/>
          </w:tcPr>
          <w:p w14:paraId="1D128447" w14:textId="77777777" w:rsidR="00030471" w:rsidRPr="00CE4CAE" w:rsidRDefault="00030471" w:rsidP="0010205C">
            <w:pPr>
              <w:bidi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  <w:r w:rsidRPr="00CE4CAE">
              <w:rPr>
                <w:rFonts w:asciiTheme="minorHAnsi" w:hAnsiTheme="minorHAnsi"/>
                <w:sz w:val="22"/>
                <w:szCs w:val="22"/>
                <w:rtl/>
              </w:rPr>
              <w:t>האם המייל ולידי ע</w:t>
            </w:r>
            <w:r w:rsidRPr="00CE4CAE">
              <w:rPr>
                <w:rFonts w:asciiTheme="minorHAnsi" w:hAnsiTheme="minorHAnsi" w:cstheme="minorHAnsi"/>
                <w:sz w:val="22"/>
                <w:szCs w:val="22"/>
                <w:rtl/>
              </w:rPr>
              <w:t xml:space="preserve">" </w:t>
            </w:r>
            <w:r w:rsidRPr="00CE4CAE">
              <w:rPr>
                <w:rFonts w:asciiTheme="minorHAnsi" w:hAnsiTheme="minorHAnsi"/>
                <w:sz w:val="22"/>
                <w:szCs w:val="22"/>
                <w:rtl/>
              </w:rPr>
              <w:t xml:space="preserve">הקריטריונים שנקבעו </w:t>
            </w:r>
            <w:r w:rsidRPr="00CE4CAE">
              <w:rPr>
                <w:rFonts w:asciiTheme="minorHAnsi" w:hAnsiTheme="minorHAnsi" w:cstheme="minorHAnsi"/>
                <w:sz w:val="22"/>
                <w:szCs w:val="22"/>
                <w:rtl/>
              </w:rPr>
              <w:t>(</w:t>
            </w:r>
            <w:r w:rsidRPr="00CE4CAE">
              <w:rPr>
                <w:rFonts w:asciiTheme="minorHAnsi" w:hAnsiTheme="minorHAnsi"/>
                <w:sz w:val="22"/>
                <w:szCs w:val="22"/>
                <w:rtl/>
              </w:rPr>
              <w:t xml:space="preserve">מאוכלס לאחר סעיף </w:t>
            </w:r>
            <w:r w:rsidRPr="00CE4CAE">
              <w:rPr>
                <w:rFonts w:asciiTheme="minorHAnsi" w:hAnsiTheme="minorHAnsi" w:cstheme="minorHAnsi"/>
                <w:sz w:val="22"/>
                <w:szCs w:val="22"/>
                <w:rtl/>
              </w:rPr>
              <w:t>1.6.2)</w:t>
            </w:r>
          </w:p>
        </w:tc>
      </w:tr>
      <w:tr w:rsidR="00030471" w14:paraId="250BF2B6" w14:textId="77777777" w:rsidTr="00996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45F88E6" w14:textId="77777777" w:rsidR="00030471" w:rsidRPr="00CE4CAE" w:rsidRDefault="00030471" w:rsidP="0010205C">
            <w:pPr>
              <w:bidi/>
              <w:spacing w:line="360" w:lineRule="auto"/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  <w:rtl/>
              </w:rPr>
            </w:pPr>
            <w:r w:rsidRPr="00CE4CAE"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  <w:t>subject</w:t>
            </w:r>
          </w:p>
        </w:tc>
        <w:tc>
          <w:tcPr>
            <w:tcW w:w="2926" w:type="dxa"/>
            <w:tcBorders>
              <w:top w:val="none" w:sz="0" w:space="0" w:color="auto"/>
              <w:bottom w:val="none" w:sz="0" w:space="0" w:color="auto"/>
            </w:tcBorders>
          </w:tcPr>
          <w:p w14:paraId="4013DE09" w14:textId="77777777" w:rsidR="00030471" w:rsidRPr="00CE4CAE" w:rsidRDefault="00030471" w:rsidP="0010205C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  <w:r w:rsidRPr="00CE4CAE">
              <w:rPr>
                <w:rFonts w:asciiTheme="minorHAnsi" w:hAnsiTheme="minorHAnsi" w:cstheme="minorHAnsi"/>
                <w:sz w:val="22"/>
                <w:szCs w:val="22"/>
              </w:rPr>
              <w:t>String</w:t>
            </w:r>
          </w:p>
        </w:tc>
        <w:tc>
          <w:tcPr>
            <w:tcW w:w="2926" w:type="dxa"/>
            <w:tcBorders>
              <w:top w:val="none" w:sz="0" w:space="0" w:color="auto"/>
              <w:bottom w:val="none" w:sz="0" w:space="0" w:color="auto"/>
            </w:tcBorders>
          </w:tcPr>
          <w:p w14:paraId="5539CA1F" w14:textId="77777777" w:rsidR="00030471" w:rsidRPr="00CE4CAE" w:rsidRDefault="00030471" w:rsidP="0010205C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  <w:r w:rsidRPr="00CE4CAE">
              <w:rPr>
                <w:rFonts w:asciiTheme="minorHAnsi" w:hAnsiTheme="minorHAnsi"/>
                <w:sz w:val="22"/>
                <w:szCs w:val="22"/>
                <w:rtl/>
              </w:rPr>
              <w:t>נושא המייל</w:t>
            </w:r>
          </w:p>
        </w:tc>
      </w:tr>
      <w:tr w:rsidR="00030471" w14:paraId="5C7E3EA3" w14:textId="77777777" w:rsidTr="009960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5" w:type="dxa"/>
            <w:tcBorders>
              <w:right w:val="none" w:sz="0" w:space="0" w:color="auto"/>
            </w:tcBorders>
          </w:tcPr>
          <w:p w14:paraId="566AF5B9" w14:textId="77777777" w:rsidR="00030471" w:rsidRPr="00CE4CAE" w:rsidRDefault="00030471" w:rsidP="0010205C">
            <w:pPr>
              <w:bidi/>
              <w:spacing w:line="360" w:lineRule="auto"/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  <w:r w:rsidRPr="00CE4CAE"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  <w:t>sender</w:t>
            </w:r>
          </w:p>
        </w:tc>
        <w:tc>
          <w:tcPr>
            <w:tcW w:w="2926" w:type="dxa"/>
          </w:tcPr>
          <w:p w14:paraId="6061B098" w14:textId="77777777" w:rsidR="00030471" w:rsidRPr="00CE4CAE" w:rsidRDefault="00030471" w:rsidP="0010205C">
            <w:pPr>
              <w:bidi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  <w:r w:rsidRPr="00CE4CAE">
              <w:rPr>
                <w:rFonts w:asciiTheme="minorHAnsi" w:hAnsiTheme="minorHAnsi" w:cstheme="minorHAnsi"/>
                <w:sz w:val="22"/>
                <w:szCs w:val="22"/>
              </w:rPr>
              <w:t>String</w:t>
            </w:r>
          </w:p>
        </w:tc>
        <w:tc>
          <w:tcPr>
            <w:tcW w:w="2926" w:type="dxa"/>
          </w:tcPr>
          <w:p w14:paraId="1EC090C3" w14:textId="77777777" w:rsidR="00030471" w:rsidRPr="00CE4CAE" w:rsidRDefault="00030471" w:rsidP="0010205C">
            <w:pPr>
              <w:bidi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  <w:r w:rsidRPr="00CE4CAE">
              <w:rPr>
                <w:rFonts w:asciiTheme="minorHAnsi" w:hAnsiTheme="minorHAnsi"/>
                <w:sz w:val="22"/>
                <w:szCs w:val="22"/>
                <w:rtl/>
              </w:rPr>
              <w:t>שולח המייל</w:t>
            </w:r>
          </w:p>
        </w:tc>
      </w:tr>
      <w:tr w:rsidR="00030471" w14:paraId="05C23845" w14:textId="77777777" w:rsidTr="00996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235DD16" w14:textId="77777777" w:rsidR="00030471" w:rsidRPr="00CE4CAE" w:rsidRDefault="00030471" w:rsidP="0010205C">
            <w:pPr>
              <w:bidi/>
              <w:spacing w:line="360" w:lineRule="auto"/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  <w:proofErr w:type="spellStart"/>
            <w:r w:rsidRPr="00CE4CAE"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  <w:t>ccRecipients</w:t>
            </w:r>
            <w:proofErr w:type="spellEnd"/>
          </w:p>
        </w:tc>
        <w:tc>
          <w:tcPr>
            <w:tcW w:w="2926" w:type="dxa"/>
            <w:tcBorders>
              <w:top w:val="none" w:sz="0" w:space="0" w:color="auto"/>
              <w:bottom w:val="none" w:sz="0" w:space="0" w:color="auto"/>
            </w:tcBorders>
          </w:tcPr>
          <w:p w14:paraId="176F8816" w14:textId="77777777" w:rsidR="00030471" w:rsidRPr="00CE4CAE" w:rsidRDefault="00030471" w:rsidP="0010205C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  <w:r w:rsidRPr="00CE4CAE">
              <w:rPr>
                <w:rFonts w:asciiTheme="minorHAnsi" w:hAnsiTheme="minorHAnsi" w:cstheme="minorHAnsi"/>
                <w:sz w:val="22"/>
                <w:szCs w:val="22"/>
              </w:rPr>
              <w:t>String</w:t>
            </w:r>
          </w:p>
        </w:tc>
        <w:tc>
          <w:tcPr>
            <w:tcW w:w="2926" w:type="dxa"/>
            <w:tcBorders>
              <w:top w:val="none" w:sz="0" w:space="0" w:color="auto"/>
              <w:bottom w:val="none" w:sz="0" w:space="0" w:color="auto"/>
            </w:tcBorders>
          </w:tcPr>
          <w:p w14:paraId="2CC46778" w14:textId="77777777" w:rsidR="00030471" w:rsidRPr="00CE4CAE" w:rsidRDefault="00030471" w:rsidP="0010205C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  <w:r w:rsidRPr="00CE4CAE">
              <w:rPr>
                <w:rFonts w:asciiTheme="minorHAnsi" w:hAnsiTheme="minorHAnsi"/>
                <w:sz w:val="22"/>
                <w:szCs w:val="22"/>
                <w:rtl/>
              </w:rPr>
              <w:t>מכותבים למייל</w:t>
            </w:r>
          </w:p>
        </w:tc>
      </w:tr>
      <w:tr w:rsidR="00030471" w14:paraId="56BBDF19" w14:textId="77777777" w:rsidTr="009960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5" w:type="dxa"/>
            <w:tcBorders>
              <w:right w:val="none" w:sz="0" w:space="0" w:color="auto"/>
            </w:tcBorders>
          </w:tcPr>
          <w:p w14:paraId="06F56219" w14:textId="77777777" w:rsidR="00030471" w:rsidRPr="00CE4CAE" w:rsidRDefault="00030471" w:rsidP="0010205C">
            <w:pPr>
              <w:bidi/>
              <w:spacing w:line="360" w:lineRule="auto"/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  <w:r w:rsidRPr="00CE4CAE"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  <w:t>timestamp</w:t>
            </w:r>
          </w:p>
        </w:tc>
        <w:tc>
          <w:tcPr>
            <w:tcW w:w="2926" w:type="dxa"/>
          </w:tcPr>
          <w:p w14:paraId="0EC100F2" w14:textId="77777777" w:rsidR="00030471" w:rsidRPr="00CE4CAE" w:rsidRDefault="00030471" w:rsidP="0010205C">
            <w:pPr>
              <w:bidi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  <w:r w:rsidRPr="00CE4CAE">
              <w:rPr>
                <w:rFonts w:asciiTheme="minorHAnsi" w:hAnsiTheme="minorHAnsi" w:cstheme="minorHAnsi"/>
                <w:sz w:val="22"/>
                <w:szCs w:val="22"/>
              </w:rPr>
              <w:t>timestamp</w:t>
            </w:r>
          </w:p>
        </w:tc>
        <w:tc>
          <w:tcPr>
            <w:tcW w:w="2926" w:type="dxa"/>
          </w:tcPr>
          <w:p w14:paraId="1D4E0FAB" w14:textId="77777777" w:rsidR="00030471" w:rsidRPr="00CE4CAE" w:rsidRDefault="00030471" w:rsidP="0010205C">
            <w:pPr>
              <w:bidi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  <w:r w:rsidRPr="00CE4CAE">
              <w:rPr>
                <w:rFonts w:asciiTheme="minorHAnsi" w:hAnsiTheme="minorHAnsi"/>
                <w:sz w:val="22"/>
                <w:szCs w:val="22"/>
                <w:rtl/>
              </w:rPr>
              <w:t>חותמת זמן ותאריך של קבלת המייל</w:t>
            </w:r>
          </w:p>
        </w:tc>
      </w:tr>
      <w:tr w:rsidR="00030471" w14:paraId="6B9C25C5" w14:textId="77777777" w:rsidTr="00996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06AA2F8" w14:textId="77777777" w:rsidR="00030471" w:rsidRPr="00CE4CAE" w:rsidRDefault="00030471" w:rsidP="0010205C">
            <w:pPr>
              <w:bidi/>
              <w:spacing w:line="360" w:lineRule="auto"/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  <w:proofErr w:type="spellStart"/>
            <w:r w:rsidRPr="00CE4CAE"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  <w:t>attachedFiles</w:t>
            </w:r>
            <w:proofErr w:type="spellEnd"/>
          </w:p>
        </w:tc>
        <w:tc>
          <w:tcPr>
            <w:tcW w:w="2926" w:type="dxa"/>
            <w:tcBorders>
              <w:top w:val="none" w:sz="0" w:space="0" w:color="auto"/>
              <w:bottom w:val="none" w:sz="0" w:space="0" w:color="auto"/>
            </w:tcBorders>
          </w:tcPr>
          <w:p w14:paraId="15FAB241" w14:textId="77777777" w:rsidR="00030471" w:rsidRPr="00CE4CAE" w:rsidRDefault="00030471" w:rsidP="0010205C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  <w:r w:rsidRPr="00CE4CAE">
              <w:rPr>
                <w:rFonts w:asciiTheme="minorHAnsi" w:hAnsiTheme="minorHAnsi" w:cstheme="minorHAnsi"/>
                <w:sz w:val="22"/>
                <w:szCs w:val="22"/>
              </w:rPr>
              <w:t>Array of strings</w:t>
            </w:r>
          </w:p>
        </w:tc>
        <w:tc>
          <w:tcPr>
            <w:tcW w:w="2926" w:type="dxa"/>
            <w:tcBorders>
              <w:top w:val="none" w:sz="0" w:space="0" w:color="auto"/>
              <w:bottom w:val="none" w:sz="0" w:space="0" w:color="auto"/>
            </w:tcBorders>
          </w:tcPr>
          <w:p w14:paraId="4D9516E5" w14:textId="77777777" w:rsidR="00030471" w:rsidRPr="00CE4CAE" w:rsidRDefault="00030471" w:rsidP="0010205C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  <w:r w:rsidRPr="00CE4CAE">
              <w:rPr>
                <w:rFonts w:asciiTheme="minorHAnsi" w:hAnsiTheme="minorHAnsi"/>
                <w:sz w:val="22"/>
                <w:szCs w:val="22"/>
                <w:rtl/>
              </w:rPr>
              <w:t>שמות הקבצים המצורפים</w:t>
            </w:r>
          </w:p>
        </w:tc>
      </w:tr>
      <w:tr w:rsidR="00030471" w14:paraId="52594593" w14:textId="77777777" w:rsidTr="009960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5" w:type="dxa"/>
            <w:tcBorders>
              <w:right w:val="none" w:sz="0" w:space="0" w:color="auto"/>
            </w:tcBorders>
          </w:tcPr>
          <w:p w14:paraId="6061DF2A" w14:textId="77777777" w:rsidR="00030471" w:rsidRPr="00CE4CAE" w:rsidRDefault="00030471" w:rsidP="0010205C">
            <w:pPr>
              <w:bidi/>
              <w:spacing w:line="360" w:lineRule="auto"/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  <w:proofErr w:type="spellStart"/>
            <w:r w:rsidRPr="00CE4CAE"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  <w:t>attachmentCount</w:t>
            </w:r>
            <w:proofErr w:type="spellEnd"/>
          </w:p>
        </w:tc>
        <w:tc>
          <w:tcPr>
            <w:tcW w:w="2926" w:type="dxa"/>
          </w:tcPr>
          <w:p w14:paraId="25BB3DFA" w14:textId="77777777" w:rsidR="00030471" w:rsidRPr="00CE4CAE" w:rsidRDefault="00030471" w:rsidP="0010205C">
            <w:pPr>
              <w:bidi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  <w:r w:rsidRPr="00CE4CAE">
              <w:rPr>
                <w:rFonts w:asciiTheme="minorHAnsi" w:hAnsiTheme="minorHAnsi" w:cstheme="minorHAnsi"/>
                <w:sz w:val="22"/>
                <w:szCs w:val="22"/>
              </w:rPr>
              <w:t>Int</w:t>
            </w:r>
          </w:p>
        </w:tc>
        <w:tc>
          <w:tcPr>
            <w:tcW w:w="2926" w:type="dxa"/>
          </w:tcPr>
          <w:p w14:paraId="1B4572FE" w14:textId="77777777" w:rsidR="00030471" w:rsidRPr="00CE4CAE" w:rsidRDefault="00030471" w:rsidP="0010205C">
            <w:pPr>
              <w:bidi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  <w:r w:rsidRPr="00CE4CAE">
              <w:rPr>
                <w:rFonts w:asciiTheme="minorHAnsi" w:hAnsiTheme="minorHAnsi"/>
                <w:sz w:val="22"/>
                <w:szCs w:val="22"/>
                <w:rtl/>
              </w:rPr>
              <w:t>כמות הקבצים המצורפים</w:t>
            </w:r>
          </w:p>
        </w:tc>
      </w:tr>
      <w:tr w:rsidR="00030471" w14:paraId="10566FCB" w14:textId="77777777" w:rsidTr="00996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5CF074C" w14:textId="77777777" w:rsidR="00030471" w:rsidRPr="00CE4CAE" w:rsidRDefault="00030471" w:rsidP="0010205C">
            <w:pPr>
              <w:bidi/>
              <w:spacing w:line="360" w:lineRule="auto"/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  <w:r w:rsidRPr="00CE4CAE"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  <w:t>priority</w:t>
            </w:r>
          </w:p>
        </w:tc>
        <w:tc>
          <w:tcPr>
            <w:tcW w:w="2926" w:type="dxa"/>
            <w:tcBorders>
              <w:top w:val="none" w:sz="0" w:space="0" w:color="auto"/>
              <w:bottom w:val="none" w:sz="0" w:space="0" w:color="auto"/>
            </w:tcBorders>
          </w:tcPr>
          <w:p w14:paraId="3257C1DB" w14:textId="77777777" w:rsidR="00030471" w:rsidRPr="00CE4CAE" w:rsidRDefault="00030471" w:rsidP="0010205C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  <w:r w:rsidRPr="00CE4CAE">
              <w:rPr>
                <w:rFonts w:asciiTheme="minorHAnsi" w:hAnsiTheme="minorHAnsi" w:cstheme="minorHAnsi"/>
                <w:sz w:val="22"/>
                <w:szCs w:val="22"/>
              </w:rPr>
              <w:t>int</w:t>
            </w:r>
          </w:p>
        </w:tc>
        <w:tc>
          <w:tcPr>
            <w:tcW w:w="2926" w:type="dxa"/>
            <w:tcBorders>
              <w:top w:val="none" w:sz="0" w:space="0" w:color="auto"/>
              <w:bottom w:val="none" w:sz="0" w:space="0" w:color="auto"/>
            </w:tcBorders>
          </w:tcPr>
          <w:p w14:paraId="6BB4C0D4" w14:textId="77777777" w:rsidR="00030471" w:rsidRPr="00CE4CAE" w:rsidRDefault="00030471" w:rsidP="0010205C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  <w:r w:rsidRPr="00CE4CAE">
              <w:rPr>
                <w:rFonts w:asciiTheme="minorHAnsi" w:hAnsiTheme="minorHAnsi"/>
                <w:sz w:val="22"/>
                <w:szCs w:val="22"/>
                <w:rtl/>
              </w:rPr>
              <w:t>דחיפות המייל</w:t>
            </w:r>
          </w:p>
        </w:tc>
      </w:tr>
    </w:tbl>
    <w:p w14:paraId="5F0B6C13" w14:textId="77777777" w:rsidR="00030471" w:rsidRDefault="00030471" w:rsidP="0010205C">
      <w:pPr>
        <w:bidi/>
        <w:spacing w:line="360" w:lineRule="auto"/>
        <w:rPr>
          <w:rtl/>
        </w:rPr>
      </w:pPr>
    </w:p>
    <w:p w14:paraId="543E10FC" w14:textId="77777777" w:rsidR="00030471" w:rsidRPr="00E97C1C" w:rsidRDefault="00030471" w:rsidP="0010205C">
      <w:pPr>
        <w:bidi/>
        <w:spacing w:line="360" w:lineRule="auto"/>
        <w:rPr>
          <w:rFonts w:cstheme="minorHAnsi"/>
          <w:rtl/>
        </w:rPr>
      </w:pPr>
      <w:r w:rsidRPr="00E97C1C">
        <w:rPr>
          <w:rtl/>
        </w:rPr>
        <w:t>בנוסף</w:t>
      </w:r>
      <w:r w:rsidRPr="00E97C1C">
        <w:rPr>
          <w:rFonts w:cstheme="minorHAnsi"/>
          <w:rtl/>
        </w:rPr>
        <w:t xml:space="preserve">, </w:t>
      </w:r>
      <w:r w:rsidRPr="00E97C1C">
        <w:rPr>
          <w:rtl/>
        </w:rPr>
        <w:t>יתעדכן סטטוס פעילות</w:t>
      </w:r>
      <w:r w:rsidRPr="00E97C1C">
        <w:rPr>
          <w:rFonts w:cstheme="minorHAnsi"/>
          <w:rtl/>
        </w:rPr>
        <w:t xml:space="preserve">, </w:t>
      </w:r>
      <w:r w:rsidRPr="00E97C1C">
        <w:rPr>
          <w:rtl/>
        </w:rPr>
        <w:t>עבור כל מייל שנכנס לתור העבודה של הפלטפורמה</w:t>
      </w:r>
      <w:r w:rsidRPr="00E97C1C">
        <w:rPr>
          <w:rFonts w:cstheme="minorHAnsi"/>
          <w:rtl/>
        </w:rPr>
        <w:t>:</w:t>
      </w:r>
    </w:p>
    <w:tbl>
      <w:tblPr>
        <w:tblStyle w:val="ListTable3-Accent51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93"/>
        <w:gridCol w:w="2866"/>
        <w:gridCol w:w="2871"/>
      </w:tblGrid>
      <w:tr w:rsidR="00030471" w:rsidRPr="00085592" w14:paraId="2DD8E130" w14:textId="77777777" w:rsidTr="009960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25" w:type="dxa"/>
            <w:tcBorders>
              <w:bottom w:val="none" w:sz="0" w:space="0" w:color="auto"/>
              <w:right w:val="none" w:sz="0" w:space="0" w:color="auto"/>
            </w:tcBorders>
          </w:tcPr>
          <w:p w14:paraId="6C1E6597" w14:textId="77777777" w:rsidR="00030471" w:rsidRPr="00085592" w:rsidRDefault="00030471" w:rsidP="0010205C">
            <w:pPr>
              <w:bidi/>
              <w:spacing w:line="360" w:lineRule="auto"/>
              <w:rPr>
                <w:rFonts w:asciiTheme="minorHAnsi" w:hAnsiTheme="minorHAnsi"/>
                <w:b w:val="0"/>
                <w:bCs w:val="0"/>
                <w:sz w:val="22"/>
                <w:szCs w:val="22"/>
                <w:rtl/>
              </w:rPr>
            </w:pPr>
            <w:r w:rsidRPr="00085592">
              <w:rPr>
                <w:rFonts w:asciiTheme="minorHAnsi" w:hAnsiTheme="minorHAnsi"/>
                <w:b w:val="0"/>
                <w:bCs w:val="0"/>
                <w:sz w:val="22"/>
                <w:szCs w:val="22"/>
                <w:rtl/>
              </w:rPr>
              <w:t>פרמטר</w:t>
            </w:r>
          </w:p>
        </w:tc>
        <w:tc>
          <w:tcPr>
            <w:tcW w:w="2926" w:type="dxa"/>
          </w:tcPr>
          <w:p w14:paraId="652C4E16" w14:textId="77777777" w:rsidR="00030471" w:rsidRPr="00085592" w:rsidRDefault="00030471" w:rsidP="0010205C">
            <w:pPr>
              <w:bidi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 w:val="0"/>
                <w:bCs w:val="0"/>
                <w:sz w:val="22"/>
                <w:szCs w:val="22"/>
                <w:rtl/>
              </w:rPr>
            </w:pPr>
            <w:r w:rsidRPr="00085592">
              <w:rPr>
                <w:rFonts w:asciiTheme="minorHAnsi" w:hAnsiTheme="minorHAnsi"/>
                <w:b w:val="0"/>
                <w:bCs w:val="0"/>
                <w:sz w:val="22"/>
                <w:szCs w:val="22"/>
                <w:rtl/>
              </w:rPr>
              <w:t>סוג</w:t>
            </w:r>
          </w:p>
        </w:tc>
        <w:tc>
          <w:tcPr>
            <w:tcW w:w="2926" w:type="dxa"/>
          </w:tcPr>
          <w:p w14:paraId="6FBC821F" w14:textId="77777777" w:rsidR="00030471" w:rsidRPr="00085592" w:rsidRDefault="00030471" w:rsidP="0010205C">
            <w:pPr>
              <w:bidi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 w:val="0"/>
                <w:bCs w:val="0"/>
                <w:sz w:val="22"/>
                <w:szCs w:val="22"/>
                <w:rtl/>
              </w:rPr>
            </w:pPr>
            <w:r w:rsidRPr="00085592">
              <w:rPr>
                <w:rFonts w:asciiTheme="minorHAnsi" w:hAnsiTheme="minorHAnsi"/>
                <w:b w:val="0"/>
                <w:bCs w:val="0"/>
                <w:sz w:val="22"/>
                <w:szCs w:val="22"/>
                <w:rtl/>
              </w:rPr>
              <w:t>תיאור</w:t>
            </w:r>
          </w:p>
        </w:tc>
      </w:tr>
      <w:tr w:rsidR="00030471" w:rsidRPr="00085592" w14:paraId="41BD597C" w14:textId="77777777" w:rsidTr="00996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443C713" w14:textId="77777777" w:rsidR="00030471" w:rsidRPr="00085592" w:rsidRDefault="00030471" w:rsidP="0010205C">
            <w:pPr>
              <w:bidi/>
              <w:spacing w:line="360" w:lineRule="auto"/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  <w:proofErr w:type="spellStart"/>
            <w:r w:rsidRPr="00085592"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  <w:t>inProgress</w:t>
            </w:r>
            <w:proofErr w:type="spellEnd"/>
          </w:p>
        </w:tc>
        <w:tc>
          <w:tcPr>
            <w:tcW w:w="2926" w:type="dxa"/>
            <w:tcBorders>
              <w:top w:val="none" w:sz="0" w:space="0" w:color="auto"/>
              <w:bottom w:val="none" w:sz="0" w:space="0" w:color="auto"/>
            </w:tcBorders>
          </w:tcPr>
          <w:p w14:paraId="67391F88" w14:textId="77777777" w:rsidR="00030471" w:rsidRPr="00085592" w:rsidRDefault="00030471" w:rsidP="0010205C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  <w:r w:rsidRPr="00085592">
              <w:rPr>
                <w:rFonts w:asciiTheme="minorHAnsi" w:hAnsiTheme="minorHAnsi" w:cstheme="minorHAnsi"/>
                <w:sz w:val="22"/>
                <w:szCs w:val="22"/>
              </w:rPr>
              <w:t>Boolean</w:t>
            </w:r>
          </w:p>
        </w:tc>
        <w:tc>
          <w:tcPr>
            <w:tcW w:w="2926" w:type="dxa"/>
            <w:tcBorders>
              <w:top w:val="none" w:sz="0" w:space="0" w:color="auto"/>
              <w:bottom w:val="none" w:sz="0" w:space="0" w:color="auto"/>
            </w:tcBorders>
          </w:tcPr>
          <w:p w14:paraId="157B9986" w14:textId="77777777" w:rsidR="00030471" w:rsidRPr="00085592" w:rsidRDefault="00030471" w:rsidP="0010205C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  <w:r w:rsidRPr="00085592">
              <w:rPr>
                <w:rFonts w:asciiTheme="minorHAnsi" w:hAnsiTheme="minorHAnsi"/>
                <w:sz w:val="22"/>
                <w:szCs w:val="22"/>
                <w:rtl/>
              </w:rPr>
              <w:t>כל עוד המייל בתור העבודה</w:t>
            </w:r>
            <w:r w:rsidRPr="00085592">
              <w:rPr>
                <w:rFonts w:asciiTheme="minorHAnsi" w:hAnsiTheme="minorHAnsi" w:cstheme="minorHAnsi"/>
                <w:sz w:val="22"/>
                <w:szCs w:val="22"/>
                <w:rtl/>
              </w:rPr>
              <w:t xml:space="preserve">, </w:t>
            </w:r>
            <w:r w:rsidRPr="00085592">
              <w:rPr>
                <w:rFonts w:asciiTheme="minorHAnsi" w:hAnsiTheme="minorHAnsi"/>
                <w:sz w:val="22"/>
                <w:szCs w:val="22"/>
                <w:rtl/>
              </w:rPr>
              <w:t xml:space="preserve">סטטוס זה שווה </w:t>
            </w:r>
            <w:r w:rsidRPr="00085592">
              <w:rPr>
                <w:rFonts w:asciiTheme="minorHAnsi" w:hAnsiTheme="minorHAnsi" w:cstheme="minorHAnsi"/>
                <w:sz w:val="22"/>
                <w:szCs w:val="22"/>
              </w:rPr>
              <w:t>True</w:t>
            </w:r>
          </w:p>
        </w:tc>
      </w:tr>
      <w:tr w:rsidR="00030471" w:rsidRPr="00085592" w14:paraId="309F3B59" w14:textId="77777777" w:rsidTr="009960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5" w:type="dxa"/>
            <w:tcBorders>
              <w:right w:val="none" w:sz="0" w:space="0" w:color="auto"/>
            </w:tcBorders>
          </w:tcPr>
          <w:p w14:paraId="181EBF8B" w14:textId="77777777" w:rsidR="00030471" w:rsidRPr="00085592" w:rsidRDefault="00030471" w:rsidP="0010205C">
            <w:pPr>
              <w:bidi/>
              <w:spacing w:line="360" w:lineRule="auto"/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  <w:proofErr w:type="spellStart"/>
            <w:r w:rsidRPr="00085592"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  <w:t>progressMessages</w:t>
            </w:r>
            <w:proofErr w:type="spellEnd"/>
          </w:p>
        </w:tc>
        <w:tc>
          <w:tcPr>
            <w:tcW w:w="2926" w:type="dxa"/>
          </w:tcPr>
          <w:p w14:paraId="6EA6F4A3" w14:textId="77777777" w:rsidR="00030471" w:rsidRPr="00085592" w:rsidRDefault="00030471" w:rsidP="0010205C">
            <w:pPr>
              <w:bidi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  <w:r w:rsidRPr="00085592">
              <w:rPr>
                <w:rFonts w:asciiTheme="minorHAnsi" w:hAnsiTheme="minorHAnsi" w:cstheme="minorHAnsi"/>
                <w:sz w:val="22"/>
                <w:szCs w:val="22"/>
              </w:rPr>
              <w:t>Array of strings</w:t>
            </w:r>
          </w:p>
        </w:tc>
        <w:tc>
          <w:tcPr>
            <w:tcW w:w="2926" w:type="dxa"/>
          </w:tcPr>
          <w:p w14:paraId="1603F373" w14:textId="77777777" w:rsidR="00030471" w:rsidRPr="00085592" w:rsidRDefault="00030471" w:rsidP="0010205C">
            <w:pPr>
              <w:bidi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  <w:r w:rsidRPr="00085592">
              <w:rPr>
                <w:rFonts w:asciiTheme="minorHAnsi" w:hAnsiTheme="minorHAnsi"/>
                <w:sz w:val="22"/>
                <w:szCs w:val="22"/>
                <w:rtl/>
              </w:rPr>
              <w:t>שדה זה יעודכן לאורך חיי מייל בפלטפורמה</w:t>
            </w:r>
          </w:p>
        </w:tc>
      </w:tr>
      <w:tr w:rsidR="00030471" w:rsidRPr="00085592" w14:paraId="247CF5DC" w14:textId="77777777" w:rsidTr="00996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5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7B4A47D" w14:textId="77777777" w:rsidR="00030471" w:rsidRPr="00085592" w:rsidRDefault="00030471" w:rsidP="0010205C">
            <w:pPr>
              <w:bidi/>
              <w:spacing w:line="360" w:lineRule="auto"/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</w:pPr>
            <w:proofErr w:type="spellStart"/>
            <w:r w:rsidRPr="00085592">
              <w:rPr>
                <w:rFonts w:asciiTheme="minorHAnsi" w:hAnsiTheme="minorHAnsi" w:cstheme="minorHAnsi"/>
                <w:b w:val="0"/>
                <w:bCs w:val="0"/>
                <w:sz w:val="22"/>
                <w:szCs w:val="22"/>
              </w:rPr>
              <w:t>ErrorCode</w:t>
            </w:r>
            <w:proofErr w:type="spellEnd"/>
          </w:p>
        </w:tc>
        <w:tc>
          <w:tcPr>
            <w:tcW w:w="2926" w:type="dxa"/>
            <w:tcBorders>
              <w:top w:val="none" w:sz="0" w:space="0" w:color="auto"/>
              <w:bottom w:val="none" w:sz="0" w:space="0" w:color="auto"/>
            </w:tcBorders>
          </w:tcPr>
          <w:p w14:paraId="1817437A" w14:textId="77777777" w:rsidR="00030471" w:rsidRPr="00085592" w:rsidRDefault="00030471" w:rsidP="0010205C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 w:rsidRPr="00085592">
              <w:rPr>
                <w:rFonts w:asciiTheme="minorHAnsi" w:hAnsiTheme="minorHAnsi" w:cstheme="minorHAnsi"/>
                <w:sz w:val="22"/>
                <w:szCs w:val="22"/>
              </w:rPr>
              <w:t>int</w:t>
            </w:r>
          </w:p>
        </w:tc>
        <w:tc>
          <w:tcPr>
            <w:tcW w:w="2926" w:type="dxa"/>
            <w:tcBorders>
              <w:top w:val="none" w:sz="0" w:space="0" w:color="auto"/>
              <w:bottom w:val="none" w:sz="0" w:space="0" w:color="auto"/>
            </w:tcBorders>
          </w:tcPr>
          <w:p w14:paraId="4F8460A8" w14:textId="77777777" w:rsidR="00030471" w:rsidRPr="00085592" w:rsidRDefault="00030471" w:rsidP="0010205C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</w:p>
        </w:tc>
      </w:tr>
    </w:tbl>
    <w:p w14:paraId="68F0B0D1" w14:textId="77777777" w:rsidR="002D7850" w:rsidRDefault="002D7850" w:rsidP="0010205C">
      <w:pPr>
        <w:bidi/>
        <w:rPr>
          <w:rtl/>
        </w:rPr>
      </w:pPr>
    </w:p>
    <w:p w14:paraId="74BC2F18" w14:textId="77777777" w:rsidR="002D7850" w:rsidRPr="002B1C87" w:rsidRDefault="002D7850" w:rsidP="008A682F">
      <w:pPr>
        <w:pStyle w:val="Heading2"/>
        <w:numPr>
          <w:ilvl w:val="1"/>
          <w:numId w:val="34"/>
        </w:numPr>
        <w:bidi/>
      </w:pPr>
      <w:bookmarkStart w:id="88" w:name="_Toc39663924"/>
      <w:bookmarkStart w:id="89" w:name="_Toc94512830"/>
      <w:r w:rsidRPr="002B1C87">
        <w:rPr>
          <w:rFonts w:eastAsiaTheme="majorEastAsia" w:hint="cs"/>
          <w:rtl/>
        </w:rPr>
        <w:t xml:space="preserve">בדיקת תקינות המייל </w:t>
      </w:r>
      <w:r w:rsidRPr="002B1C87">
        <w:rPr>
          <w:rFonts w:eastAsiaTheme="majorEastAsia"/>
          <w:rtl/>
        </w:rPr>
        <w:t>–</w:t>
      </w:r>
      <w:r w:rsidRPr="002B1C87">
        <w:rPr>
          <w:rFonts w:hint="cs"/>
          <w:rtl/>
        </w:rPr>
        <w:t xml:space="preserve"> </w:t>
      </w:r>
      <w:r w:rsidRPr="002B1C87">
        <w:rPr>
          <w:rFonts w:eastAsiaTheme="majorEastAsia"/>
        </w:rPr>
        <w:t>Mail Validator</w:t>
      </w:r>
      <w:bookmarkEnd w:id="88"/>
      <w:bookmarkEnd w:id="89"/>
    </w:p>
    <w:p w14:paraId="72679E82" w14:textId="77777777" w:rsidR="002D7850" w:rsidRPr="00943600" w:rsidRDefault="002D7850" w:rsidP="0010205C">
      <w:pPr>
        <w:bidi/>
        <w:spacing w:line="360" w:lineRule="auto"/>
        <w:rPr>
          <w:rFonts w:cstheme="minorHAnsi"/>
          <w:color w:val="000000" w:themeColor="text1"/>
          <w:rtl/>
        </w:rPr>
      </w:pPr>
      <w:r w:rsidRPr="00943600">
        <w:rPr>
          <w:rFonts w:hint="cs"/>
          <w:color w:val="000000" w:themeColor="text1"/>
          <w:rtl/>
        </w:rPr>
        <w:t>בשלב זה</w:t>
      </w:r>
      <w:r w:rsidRPr="00943600">
        <w:rPr>
          <w:rFonts w:cstheme="minorHAnsi" w:hint="cs"/>
          <w:color w:val="000000" w:themeColor="text1"/>
          <w:rtl/>
        </w:rPr>
        <w:t xml:space="preserve">, </w:t>
      </w:r>
      <w:r w:rsidRPr="00943600">
        <w:rPr>
          <w:rFonts w:hint="cs"/>
          <w:color w:val="000000" w:themeColor="text1"/>
          <w:rtl/>
        </w:rPr>
        <w:t>רכיב ה</w:t>
      </w:r>
      <w:r w:rsidRPr="00943600">
        <w:rPr>
          <w:rFonts w:cstheme="minorHAnsi" w:hint="cs"/>
          <w:color w:val="000000" w:themeColor="text1"/>
          <w:rtl/>
        </w:rPr>
        <w:t>-</w:t>
      </w:r>
      <w:r w:rsidRPr="00943600">
        <w:rPr>
          <w:rFonts w:cstheme="minorHAnsi"/>
          <w:color w:val="000000" w:themeColor="text1"/>
        </w:rPr>
        <w:t>Mail Validator</w:t>
      </w:r>
      <w:r w:rsidRPr="00943600">
        <w:rPr>
          <w:rFonts w:hint="cs"/>
          <w:color w:val="000000" w:themeColor="text1"/>
          <w:rtl/>
        </w:rPr>
        <w:t xml:space="preserve"> בודק את תקינות המיילים בתורי העבודה של הפלטפורמה ע</w:t>
      </w:r>
      <w:r w:rsidRPr="00943600">
        <w:rPr>
          <w:rFonts w:cstheme="minorHAnsi" w:hint="cs"/>
          <w:color w:val="000000" w:themeColor="text1"/>
          <w:rtl/>
        </w:rPr>
        <w:t>"</w:t>
      </w:r>
      <w:r w:rsidRPr="00943600">
        <w:rPr>
          <w:rFonts w:hint="cs"/>
          <w:color w:val="000000" w:themeColor="text1"/>
          <w:rtl/>
        </w:rPr>
        <w:t>פ החוקים הבאים</w:t>
      </w:r>
      <w:r w:rsidRPr="00943600">
        <w:rPr>
          <w:rFonts w:cstheme="minorHAnsi" w:hint="cs"/>
          <w:color w:val="000000" w:themeColor="text1"/>
          <w:rtl/>
        </w:rPr>
        <w:t>:</w:t>
      </w:r>
    </w:p>
    <w:p w14:paraId="0C38C58F" w14:textId="77777777" w:rsidR="002D7850" w:rsidRPr="00943600" w:rsidRDefault="002D7850" w:rsidP="00890F57">
      <w:pPr>
        <w:pStyle w:val="ListParagraph"/>
        <w:numPr>
          <w:ilvl w:val="0"/>
          <w:numId w:val="6"/>
        </w:numPr>
        <w:bidi/>
        <w:spacing w:after="0" w:line="360" w:lineRule="auto"/>
        <w:ind w:left="1080"/>
        <w:rPr>
          <w:rFonts w:cstheme="minorHAnsi"/>
          <w:color w:val="000000" w:themeColor="text1"/>
        </w:rPr>
      </w:pPr>
      <w:r w:rsidRPr="00943600">
        <w:rPr>
          <w:rFonts w:hint="cs"/>
          <w:color w:val="000000" w:themeColor="text1"/>
          <w:rtl/>
        </w:rPr>
        <w:lastRenderedPageBreak/>
        <w:t>האם קיימות צרופות</w:t>
      </w:r>
      <w:r w:rsidRPr="00943600">
        <w:rPr>
          <w:rFonts w:cstheme="minorHAnsi" w:hint="cs"/>
          <w:color w:val="000000" w:themeColor="text1"/>
          <w:rtl/>
        </w:rPr>
        <w:t xml:space="preserve">? </w:t>
      </w:r>
      <w:r w:rsidRPr="00943600">
        <w:rPr>
          <w:rFonts w:cstheme="minorHAnsi"/>
          <w:color w:val="000000" w:themeColor="text1"/>
          <w:rtl/>
        </w:rPr>
        <w:t>–</w:t>
      </w:r>
      <w:r w:rsidRPr="00943600">
        <w:rPr>
          <w:rFonts w:hint="cs"/>
          <w:color w:val="000000" w:themeColor="text1"/>
          <w:rtl/>
        </w:rPr>
        <w:t xml:space="preserve"> בשלב זה הרכיב בודק את ערך השדה </w:t>
      </w:r>
      <w:r w:rsidRPr="00943600">
        <w:rPr>
          <w:rFonts w:cstheme="minorHAnsi"/>
          <w:color w:val="000000" w:themeColor="text1"/>
        </w:rPr>
        <w:t>Attachment count</w:t>
      </w:r>
      <w:r w:rsidRPr="00943600">
        <w:rPr>
          <w:rFonts w:cstheme="minorHAnsi" w:hint="cs"/>
          <w:color w:val="000000" w:themeColor="text1"/>
          <w:rtl/>
        </w:rPr>
        <w:t>.</w:t>
      </w:r>
    </w:p>
    <w:p w14:paraId="78FFBAD0" w14:textId="77777777" w:rsidR="002D7850" w:rsidRPr="00943600" w:rsidRDefault="002D7850" w:rsidP="00890F57">
      <w:pPr>
        <w:pStyle w:val="ListParagraph"/>
        <w:numPr>
          <w:ilvl w:val="1"/>
          <w:numId w:val="6"/>
        </w:numPr>
        <w:bidi/>
        <w:spacing w:after="0" w:line="360" w:lineRule="auto"/>
        <w:ind w:left="1800"/>
        <w:rPr>
          <w:rFonts w:cstheme="minorHAnsi"/>
          <w:color w:val="000000" w:themeColor="text1"/>
        </w:rPr>
      </w:pPr>
      <w:r w:rsidRPr="00943600">
        <w:rPr>
          <w:rFonts w:hint="cs"/>
          <w:color w:val="000000" w:themeColor="text1"/>
          <w:rtl/>
        </w:rPr>
        <w:t xml:space="preserve">במידה והפרמטר הינו </w:t>
      </w:r>
      <w:r w:rsidRPr="00943600">
        <w:rPr>
          <w:rFonts w:cstheme="minorHAnsi" w:hint="cs"/>
          <w:color w:val="000000" w:themeColor="text1"/>
          <w:rtl/>
        </w:rPr>
        <w:t xml:space="preserve">0, </w:t>
      </w:r>
      <w:r w:rsidRPr="00943600">
        <w:rPr>
          <w:rFonts w:hint="cs"/>
          <w:color w:val="000000" w:themeColor="text1"/>
          <w:rtl/>
        </w:rPr>
        <w:t>המייל יידחה</w:t>
      </w:r>
      <w:r w:rsidRPr="00943600">
        <w:rPr>
          <w:rFonts w:cstheme="minorHAnsi" w:hint="cs"/>
          <w:color w:val="000000" w:themeColor="text1"/>
          <w:rtl/>
        </w:rPr>
        <w:t xml:space="preserve">, </w:t>
      </w:r>
      <w:r w:rsidRPr="00943600">
        <w:rPr>
          <w:rFonts w:hint="cs"/>
          <w:color w:val="000000" w:themeColor="text1"/>
          <w:rtl/>
        </w:rPr>
        <w:t xml:space="preserve">ויעבור לתיקיית מייל ייעודית </w:t>
      </w:r>
      <w:proofErr w:type="spellStart"/>
      <w:r w:rsidRPr="00943600">
        <w:rPr>
          <w:rFonts w:hint="cs"/>
          <w:color w:val="000000" w:themeColor="text1"/>
          <w:rtl/>
        </w:rPr>
        <w:t>לאד</w:t>
      </w:r>
      <w:r w:rsidRPr="00943600">
        <w:rPr>
          <w:rFonts w:cstheme="minorHAnsi" w:hint="cs"/>
          <w:color w:val="000000" w:themeColor="text1"/>
          <w:rtl/>
        </w:rPr>
        <w:t>"</w:t>
      </w:r>
      <w:r w:rsidRPr="00943600">
        <w:rPr>
          <w:rFonts w:hint="cs"/>
          <w:color w:val="000000" w:themeColor="text1"/>
          <w:rtl/>
        </w:rPr>
        <w:t>א</w:t>
      </w:r>
      <w:proofErr w:type="spellEnd"/>
      <w:r w:rsidRPr="00943600">
        <w:rPr>
          <w:rFonts w:hint="cs"/>
          <w:color w:val="000000" w:themeColor="text1"/>
          <w:rtl/>
        </w:rPr>
        <w:t xml:space="preserve"> בשם </w:t>
      </w:r>
      <w:proofErr w:type="spellStart"/>
      <w:r w:rsidRPr="00943600">
        <w:rPr>
          <w:rFonts w:cstheme="minorHAnsi"/>
          <w:color w:val="000000" w:themeColor="text1"/>
        </w:rPr>
        <w:t>K_Validation</w:t>
      </w:r>
      <w:proofErr w:type="spellEnd"/>
      <w:r w:rsidRPr="00943600">
        <w:rPr>
          <w:rFonts w:cstheme="minorHAnsi" w:hint="cs"/>
          <w:color w:val="000000" w:themeColor="text1"/>
          <w:rtl/>
        </w:rPr>
        <w:t>.</w:t>
      </w:r>
    </w:p>
    <w:p w14:paraId="05AEC2CA" w14:textId="77777777" w:rsidR="002D7850" w:rsidRPr="00943600" w:rsidRDefault="002D7850" w:rsidP="00890F57">
      <w:pPr>
        <w:pStyle w:val="ListParagraph"/>
        <w:numPr>
          <w:ilvl w:val="1"/>
          <w:numId w:val="6"/>
        </w:numPr>
        <w:bidi/>
        <w:spacing w:after="0" w:line="360" w:lineRule="auto"/>
        <w:ind w:left="1800"/>
        <w:rPr>
          <w:rFonts w:cstheme="minorHAnsi"/>
          <w:color w:val="000000" w:themeColor="text1"/>
        </w:rPr>
      </w:pPr>
      <w:r w:rsidRPr="00943600">
        <w:rPr>
          <w:rFonts w:hint="cs"/>
          <w:color w:val="000000" w:themeColor="text1"/>
          <w:rtl/>
        </w:rPr>
        <w:t>במידה והפרמטר גדול מ</w:t>
      </w:r>
      <w:r w:rsidRPr="00943600">
        <w:rPr>
          <w:rFonts w:cstheme="minorHAnsi" w:hint="cs"/>
          <w:color w:val="000000" w:themeColor="text1"/>
          <w:rtl/>
        </w:rPr>
        <w:t xml:space="preserve">-0 </w:t>
      </w:r>
      <w:r w:rsidRPr="00943600">
        <w:rPr>
          <w:rFonts w:hint="cs"/>
          <w:color w:val="000000" w:themeColor="text1"/>
          <w:rtl/>
        </w:rPr>
        <w:t>יעביר את המייל לשלב הבא בפלטפורמה</w:t>
      </w:r>
      <w:r w:rsidRPr="00943600">
        <w:rPr>
          <w:rFonts w:cstheme="minorHAnsi" w:hint="cs"/>
          <w:color w:val="000000" w:themeColor="text1"/>
          <w:rtl/>
        </w:rPr>
        <w:t>.</w:t>
      </w:r>
    </w:p>
    <w:p w14:paraId="1C73715D" w14:textId="77777777" w:rsidR="002D7850" w:rsidRPr="00943600" w:rsidRDefault="002D7850" w:rsidP="00890F57">
      <w:pPr>
        <w:pStyle w:val="ListParagraph"/>
        <w:numPr>
          <w:ilvl w:val="0"/>
          <w:numId w:val="6"/>
        </w:numPr>
        <w:bidi/>
        <w:spacing w:after="0" w:line="360" w:lineRule="auto"/>
        <w:ind w:left="1080"/>
        <w:rPr>
          <w:rFonts w:cstheme="minorHAnsi"/>
          <w:color w:val="000000" w:themeColor="text1"/>
        </w:rPr>
      </w:pPr>
      <w:r w:rsidRPr="00943600">
        <w:rPr>
          <w:rFonts w:hint="cs"/>
          <w:color w:val="000000" w:themeColor="text1"/>
          <w:rtl/>
        </w:rPr>
        <w:t>האם הצרופות בסיומת נתמכת</w:t>
      </w:r>
      <w:r w:rsidRPr="00943600">
        <w:rPr>
          <w:rFonts w:cstheme="minorHAnsi" w:hint="cs"/>
          <w:color w:val="000000" w:themeColor="text1"/>
          <w:rtl/>
        </w:rPr>
        <w:t xml:space="preserve">? </w:t>
      </w:r>
      <w:r w:rsidRPr="00943600">
        <w:rPr>
          <w:rFonts w:cstheme="minorHAnsi"/>
          <w:color w:val="000000" w:themeColor="text1"/>
          <w:rtl/>
        </w:rPr>
        <w:t>–</w:t>
      </w:r>
      <w:r w:rsidRPr="00943600">
        <w:rPr>
          <w:rFonts w:hint="cs"/>
          <w:color w:val="000000" w:themeColor="text1"/>
          <w:rtl/>
        </w:rPr>
        <w:t xml:space="preserve"> בשלב זה הרכיב בודק את ערך השדה </w:t>
      </w:r>
      <w:r w:rsidRPr="00943600">
        <w:rPr>
          <w:rFonts w:cstheme="minorHAnsi"/>
          <w:color w:val="000000" w:themeColor="text1"/>
        </w:rPr>
        <w:t>Attached Files</w:t>
      </w:r>
      <w:r w:rsidRPr="00943600">
        <w:rPr>
          <w:rFonts w:hint="cs"/>
          <w:color w:val="000000" w:themeColor="text1"/>
          <w:rtl/>
        </w:rPr>
        <w:t xml:space="preserve"> אשר מכיל את שמות הצרופות</w:t>
      </w:r>
      <w:r w:rsidRPr="00943600">
        <w:rPr>
          <w:rFonts w:cstheme="minorHAnsi" w:hint="cs"/>
          <w:color w:val="000000" w:themeColor="text1"/>
          <w:rtl/>
        </w:rPr>
        <w:t>.</w:t>
      </w:r>
    </w:p>
    <w:p w14:paraId="13D0B62F" w14:textId="77777777" w:rsidR="002D7850" w:rsidRPr="00943600" w:rsidRDefault="002D7850" w:rsidP="00890F57">
      <w:pPr>
        <w:pStyle w:val="ListParagraph"/>
        <w:numPr>
          <w:ilvl w:val="1"/>
          <w:numId w:val="6"/>
        </w:numPr>
        <w:bidi/>
        <w:spacing w:after="0" w:line="360" w:lineRule="auto"/>
        <w:ind w:left="1800"/>
        <w:rPr>
          <w:rFonts w:cstheme="minorHAnsi"/>
          <w:color w:val="000000" w:themeColor="text1"/>
        </w:rPr>
      </w:pPr>
      <w:r w:rsidRPr="00943600">
        <w:rPr>
          <w:rFonts w:hint="cs"/>
          <w:color w:val="000000" w:themeColor="text1"/>
          <w:rtl/>
        </w:rPr>
        <w:t xml:space="preserve">במידה ואחד משמות הצרופות אינו מכיל סיומת של </w:t>
      </w:r>
      <w:r w:rsidRPr="00943600">
        <w:rPr>
          <w:rFonts w:cstheme="minorHAnsi"/>
          <w:color w:val="000000" w:themeColor="text1"/>
        </w:rPr>
        <w:t>PDF, Jpeg, TIFF</w:t>
      </w:r>
      <w:r w:rsidRPr="00943600">
        <w:rPr>
          <w:rFonts w:cstheme="minorHAnsi" w:hint="cs"/>
          <w:color w:val="000000" w:themeColor="text1"/>
          <w:rtl/>
        </w:rPr>
        <w:t>,</w:t>
      </w:r>
      <w:r>
        <w:rPr>
          <w:rFonts w:cstheme="minorHAnsi" w:hint="cs"/>
          <w:color w:val="000000" w:themeColor="text1"/>
          <w:rtl/>
        </w:rPr>
        <w:t xml:space="preserve"> </w:t>
      </w:r>
      <w:r>
        <w:rPr>
          <w:rFonts w:cstheme="minorHAnsi" w:hint="cs"/>
          <w:color w:val="000000" w:themeColor="text1"/>
        </w:rPr>
        <w:t>MSG</w:t>
      </w:r>
      <w:r w:rsidRPr="00943600">
        <w:rPr>
          <w:rFonts w:cstheme="minorHAnsi" w:hint="cs"/>
          <w:color w:val="000000" w:themeColor="text1"/>
          <w:rtl/>
        </w:rPr>
        <w:t xml:space="preserve"> </w:t>
      </w:r>
      <w:r w:rsidRPr="00943600">
        <w:rPr>
          <w:rFonts w:hint="cs"/>
          <w:color w:val="000000" w:themeColor="text1"/>
          <w:rtl/>
        </w:rPr>
        <w:t xml:space="preserve">המייל יידחה ויעבור לתיקיית מייל ייעודית בשם </w:t>
      </w:r>
      <w:proofErr w:type="spellStart"/>
      <w:r w:rsidRPr="00943600">
        <w:rPr>
          <w:rFonts w:cstheme="minorHAnsi"/>
          <w:color w:val="000000" w:themeColor="text1"/>
        </w:rPr>
        <w:t>K_Validation</w:t>
      </w:r>
      <w:proofErr w:type="spellEnd"/>
    </w:p>
    <w:p w14:paraId="48E9E1CB" w14:textId="77777777" w:rsidR="002D7850" w:rsidRPr="00943600" w:rsidRDefault="002D7850" w:rsidP="00890F57">
      <w:pPr>
        <w:pStyle w:val="ListParagraph"/>
        <w:numPr>
          <w:ilvl w:val="1"/>
          <w:numId w:val="6"/>
        </w:numPr>
        <w:bidi/>
        <w:spacing w:after="0" w:line="360" w:lineRule="auto"/>
        <w:ind w:left="1800"/>
        <w:rPr>
          <w:rFonts w:cstheme="minorHAnsi"/>
          <w:color w:val="000000" w:themeColor="text1"/>
        </w:rPr>
      </w:pPr>
      <w:r w:rsidRPr="00943600">
        <w:rPr>
          <w:rFonts w:hint="cs"/>
          <w:color w:val="000000" w:themeColor="text1"/>
          <w:rtl/>
        </w:rPr>
        <w:t xml:space="preserve">במידה וכלל הצרופות מכילות את אחד מסיומות הקבצים </w:t>
      </w:r>
      <w:r w:rsidRPr="00943600">
        <w:rPr>
          <w:rFonts w:cstheme="minorHAnsi"/>
          <w:color w:val="000000" w:themeColor="text1"/>
        </w:rPr>
        <w:t>PDF, Jpeg, TIFF</w:t>
      </w:r>
      <w:r w:rsidRPr="00943600">
        <w:rPr>
          <w:rFonts w:cstheme="minorHAnsi" w:hint="cs"/>
          <w:color w:val="000000" w:themeColor="text1"/>
          <w:rtl/>
        </w:rPr>
        <w:t>,</w:t>
      </w:r>
      <w:r>
        <w:rPr>
          <w:rFonts w:cstheme="minorHAnsi" w:hint="cs"/>
          <w:color w:val="000000" w:themeColor="text1"/>
          <w:rtl/>
        </w:rPr>
        <w:t xml:space="preserve"> </w:t>
      </w:r>
      <w:r>
        <w:rPr>
          <w:rFonts w:cstheme="minorHAnsi" w:hint="cs"/>
          <w:color w:val="000000" w:themeColor="text1"/>
        </w:rPr>
        <w:t>MSG</w:t>
      </w:r>
      <w:r w:rsidRPr="00943600">
        <w:rPr>
          <w:rFonts w:cstheme="minorHAnsi" w:hint="cs"/>
          <w:color w:val="000000" w:themeColor="text1"/>
          <w:rtl/>
        </w:rPr>
        <w:t xml:space="preserve"> </w:t>
      </w:r>
      <w:r w:rsidRPr="00943600">
        <w:rPr>
          <w:rFonts w:hint="cs"/>
          <w:color w:val="000000" w:themeColor="text1"/>
          <w:rtl/>
        </w:rPr>
        <w:t>המייל יעבור לשלב הבא בפלטפורמה</w:t>
      </w:r>
    </w:p>
    <w:p w14:paraId="4F8815D7" w14:textId="77777777" w:rsidR="002D7850" w:rsidRPr="00943600" w:rsidRDefault="002D7850" w:rsidP="00890F57">
      <w:pPr>
        <w:pStyle w:val="ListParagraph"/>
        <w:numPr>
          <w:ilvl w:val="0"/>
          <w:numId w:val="6"/>
        </w:numPr>
        <w:bidi/>
        <w:spacing w:after="0" w:line="360" w:lineRule="auto"/>
        <w:ind w:left="1080"/>
        <w:rPr>
          <w:rFonts w:cstheme="minorHAnsi"/>
          <w:color w:val="000000" w:themeColor="text1"/>
        </w:rPr>
      </w:pPr>
      <w:r w:rsidRPr="00943600">
        <w:rPr>
          <w:rFonts w:hint="cs"/>
          <w:color w:val="000000" w:themeColor="text1"/>
          <w:rtl/>
        </w:rPr>
        <w:t>האם מוגנים בסיסמה</w:t>
      </w:r>
      <w:r w:rsidRPr="00943600">
        <w:rPr>
          <w:rFonts w:cstheme="minorHAnsi" w:hint="cs"/>
          <w:color w:val="000000" w:themeColor="text1"/>
          <w:rtl/>
        </w:rPr>
        <w:t xml:space="preserve">? </w:t>
      </w:r>
      <w:r w:rsidRPr="00943600">
        <w:rPr>
          <w:rFonts w:cstheme="minorHAnsi"/>
          <w:color w:val="000000" w:themeColor="text1"/>
          <w:rtl/>
        </w:rPr>
        <w:t>–</w:t>
      </w:r>
      <w:r w:rsidRPr="00943600">
        <w:rPr>
          <w:rFonts w:hint="cs"/>
          <w:color w:val="000000" w:themeColor="text1"/>
          <w:rtl/>
        </w:rPr>
        <w:t xml:space="preserve"> בשלב זה הרכיב בודק האם הקבצים המצורפים אשר נתמכים ע</w:t>
      </w:r>
      <w:r w:rsidRPr="00943600">
        <w:rPr>
          <w:rFonts w:cstheme="minorHAnsi" w:hint="cs"/>
          <w:color w:val="000000" w:themeColor="text1"/>
          <w:rtl/>
        </w:rPr>
        <w:t>"</w:t>
      </w:r>
      <w:r w:rsidRPr="00943600">
        <w:rPr>
          <w:rFonts w:hint="cs"/>
          <w:color w:val="000000" w:themeColor="text1"/>
          <w:rtl/>
        </w:rPr>
        <w:t>י הפלטפורמה מוגנים בסיסמה</w:t>
      </w:r>
      <w:r w:rsidRPr="00943600">
        <w:rPr>
          <w:rFonts w:cstheme="minorHAnsi" w:hint="cs"/>
          <w:color w:val="000000" w:themeColor="text1"/>
          <w:rtl/>
        </w:rPr>
        <w:t>.</w:t>
      </w:r>
    </w:p>
    <w:p w14:paraId="32BAC4EE" w14:textId="77777777" w:rsidR="002D7850" w:rsidRPr="00943600" w:rsidRDefault="002D7850" w:rsidP="00890F57">
      <w:pPr>
        <w:pStyle w:val="ListParagraph"/>
        <w:numPr>
          <w:ilvl w:val="1"/>
          <w:numId w:val="6"/>
        </w:numPr>
        <w:bidi/>
        <w:spacing w:after="0" w:line="360" w:lineRule="auto"/>
        <w:ind w:left="1800"/>
        <w:rPr>
          <w:rFonts w:cstheme="minorHAnsi"/>
          <w:color w:val="000000" w:themeColor="text1"/>
        </w:rPr>
      </w:pPr>
      <w:r w:rsidRPr="00943600">
        <w:rPr>
          <w:rFonts w:hint="cs"/>
          <w:color w:val="000000" w:themeColor="text1"/>
          <w:rtl/>
        </w:rPr>
        <w:t>במידה ואחד הקבצים מוגנים בסיסמה</w:t>
      </w:r>
      <w:r w:rsidRPr="00943600">
        <w:rPr>
          <w:rFonts w:cstheme="minorHAnsi" w:hint="cs"/>
          <w:color w:val="000000" w:themeColor="text1"/>
          <w:rtl/>
        </w:rPr>
        <w:t xml:space="preserve">, </w:t>
      </w:r>
      <w:r w:rsidRPr="00943600">
        <w:rPr>
          <w:rFonts w:hint="cs"/>
          <w:color w:val="000000" w:themeColor="text1"/>
          <w:rtl/>
        </w:rPr>
        <w:t>המייל יידחה</w:t>
      </w:r>
      <w:r w:rsidRPr="00943600">
        <w:rPr>
          <w:rFonts w:cstheme="minorHAnsi" w:hint="cs"/>
          <w:color w:val="000000" w:themeColor="text1"/>
          <w:rtl/>
        </w:rPr>
        <w:t xml:space="preserve">, </w:t>
      </w:r>
      <w:r w:rsidRPr="00943600">
        <w:rPr>
          <w:rFonts w:hint="cs"/>
          <w:color w:val="000000" w:themeColor="text1"/>
          <w:rtl/>
        </w:rPr>
        <w:t xml:space="preserve">ויעבור לתיקיית מייל ייעודית בשם </w:t>
      </w:r>
      <w:proofErr w:type="spellStart"/>
      <w:r w:rsidRPr="00943600">
        <w:rPr>
          <w:rFonts w:cstheme="minorHAnsi"/>
          <w:color w:val="000000" w:themeColor="text1"/>
        </w:rPr>
        <w:t>K_Validation</w:t>
      </w:r>
      <w:proofErr w:type="spellEnd"/>
      <w:r w:rsidRPr="00943600">
        <w:rPr>
          <w:rFonts w:cstheme="minorHAnsi" w:hint="cs"/>
          <w:color w:val="000000" w:themeColor="text1"/>
          <w:rtl/>
        </w:rPr>
        <w:t>.</w:t>
      </w:r>
    </w:p>
    <w:p w14:paraId="4221A08C" w14:textId="77777777" w:rsidR="002D7850" w:rsidRPr="00943600" w:rsidRDefault="002D7850" w:rsidP="00890F57">
      <w:pPr>
        <w:pStyle w:val="ListParagraph"/>
        <w:numPr>
          <w:ilvl w:val="1"/>
          <w:numId w:val="6"/>
        </w:numPr>
        <w:bidi/>
        <w:spacing w:after="0" w:line="360" w:lineRule="auto"/>
        <w:ind w:left="1800"/>
        <w:rPr>
          <w:rFonts w:cstheme="minorHAnsi"/>
          <w:color w:val="000000" w:themeColor="text1"/>
        </w:rPr>
      </w:pPr>
      <w:r w:rsidRPr="00943600">
        <w:rPr>
          <w:rFonts w:hint="cs"/>
          <w:color w:val="000000" w:themeColor="text1"/>
          <w:rtl/>
        </w:rPr>
        <w:t>במידה וכלל הצרופות אינן מוגנות בסיסמה</w:t>
      </w:r>
      <w:r w:rsidRPr="00943600">
        <w:rPr>
          <w:rFonts w:cstheme="minorHAnsi" w:hint="cs"/>
          <w:color w:val="000000" w:themeColor="text1"/>
          <w:rtl/>
        </w:rPr>
        <w:t xml:space="preserve">, </w:t>
      </w:r>
      <w:r w:rsidRPr="00943600">
        <w:rPr>
          <w:rFonts w:hint="cs"/>
          <w:color w:val="000000" w:themeColor="text1"/>
          <w:rtl/>
        </w:rPr>
        <w:t>המייל יעבור לשלב הבא בפלטפורמה</w:t>
      </w:r>
      <w:r w:rsidRPr="00943600">
        <w:rPr>
          <w:rFonts w:cstheme="minorHAnsi" w:hint="cs"/>
          <w:color w:val="000000" w:themeColor="text1"/>
          <w:rtl/>
        </w:rPr>
        <w:t>.</w:t>
      </w:r>
    </w:p>
    <w:p w14:paraId="1F18FCA5" w14:textId="77777777" w:rsidR="002D7850" w:rsidRDefault="002D7850" w:rsidP="0010205C">
      <w:pPr>
        <w:bidi/>
        <w:spacing w:line="360" w:lineRule="auto"/>
        <w:rPr>
          <w:rFonts w:cstheme="minorHAnsi"/>
          <w:color w:val="000000" w:themeColor="text1"/>
          <w:rtl/>
        </w:rPr>
      </w:pPr>
      <w:r w:rsidRPr="00943600">
        <w:rPr>
          <w:rFonts w:hint="cs"/>
          <w:color w:val="000000" w:themeColor="text1"/>
          <w:rtl/>
        </w:rPr>
        <w:t>לאחר בדיקות אלה</w:t>
      </w:r>
      <w:r w:rsidRPr="00943600">
        <w:rPr>
          <w:rFonts w:cstheme="minorHAnsi" w:hint="cs"/>
          <w:color w:val="000000" w:themeColor="text1"/>
          <w:rtl/>
        </w:rPr>
        <w:t xml:space="preserve">, </w:t>
      </w:r>
      <w:r w:rsidRPr="00943600">
        <w:rPr>
          <w:rFonts w:hint="cs"/>
          <w:color w:val="000000" w:themeColor="text1"/>
          <w:rtl/>
        </w:rPr>
        <w:t xml:space="preserve">הרכיב יעדכן את השדה </w:t>
      </w:r>
      <w:proofErr w:type="spellStart"/>
      <w:r w:rsidRPr="00943600">
        <w:rPr>
          <w:rFonts w:cstheme="minorHAnsi"/>
          <w:color w:val="000000" w:themeColor="text1"/>
        </w:rPr>
        <w:t>isValidMail</w:t>
      </w:r>
      <w:proofErr w:type="spellEnd"/>
      <w:r w:rsidRPr="00943600">
        <w:rPr>
          <w:rFonts w:hint="cs"/>
          <w:color w:val="000000" w:themeColor="text1"/>
          <w:rtl/>
        </w:rPr>
        <w:t xml:space="preserve"> בהתאם לתוצאות ובנוסף</w:t>
      </w:r>
      <w:r w:rsidRPr="00943600">
        <w:rPr>
          <w:rFonts w:cstheme="minorHAnsi" w:hint="cs"/>
          <w:color w:val="000000" w:themeColor="text1"/>
          <w:rtl/>
        </w:rPr>
        <w:t xml:space="preserve">, </w:t>
      </w:r>
      <w:r w:rsidRPr="00943600">
        <w:rPr>
          <w:rFonts w:hint="cs"/>
          <w:color w:val="000000" w:themeColor="text1"/>
          <w:rtl/>
        </w:rPr>
        <w:t xml:space="preserve">יעדכן את הפרמטרים הרלוונטיים לסטטוס פעילות </w:t>
      </w:r>
      <w:r w:rsidRPr="00943600">
        <w:rPr>
          <w:rFonts w:cstheme="minorHAnsi"/>
          <w:color w:val="000000" w:themeColor="text1"/>
          <w:rtl/>
        </w:rPr>
        <w:t>–</w:t>
      </w:r>
      <w:r w:rsidRPr="00943600">
        <w:rPr>
          <w:rFonts w:cstheme="minorHAnsi" w:hint="cs"/>
          <w:color w:val="000000" w:themeColor="text1"/>
          <w:rtl/>
        </w:rPr>
        <w:t xml:space="preserve"> </w:t>
      </w:r>
      <w:proofErr w:type="spellStart"/>
      <w:r w:rsidRPr="00943600">
        <w:rPr>
          <w:rFonts w:cstheme="minorHAnsi"/>
          <w:color w:val="000000" w:themeColor="text1"/>
        </w:rPr>
        <w:t>inProgress</w:t>
      </w:r>
      <w:proofErr w:type="spellEnd"/>
      <w:r w:rsidRPr="00943600">
        <w:rPr>
          <w:rFonts w:cstheme="minorHAnsi"/>
          <w:color w:val="000000" w:themeColor="text1"/>
        </w:rPr>
        <w:t xml:space="preserve"> ,</w:t>
      </w:r>
      <w:proofErr w:type="spellStart"/>
      <w:r>
        <w:rPr>
          <w:rFonts w:cstheme="minorHAnsi"/>
          <w:color w:val="000000" w:themeColor="text1"/>
        </w:rPr>
        <w:t>progressMessages</w:t>
      </w:r>
      <w:proofErr w:type="spellEnd"/>
      <w:r w:rsidRPr="00943600">
        <w:rPr>
          <w:rFonts w:cstheme="minorHAnsi"/>
          <w:color w:val="000000" w:themeColor="text1"/>
        </w:rPr>
        <w:t xml:space="preserve">, </w:t>
      </w:r>
      <w:proofErr w:type="spellStart"/>
      <w:r w:rsidRPr="00943600">
        <w:rPr>
          <w:rFonts w:cstheme="minorHAnsi"/>
          <w:color w:val="000000" w:themeColor="text1"/>
        </w:rPr>
        <w:t>errorCode</w:t>
      </w:r>
      <w:proofErr w:type="spellEnd"/>
      <w:r w:rsidRPr="00943600">
        <w:rPr>
          <w:rFonts w:cstheme="minorHAnsi" w:hint="cs"/>
          <w:color w:val="000000" w:themeColor="text1"/>
          <w:rtl/>
        </w:rPr>
        <w:t>.</w:t>
      </w:r>
    </w:p>
    <w:p w14:paraId="1CA0FAFE" w14:textId="77777777" w:rsidR="002D7850" w:rsidRDefault="002D7850" w:rsidP="0010205C">
      <w:pPr>
        <w:bidi/>
        <w:rPr>
          <w:rFonts w:cstheme="minorHAnsi"/>
          <w:color w:val="000000" w:themeColor="text1"/>
          <w:rtl/>
        </w:rPr>
      </w:pPr>
      <w:r>
        <w:rPr>
          <w:rFonts w:cstheme="minorHAnsi"/>
          <w:color w:val="000000" w:themeColor="text1"/>
          <w:rtl/>
        </w:rPr>
        <w:br w:type="page"/>
      </w:r>
    </w:p>
    <w:p w14:paraId="66C9ACD3" w14:textId="77777777" w:rsidR="002D7850" w:rsidRPr="002B1C87" w:rsidRDefault="002D7850" w:rsidP="008A682F">
      <w:pPr>
        <w:pStyle w:val="Heading2"/>
        <w:numPr>
          <w:ilvl w:val="1"/>
          <w:numId w:val="34"/>
        </w:numPr>
        <w:bidi/>
        <w:rPr>
          <w:rtl/>
        </w:rPr>
      </w:pPr>
      <w:bookmarkStart w:id="90" w:name="_Toc94512831"/>
      <w:r w:rsidRPr="002B1C87">
        <w:rPr>
          <w:rFonts w:eastAsiaTheme="majorEastAsia" w:hint="cs"/>
          <w:rtl/>
        </w:rPr>
        <w:lastRenderedPageBreak/>
        <w:t xml:space="preserve">מיזוג צרופות - </w:t>
      </w:r>
      <w:r w:rsidRPr="002B1C87">
        <w:rPr>
          <w:rFonts w:eastAsiaTheme="majorEastAsia"/>
        </w:rPr>
        <w:t>Merger</w:t>
      </w:r>
      <w:bookmarkEnd w:id="90"/>
      <w:r w:rsidRPr="002B1C87">
        <w:rPr>
          <w:rFonts w:eastAsiaTheme="majorEastAsia" w:hint="cs"/>
          <w:rtl/>
        </w:rPr>
        <w:t xml:space="preserve"> </w:t>
      </w:r>
    </w:p>
    <w:p w14:paraId="61F81096" w14:textId="77777777" w:rsidR="002D7850" w:rsidRPr="00B65F7F" w:rsidRDefault="002D7850" w:rsidP="0010205C">
      <w:pPr>
        <w:bidi/>
        <w:spacing w:line="360" w:lineRule="auto"/>
        <w:rPr>
          <w:rFonts w:cstheme="minorHAnsi"/>
          <w:color w:val="000000" w:themeColor="text1"/>
          <w:rtl/>
        </w:rPr>
      </w:pPr>
      <w:r w:rsidRPr="00B65F7F">
        <w:rPr>
          <w:rFonts w:hint="cs"/>
          <w:color w:val="000000" w:themeColor="text1"/>
          <w:rtl/>
        </w:rPr>
        <w:t>רכיב זה מאזין לתור העבודה לאחר שהסתיים תהליך הוולידציה</w:t>
      </w:r>
      <w:r w:rsidRPr="00B65F7F">
        <w:rPr>
          <w:rFonts w:cstheme="minorHAnsi" w:hint="cs"/>
          <w:color w:val="000000" w:themeColor="text1"/>
          <w:rtl/>
        </w:rPr>
        <w:t xml:space="preserve"> </w:t>
      </w:r>
      <w:r w:rsidRPr="00B65F7F">
        <w:rPr>
          <w:rFonts w:hint="cs"/>
          <w:color w:val="000000" w:themeColor="text1"/>
          <w:rtl/>
        </w:rPr>
        <w:t>ויבצע את הפעולות הבאות על כל אחד מהמיילים בתור</w:t>
      </w:r>
      <w:r w:rsidRPr="00B65F7F">
        <w:rPr>
          <w:rFonts w:cstheme="minorHAnsi" w:hint="cs"/>
          <w:color w:val="000000" w:themeColor="text1"/>
          <w:rtl/>
        </w:rPr>
        <w:t>:</w:t>
      </w:r>
    </w:p>
    <w:p w14:paraId="04A146F4" w14:textId="77777777" w:rsidR="002D7850" w:rsidRPr="00B65F7F" w:rsidRDefault="002D7850" w:rsidP="00890F57">
      <w:pPr>
        <w:pStyle w:val="ListParagraph"/>
        <w:numPr>
          <w:ilvl w:val="0"/>
          <w:numId w:val="9"/>
        </w:numPr>
        <w:bidi/>
        <w:spacing w:after="0" w:line="360" w:lineRule="auto"/>
        <w:rPr>
          <w:rFonts w:cstheme="minorHAnsi"/>
          <w:color w:val="000000" w:themeColor="text1"/>
        </w:rPr>
      </w:pPr>
      <w:r w:rsidRPr="00B65F7F">
        <w:rPr>
          <w:rFonts w:hint="cs"/>
          <w:color w:val="000000" w:themeColor="text1"/>
          <w:rtl/>
        </w:rPr>
        <w:t xml:space="preserve">בדיקת תקינות הצרופות לצורך זיהוי של קבצים פגומים </w:t>
      </w:r>
      <w:r w:rsidRPr="00B65F7F">
        <w:rPr>
          <w:rFonts w:cstheme="minorHAnsi" w:hint="cs"/>
          <w:color w:val="000000" w:themeColor="text1"/>
          <w:rtl/>
        </w:rPr>
        <w:t>(</w:t>
      </w:r>
      <w:r w:rsidRPr="00B65F7F">
        <w:rPr>
          <w:rFonts w:cstheme="minorHAnsi"/>
          <w:color w:val="000000" w:themeColor="text1"/>
        </w:rPr>
        <w:t>corrupted files</w:t>
      </w:r>
      <w:r w:rsidRPr="00B65F7F">
        <w:rPr>
          <w:rFonts w:cstheme="minorHAnsi" w:hint="cs"/>
          <w:color w:val="000000" w:themeColor="text1"/>
          <w:rtl/>
        </w:rPr>
        <w:t xml:space="preserve">). </w:t>
      </w:r>
      <w:r w:rsidRPr="00B65F7F">
        <w:rPr>
          <w:rFonts w:hint="cs"/>
          <w:color w:val="000000" w:themeColor="text1"/>
          <w:rtl/>
        </w:rPr>
        <w:t>במידה ויזוהה קובץ פגום</w:t>
      </w:r>
      <w:r w:rsidRPr="00B65F7F">
        <w:rPr>
          <w:rFonts w:cstheme="minorHAnsi" w:hint="cs"/>
          <w:color w:val="000000" w:themeColor="text1"/>
          <w:rtl/>
        </w:rPr>
        <w:t xml:space="preserve">, </w:t>
      </w:r>
      <w:r w:rsidRPr="00B65F7F">
        <w:rPr>
          <w:rFonts w:hint="cs"/>
          <w:color w:val="000000" w:themeColor="text1"/>
          <w:rtl/>
        </w:rPr>
        <w:t>המייל יידחה</w:t>
      </w:r>
      <w:r w:rsidRPr="00B65F7F">
        <w:rPr>
          <w:rFonts w:cstheme="minorHAnsi" w:hint="cs"/>
          <w:color w:val="000000" w:themeColor="text1"/>
          <w:rtl/>
        </w:rPr>
        <w:t xml:space="preserve">, </w:t>
      </w:r>
      <w:r w:rsidRPr="00B65F7F">
        <w:rPr>
          <w:rFonts w:hint="cs"/>
          <w:color w:val="000000" w:themeColor="text1"/>
          <w:rtl/>
        </w:rPr>
        <w:t xml:space="preserve">ויעבור לתיקיית מייל ייעודית </w:t>
      </w:r>
      <w:proofErr w:type="spellStart"/>
      <w:r w:rsidRPr="00B65F7F">
        <w:rPr>
          <w:rFonts w:hint="cs"/>
          <w:color w:val="000000" w:themeColor="text1"/>
          <w:rtl/>
        </w:rPr>
        <w:t>לאד</w:t>
      </w:r>
      <w:r w:rsidRPr="00B65F7F">
        <w:rPr>
          <w:rFonts w:cstheme="minorHAnsi" w:hint="cs"/>
          <w:color w:val="000000" w:themeColor="text1"/>
          <w:rtl/>
        </w:rPr>
        <w:t>"</w:t>
      </w:r>
      <w:r w:rsidRPr="00B65F7F">
        <w:rPr>
          <w:rFonts w:hint="cs"/>
          <w:color w:val="000000" w:themeColor="text1"/>
          <w:rtl/>
        </w:rPr>
        <w:t>א</w:t>
      </w:r>
      <w:proofErr w:type="spellEnd"/>
      <w:r w:rsidRPr="00B65F7F">
        <w:rPr>
          <w:rFonts w:hint="cs"/>
          <w:color w:val="000000" w:themeColor="text1"/>
          <w:rtl/>
        </w:rPr>
        <w:t xml:space="preserve"> בשם </w:t>
      </w:r>
      <w:proofErr w:type="spellStart"/>
      <w:r w:rsidRPr="00B65F7F">
        <w:rPr>
          <w:rFonts w:cstheme="minorHAnsi"/>
          <w:color w:val="000000" w:themeColor="text1"/>
        </w:rPr>
        <w:t>K_Validation</w:t>
      </w:r>
      <w:proofErr w:type="spellEnd"/>
      <w:r w:rsidRPr="00B65F7F">
        <w:rPr>
          <w:rFonts w:cstheme="minorHAnsi" w:hint="cs"/>
          <w:color w:val="000000" w:themeColor="text1"/>
          <w:rtl/>
        </w:rPr>
        <w:t>.</w:t>
      </w:r>
    </w:p>
    <w:p w14:paraId="3A2BA6CE" w14:textId="77777777" w:rsidR="002D7850" w:rsidRPr="00B65F7F" w:rsidRDefault="002D7850" w:rsidP="00890F57">
      <w:pPr>
        <w:pStyle w:val="ListParagraph"/>
        <w:numPr>
          <w:ilvl w:val="0"/>
          <w:numId w:val="9"/>
        </w:numPr>
        <w:bidi/>
        <w:spacing w:after="0" w:line="360" w:lineRule="auto"/>
        <w:rPr>
          <w:rFonts w:cstheme="minorHAnsi"/>
          <w:color w:val="000000" w:themeColor="text1"/>
        </w:rPr>
      </w:pPr>
      <w:r w:rsidRPr="00B65F7F">
        <w:rPr>
          <w:rFonts w:hint="cs"/>
          <w:color w:val="000000" w:themeColor="text1"/>
          <w:rtl/>
        </w:rPr>
        <w:t xml:space="preserve">המרת גוף המייל לקובץ </w:t>
      </w:r>
      <w:r w:rsidRPr="00B65F7F">
        <w:rPr>
          <w:rFonts w:cstheme="minorHAnsi" w:hint="cs"/>
          <w:color w:val="000000" w:themeColor="text1"/>
        </w:rPr>
        <w:t>PDF</w:t>
      </w:r>
    </w:p>
    <w:p w14:paraId="37AAEE19" w14:textId="77777777" w:rsidR="002D7850" w:rsidRDefault="002D7850" w:rsidP="00890F57">
      <w:pPr>
        <w:pStyle w:val="ListParagraph"/>
        <w:numPr>
          <w:ilvl w:val="0"/>
          <w:numId w:val="9"/>
        </w:numPr>
        <w:bidi/>
        <w:spacing w:after="0" w:line="360" w:lineRule="auto"/>
        <w:rPr>
          <w:rFonts w:cstheme="minorHAnsi"/>
          <w:color w:val="000000" w:themeColor="text1"/>
        </w:rPr>
      </w:pPr>
      <w:r w:rsidRPr="00B65F7F">
        <w:rPr>
          <w:rFonts w:hint="cs"/>
          <w:color w:val="000000" w:themeColor="text1"/>
          <w:rtl/>
        </w:rPr>
        <w:t xml:space="preserve">מיזוג כלל הצרופות וגוף המייל לקובץ </w:t>
      </w:r>
      <w:r w:rsidRPr="00B65F7F">
        <w:rPr>
          <w:rFonts w:cstheme="minorHAnsi" w:hint="cs"/>
          <w:color w:val="000000" w:themeColor="text1"/>
        </w:rPr>
        <w:t>PDF</w:t>
      </w:r>
      <w:r w:rsidRPr="00B65F7F">
        <w:rPr>
          <w:rFonts w:hint="cs"/>
          <w:color w:val="000000" w:themeColor="text1"/>
          <w:rtl/>
        </w:rPr>
        <w:t xml:space="preserve"> אחוד</w:t>
      </w:r>
      <w:r w:rsidRPr="00B65F7F">
        <w:rPr>
          <w:rFonts w:cstheme="minorHAnsi" w:hint="cs"/>
          <w:color w:val="000000" w:themeColor="text1"/>
          <w:rtl/>
        </w:rPr>
        <w:t xml:space="preserve">, </w:t>
      </w:r>
      <w:r w:rsidRPr="00B65F7F">
        <w:rPr>
          <w:rFonts w:hint="cs"/>
          <w:color w:val="000000" w:themeColor="text1"/>
          <w:rtl/>
        </w:rPr>
        <w:t>שהדף הראשון הינו גוף המייל</w:t>
      </w:r>
      <w:r w:rsidRPr="00B65F7F">
        <w:rPr>
          <w:rFonts w:cstheme="minorHAnsi" w:hint="cs"/>
          <w:color w:val="000000" w:themeColor="text1"/>
          <w:rtl/>
        </w:rPr>
        <w:t>.</w:t>
      </w:r>
    </w:p>
    <w:p w14:paraId="337D16F1" w14:textId="77777777" w:rsidR="002D7850" w:rsidRPr="00662303" w:rsidRDefault="002D7850" w:rsidP="00890F57">
      <w:pPr>
        <w:pStyle w:val="ListParagraph"/>
        <w:numPr>
          <w:ilvl w:val="0"/>
          <w:numId w:val="9"/>
        </w:numPr>
        <w:bidi/>
        <w:spacing w:after="0" w:line="360" w:lineRule="auto"/>
        <w:rPr>
          <w:rFonts w:cstheme="minorHAnsi"/>
          <w:color w:val="000000" w:themeColor="text1"/>
        </w:rPr>
      </w:pPr>
      <w:r>
        <w:rPr>
          <w:rFonts w:hint="cs"/>
          <w:color w:val="000000" w:themeColor="text1"/>
          <w:rtl/>
        </w:rPr>
        <w:t>שמירת הקובץ האחוד ע</w:t>
      </w:r>
      <w:r>
        <w:rPr>
          <w:rFonts w:cstheme="minorHAnsi" w:hint="cs"/>
          <w:color w:val="000000" w:themeColor="text1"/>
          <w:rtl/>
        </w:rPr>
        <w:t>"</w:t>
      </w:r>
      <w:r>
        <w:rPr>
          <w:rFonts w:hint="cs"/>
          <w:color w:val="000000" w:themeColor="text1"/>
          <w:rtl/>
        </w:rPr>
        <w:t xml:space="preserve">ג </w:t>
      </w:r>
      <w:r>
        <w:rPr>
          <w:rFonts w:cstheme="minorHAnsi"/>
          <w:color w:val="000000" w:themeColor="text1"/>
        </w:rPr>
        <w:t>Object Storage</w:t>
      </w:r>
      <w:r>
        <w:rPr>
          <w:rFonts w:hint="cs"/>
          <w:color w:val="000000" w:themeColor="text1"/>
          <w:rtl/>
        </w:rPr>
        <w:t xml:space="preserve"> ויעדכן ב</w:t>
      </w:r>
      <w:r>
        <w:rPr>
          <w:rFonts w:cstheme="minorHAnsi" w:hint="cs"/>
          <w:color w:val="000000" w:themeColor="text1"/>
          <w:rtl/>
        </w:rPr>
        <w:t>-</w:t>
      </w:r>
      <w:r>
        <w:rPr>
          <w:rFonts w:cstheme="minorHAnsi"/>
          <w:color w:val="000000" w:themeColor="text1"/>
        </w:rPr>
        <w:t>DB</w:t>
      </w:r>
      <w:r>
        <w:rPr>
          <w:rFonts w:hint="cs"/>
          <w:color w:val="000000" w:themeColor="text1"/>
          <w:rtl/>
        </w:rPr>
        <w:t xml:space="preserve"> את נתיב הקובץ בשדה </w:t>
      </w:r>
      <w:proofErr w:type="spellStart"/>
      <w:r>
        <w:rPr>
          <w:rFonts w:cstheme="minorHAnsi"/>
          <w:color w:val="000000" w:themeColor="text1"/>
        </w:rPr>
        <w:t>MergedPdf</w:t>
      </w:r>
      <w:proofErr w:type="spellEnd"/>
    </w:p>
    <w:p w14:paraId="60E5D791" w14:textId="77777777" w:rsidR="002D7850" w:rsidRDefault="002D7850" w:rsidP="0010205C">
      <w:pPr>
        <w:bidi/>
        <w:spacing w:line="360" w:lineRule="auto"/>
        <w:rPr>
          <w:rFonts w:cstheme="minorHAnsi"/>
          <w:color w:val="000000" w:themeColor="text1"/>
          <w:rtl/>
        </w:rPr>
      </w:pPr>
      <w:r w:rsidRPr="00224BD5">
        <w:rPr>
          <w:rFonts w:hint="cs"/>
          <w:color w:val="000000" w:themeColor="text1"/>
          <w:rtl/>
        </w:rPr>
        <w:t>לאחר בדיקות אלה</w:t>
      </w:r>
      <w:r w:rsidRPr="00224BD5">
        <w:rPr>
          <w:rFonts w:cstheme="minorHAnsi" w:hint="cs"/>
          <w:color w:val="000000" w:themeColor="text1"/>
          <w:rtl/>
        </w:rPr>
        <w:t xml:space="preserve">, </w:t>
      </w:r>
      <w:r w:rsidRPr="00224BD5">
        <w:rPr>
          <w:rFonts w:hint="cs"/>
          <w:color w:val="000000" w:themeColor="text1"/>
          <w:rtl/>
        </w:rPr>
        <w:t xml:space="preserve">הרכיב יעדכן את השדה </w:t>
      </w:r>
      <w:proofErr w:type="spellStart"/>
      <w:r w:rsidRPr="00224BD5">
        <w:rPr>
          <w:rFonts w:cstheme="minorHAnsi"/>
          <w:color w:val="000000" w:themeColor="text1"/>
        </w:rPr>
        <w:t>isValidMail</w:t>
      </w:r>
      <w:proofErr w:type="spellEnd"/>
      <w:r w:rsidRPr="00224BD5">
        <w:rPr>
          <w:rFonts w:hint="cs"/>
          <w:color w:val="000000" w:themeColor="text1"/>
          <w:rtl/>
        </w:rPr>
        <w:t xml:space="preserve"> בהתאם לתוצאות </w:t>
      </w:r>
      <w:r>
        <w:rPr>
          <w:rFonts w:hint="cs"/>
          <w:color w:val="000000" w:themeColor="text1"/>
          <w:rtl/>
        </w:rPr>
        <w:t xml:space="preserve">סעיף </w:t>
      </w:r>
      <w:r>
        <w:rPr>
          <w:rFonts w:cstheme="minorHAnsi" w:hint="cs"/>
          <w:color w:val="000000" w:themeColor="text1"/>
          <w:rtl/>
        </w:rPr>
        <w:t xml:space="preserve">1 </w:t>
      </w:r>
      <w:r>
        <w:rPr>
          <w:rFonts w:hint="cs"/>
          <w:color w:val="000000" w:themeColor="text1"/>
          <w:rtl/>
        </w:rPr>
        <w:t>ובנוסף</w:t>
      </w:r>
      <w:r w:rsidRPr="00224BD5">
        <w:rPr>
          <w:rFonts w:hint="cs"/>
          <w:color w:val="000000" w:themeColor="text1"/>
          <w:rtl/>
        </w:rPr>
        <w:t xml:space="preserve"> יעדכן את הפרמטרים הרלוונטיים לסטטוס פעילות </w:t>
      </w:r>
      <w:r w:rsidRPr="00224BD5">
        <w:rPr>
          <w:rFonts w:cstheme="minorHAnsi"/>
          <w:color w:val="000000" w:themeColor="text1"/>
          <w:rtl/>
        </w:rPr>
        <w:t>–</w:t>
      </w:r>
      <w:r w:rsidRPr="00224BD5">
        <w:rPr>
          <w:rFonts w:cstheme="minorHAnsi" w:hint="cs"/>
          <w:color w:val="000000" w:themeColor="text1"/>
          <w:rtl/>
        </w:rPr>
        <w:t xml:space="preserve"> </w:t>
      </w:r>
      <w:proofErr w:type="spellStart"/>
      <w:r w:rsidRPr="00224BD5">
        <w:rPr>
          <w:rFonts w:cstheme="minorHAnsi"/>
          <w:color w:val="000000" w:themeColor="text1"/>
        </w:rPr>
        <w:t>inProgress</w:t>
      </w:r>
      <w:proofErr w:type="spellEnd"/>
      <w:r w:rsidRPr="00224BD5">
        <w:rPr>
          <w:rFonts w:cstheme="minorHAnsi"/>
          <w:color w:val="000000" w:themeColor="text1"/>
        </w:rPr>
        <w:t xml:space="preserve"> ,</w:t>
      </w:r>
      <w:proofErr w:type="spellStart"/>
      <w:r>
        <w:rPr>
          <w:rFonts w:cstheme="minorHAnsi"/>
          <w:color w:val="000000" w:themeColor="text1"/>
        </w:rPr>
        <w:t>progressMessages</w:t>
      </w:r>
      <w:proofErr w:type="spellEnd"/>
      <w:r w:rsidRPr="00224BD5">
        <w:rPr>
          <w:rFonts w:cstheme="minorHAnsi"/>
          <w:color w:val="000000" w:themeColor="text1"/>
        </w:rPr>
        <w:t xml:space="preserve">, </w:t>
      </w:r>
      <w:proofErr w:type="spellStart"/>
      <w:r w:rsidRPr="00224BD5">
        <w:rPr>
          <w:rFonts w:cstheme="minorHAnsi"/>
          <w:color w:val="000000" w:themeColor="text1"/>
        </w:rPr>
        <w:t>errorCode</w:t>
      </w:r>
      <w:proofErr w:type="spellEnd"/>
      <w:r>
        <w:rPr>
          <w:rFonts w:cstheme="minorHAnsi" w:hint="cs"/>
          <w:color w:val="000000" w:themeColor="text1"/>
          <w:rtl/>
        </w:rPr>
        <w:t xml:space="preserve"> . </w:t>
      </w:r>
    </w:p>
    <w:p w14:paraId="6C8BC278" w14:textId="77777777" w:rsidR="002D7850" w:rsidRDefault="002D7850" w:rsidP="0010205C">
      <w:pPr>
        <w:bidi/>
        <w:spacing w:line="360" w:lineRule="auto"/>
        <w:rPr>
          <w:rFonts w:cstheme="minorHAnsi"/>
          <w:color w:val="000000" w:themeColor="text1"/>
          <w:rtl/>
        </w:rPr>
      </w:pPr>
      <w:r>
        <w:rPr>
          <w:rFonts w:hint="cs"/>
          <w:color w:val="000000" w:themeColor="text1"/>
          <w:rtl/>
        </w:rPr>
        <w:t>בסיום השלבי המיזוג ועדכון ה</w:t>
      </w:r>
      <w:r>
        <w:rPr>
          <w:rFonts w:cstheme="minorHAnsi" w:hint="cs"/>
          <w:color w:val="000000" w:themeColor="text1"/>
          <w:rtl/>
        </w:rPr>
        <w:t>-</w:t>
      </w:r>
      <w:r>
        <w:rPr>
          <w:rFonts w:cstheme="minorHAnsi" w:hint="cs"/>
          <w:color w:val="000000" w:themeColor="text1"/>
        </w:rPr>
        <w:t>DB</w:t>
      </w:r>
      <w:r>
        <w:rPr>
          <w:rFonts w:cstheme="minorHAnsi" w:hint="cs"/>
          <w:color w:val="000000" w:themeColor="text1"/>
          <w:rtl/>
        </w:rPr>
        <w:t xml:space="preserve">, </w:t>
      </w:r>
      <w:r>
        <w:rPr>
          <w:rFonts w:hint="cs"/>
          <w:color w:val="000000" w:themeColor="text1"/>
          <w:rtl/>
        </w:rPr>
        <w:t xml:space="preserve">הרכיב יפתח </w:t>
      </w:r>
      <w:r>
        <w:rPr>
          <w:rFonts w:cstheme="minorHAnsi"/>
          <w:color w:val="000000" w:themeColor="text1"/>
        </w:rPr>
        <w:t>Session</w:t>
      </w:r>
      <w:r>
        <w:rPr>
          <w:rFonts w:hint="cs"/>
          <w:color w:val="000000" w:themeColor="text1"/>
          <w:rtl/>
        </w:rPr>
        <w:t xml:space="preserve"> מול ה</w:t>
      </w:r>
      <w:r>
        <w:rPr>
          <w:rFonts w:cstheme="minorHAnsi" w:hint="cs"/>
          <w:color w:val="000000" w:themeColor="text1"/>
          <w:rtl/>
        </w:rPr>
        <w:t>-</w:t>
      </w:r>
      <w:r>
        <w:rPr>
          <w:rFonts w:cstheme="minorHAnsi" w:hint="cs"/>
          <w:color w:val="000000" w:themeColor="text1"/>
        </w:rPr>
        <w:t>OCR</w:t>
      </w:r>
      <w:r>
        <w:rPr>
          <w:rFonts w:hint="cs"/>
          <w:color w:val="000000" w:themeColor="text1"/>
          <w:rtl/>
        </w:rPr>
        <w:t xml:space="preserve"> לתחילת טיפול בחילוץ הנתונים מהקבצים ולאחר מכן ייצור תהליך עבודה </w:t>
      </w:r>
      <w:r>
        <w:rPr>
          <w:rFonts w:cstheme="minorHAnsi" w:hint="cs"/>
          <w:color w:val="000000" w:themeColor="text1"/>
          <w:rtl/>
        </w:rPr>
        <w:t>(</w:t>
      </w:r>
      <w:r>
        <w:rPr>
          <w:rFonts w:cstheme="minorHAnsi"/>
          <w:color w:val="000000" w:themeColor="text1"/>
        </w:rPr>
        <w:t>Batch</w:t>
      </w:r>
      <w:r>
        <w:rPr>
          <w:rFonts w:cstheme="minorHAnsi" w:hint="cs"/>
          <w:color w:val="000000" w:themeColor="text1"/>
          <w:rtl/>
        </w:rPr>
        <w:t xml:space="preserve">) </w:t>
      </w:r>
      <w:r>
        <w:rPr>
          <w:rFonts w:hint="cs"/>
          <w:color w:val="000000" w:themeColor="text1"/>
          <w:rtl/>
        </w:rPr>
        <w:t>הנקרא בשם ה</w:t>
      </w:r>
      <w:r>
        <w:rPr>
          <w:rFonts w:cstheme="minorHAnsi" w:hint="cs"/>
          <w:color w:val="000000" w:themeColor="text1"/>
          <w:rtl/>
        </w:rPr>
        <w:t>-</w:t>
      </w:r>
      <w:proofErr w:type="spellStart"/>
      <w:r>
        <w:rPr>
          <w:rFonts w:cstheme="minorHAnsi"/>
          <w:color w:val="000000" w:themeColor="text1"/>
        </w:rPr>
        <w:t>K_id</w:t>
      </w:r>
      <w:proofErr w:type="spellEnd"/>
      <w:r>
        <w:rPr>
          <w:rFonts w:cstheme="minorHAnsi" w:hint="cs"/>
          <w:color w:val="000000" w:themeColor="text1"/>
          <w:rtl/>
        </w:rPr>
        <w:t xml:space="preserve">, </w:t>
      </w:r>
      <w:r>
        <w:rPr>
          <w:rFonts w:hint="cs"/>
          <w:color w:val="000000" w:themeColor="text1"/>
          <w:rtl/>
        </w:rPr>
        <w:t>יצרף אליו את קובץ ה</w:t>
      </w:r>
      <w:r>
        <w:rPr>
          <w:rFonts w:cstheme="minorHAnsi" w:hint="cs"/>
          <w:color w:val="000000" w:themeColor="text1"/>
          <w:rtl/>
        </w:rPr>
        <w:t>-</w:t>
      </w:r>
      <w:r>
        <w:rPr>
          <w:rFonts w:cstheme="minorHAnsi"/>
          <w:color w:val="000000" w:themeColor="text1"/>
        </w:rPr>
        <w:t>PDF</w:t>
      </w:r>
      <w:r>
        <w:rPr>
          <w:rFonts w:hint="cs"/>
          <w:color w:val="000000" w:themeColor="text1"/>
          <w:rtl/>
        </w:rPr>
        <w:t xml:space="preserve"> האחוד בצורה מקודדת ויישלח את תהליך העבודה לעיבוד </w:t>
      </w:r>
      <w:r>
        <w:rPr>
          <w:rFonts w:cstheme="minorHAnsi" w:hint="cs"/>
          <w:color w:val="000000" w:themeColor="text1"/>
          <w:rtl/>
        </w:rPr>
        <w:t>(</w:t>
      </w:r>
      <w:r>
        <w:rPr>
          <w:rFonts w:hint="cs"/>
          <w:color w:val="000000" w:themeColor="text1"/>
          <w:rtl/>
        </w:rPr>
        <w:t>בסיום פעולה זו</w:t>
      </w:r>
      <w:r>
        <w:rPr>
          <w:rFonts w:cstheme="minorHAnsi" w:hint="cs"/>
          <w:color w:val="000000" w:themeColor="text1"/>
          <w:rtl/>
        </w:rPr>
        <w:t xml:space="preserve">, </w:t>
      </w:r>
      <w:r>
        <w:rPr>
          <w:rFonts w:hint="cs"/>
          <w:color w:val="000000" w:themeColor="text1"/>
          <w:rtl/>
        </w:rPr>
        <w:t xml:space="preserve">נקבל </w:t>
      </w:r>
      <w:r>
        <w:rPr>
          <w:rFonts w:cstheme="minorHAnsi"/>
          <w:color w:val="000000" w:themeColor="text1"/>
        </w:rPr>
        <w:t>ack</w:t>
      </w:r>
      <w:r>
        <w:rPr>
          <w:rFonts w:hint="cs"/>
          <w:color w:val="000000" w:themeColor="text1"/>
          <w:rtl/>
        </w:rPr>
        <w:t xml:space="preserve"> שתהליך העבודה התקבל ב</w:t>
      </w:r>
      <w:r>
        <w:rPr>
          <w:rFonts w:cstheme="minorHAnsi" w:hint="cs"/>
          <w:color w:val="000000" w:themeColor="text1"/>
          <w:rtl/>
        </w:rPr>
        <w:t>-</w:t>
      </w:r>
      <w:r>
        <w:rPr>
          <w:rFonts w:cstheme="minorHAnsi" w:hint="cs"/>
          <w:color w:val="000000" w:themeColor="text1"/>
        </w:rPr>
        <w:t>OCR</w:t>
      </w:r>
      <w:r>
        <w:rPr>
          <w:rFonts w:hint="cs"/>
          <w:color w:val="000000" w:themeColor="text1"/>
          <w:rtl/>
        </w:rPr>
        <w:t xml:space="preserve"> ונשלח לעיבוד</w:t>
      </w:r>
      <w:r>
        <w:rPr>
          <w:rFonts w:cstheme="minorHAnsi" w:hint="cs"/>
          <w:color w:val="000000" w:themeColor="text1"/>
          <w:rtl/>
        </w:rPr>
        <w:t xml:space="preserve">. </w:t>
      </w:r>
      <w:r>
        <w:rPr>
          <w:rFonts w:hint="cs"/>
          <w:color w:val="000000" w:themeColor="text1"/>
          <w:rtl/>
        </w:rPr>
        <w:t>תהליך זה</w:t>
      </w:r>
      <w:r>
        <w:rPr>
          <w:rFonts w:cstheme="minorHAnsi" w:hint="cs"/>
          <w:color w:val="000000" w:themeColor="text1"/>
          <w:rtl/>
        </w:rPr>
        <w:t xml:space="preserve">, </w:t>
      </w:r>
      <w:r>
        <w:rPr>
          <w:rFonts w:hint="cs"/>
          <w:color w:val="000000" w:themeColor="text1"/>
          <w:rtl/>
        </w:rPr>
        <w:t>הינו א</w:t>
      </w:r>
      <w:r>
        <w:rPr>
          <w:rFonts w:cstheme="minorHAnsi" w:hint="cs"/>
          <w:color w:val="000000" w:themeColor="text1"/>
          <w:rtl/>
        </w:rPr>
        <w:t>-</w:t>
      </w:r>
      <w:r>
        <w:rPr>
          <w:rFonts w:hint="cs"/>
          <w:color w:val="000000" w:themeColor="text1"/>
          <w:rtl/>
        </w:rPr>
        <w:t>סנכרוני</w:t>
      </w:r>
      <w:r>
        <w:rPr>
          <w:rFonts w:cstheme="minorHAnsi" w:hint="cs"/>
          <w:color w:val="000000" w:themeColor="text1"/>
          <w:rtl/>
        </w:rPr>
        <w:t>).</w:t>
      </w:r>
    </w:p>
    <w:p w14:paraId="48B06BE8" w14:textId="77777777" w:rsidR="009252AA" w:rsidRDefault="009252AA" w:rsidP="0010205C">
      <w:pPr>
        <w:bidi/>
        <w:spacing w:line="360" w:lineRule="auto"/>
        <w:rPr>
          <w:rFonts w:cstheme="minorHAnsi"/>
          <w:color w:val="000000" w:themeColor="text1"/>
          <w:rtl/>
        </w:rPr>
      </w:pPr>
    </w:p>
    <w:p w14:paraId="332875EE" w14:textId="77777777" w:rsidR="009252AA" w:rsidRPr="002B1C87" w:rsidRDefault="009252AA" w:rsidP="008A682F">
      <w:pPr>
        <w:pStyle w:val="Heading2"/>
        <w:numPr>
          <w:ilvl w:val="1"/>
          <w:numId w:val="34"/>
        </w:numPr>
        <w:bidi/>
        <w:rPr>
          <w:rtl/>
        </w:rPr>
      </w:pPr>
      <w:bookmarkStart w:id="91" w:name="_Toc94512832"/>
      <w:r w:rsidRPr="002B1C87">
        <w:rPr>
          <w:rFonts w:eastAsiaTheme="majorEastAsia" w:hint="cs"/>
        </w:rPr>
        <w:t>OCR</w:t>
      </w:r>
      <w:bookmarkEnd w:id="91"/>
    </w:p>
    <w:p w14:paraId="3240EC5A" w14:textId="77777777" w:rsidR="009252AA" w:rsidRPr="00B65F7F" w:rsidRDefault="009252AA" w:rsidP="0010205C">
      <w:pPr>
        <w:bidi/>
        <w:spacing w:line="360" w:lineRule="auto"/>
        <w:rPr>
          <w:rFonts w:cstheme="minorHAnsi"/>
          <w:color w:val="000000" w:themeColor="text1"/>
          <w:rtl/>
        </w:rPr>
      </w:pPr>
      <w:r>
        <w:rPr>
          <w:rFonts w:hint="cs"/>
          <w:color w:val="000000" w:themeColor="text1"/>
          <w:rtl/>
        </w:rPr>
        <w:t>רכיב זה אחראי לטיפול ב</w:t>
      </w:r>
      <w:r>
        <w:rPr>
          <w:rFonts w:cstheme="minorHAnsi" w:hint="cs"/>
          <w:color w:val="000000" w:themeColor="text1"/>
          <w:rtl/>
        </w:rPr>
        <w:t>"</w:t>
      </w:r>
      <w:r>
        <w:rPr>
          <w:rFonts w:hint="cs"/>
          <w:color w:val="000000" w:themeColor="text1"/>
          <w:rtl/>
        </w:rPr>
        <w:t>תהליך העבודה</w:t>
      </w:r>
      <w:r>
        <w:rPr>
          <w:rFonts w:cstheme="minorHAnsi" w:hint="cs"/>
          <w:color w:val="000000" w:themeColor="text1"/>
          <w:rtl/>
        </w:rPr>
        <w:t>" (</w:t>
      </w:r>
      <w:r>
        <w:rPr>
          <w:rFonts w:cstheme="minorHAnsi"/>
          <w:color w:val="000000" w:themeColor="text1"/>
        </w:rPr>
        <w:t>Batch</w:t>
      </w:r>
      <w:r>
        <w:rPr>
          <w:rFonts w:cstheme="minorHAnsi" w:hint="cs"/>
          <w:color w:val="000000" w:themeColor="text1"/>
          <w:rtl/>
        </w:rPr>
        <w:t xml:space="preserve">) </w:t>
      </w:r>
      <w:r>
        <w:rPr>
          <w:rFonts w:hint="cs"/>
          <w:color w:val="000000" w:themeColor="text1"/>
          <w:rtl/>
        </w:rPr>
        <w:t xml:space="preserve">כפי שמתואר בסעיף </w:t>
      </w:r>
      <w:r>
        <w:rPr>
          <w:rFonts w:cstheme="minorHAnsi" w:hint="cs"/>
          <w:color w:val="000000" w:themeColor="text1"/>
          <w:rtl/>
        </w:rPr>
        <w:t xml:space="preserve">3.6.3.  </w:t>
      </w:r>
      <w:r>
        <w:rPr>
          <w:rFonts w:hint="cs"/>
          <w:color w:val="000000" w:themeColor="text1"/>
          <w:rtl/>
        </w:rPr>
        <w:t>לאחר העיבוד</w:t>
      </w:r>
      <w:r>
        <w:rPr>
          <w:rFonts w:cstheme="minorHAnsi" w:hint="cs"/>
          <w:color w:val="000000" w:themeColor="text1"/>
          <w:rtl/>
        </w:rPr>
        <w:t xml:space="preserve">, </w:t>
      </w:r>
      <w:r>
        <w:rPr>
          <w:rFonts w:hint="cs"/>
          <w:color w:val="000000" w:themeColor="text1"/>
          <w:rtl/>
        </w:rPr>
        <w:t xml:space="preserve">הרכיב ייצא את התוצאות בפורמט </w:t>
      </w:r>
      <w:r>
        <w:rPr>
          <w:rFonts w:cstheme="minorHAnsi" w:hint="cs"/>
          <w:color w:val="000000" w:themeColor="text1"/>
        </w:rPr>
        <w:t>XML</w:t>
      </w:r>
      <w:r>
        <w:rPr>
          <w:rFonts w:hint="cs"/>
          <w:color w:val="000000" w:themeColor="text1"/>
          <w:rtl/>
        </w:rPr>
        <w:t xml:space="preserve"> לתיקיה ייעודית ע</w:t>
      </w:r>
      <w:r>
        <w:rPr>
          <w:rFonts w:cstheme="minorHAnsi" w:hint="cs"/>
          <w:color w:val="000000" w:themeColor="text1"/>
          <w:rtl/>
        </w:rPr>
        <w:t>"</w:t>
      </w:r>
      <w:r>
        <w:rPr>
          <w:rFonts w:hint="cs"/>
          <w:color w:val="000000" w:themeColor="text1"/>
          <w:rtl/>
        </w:rPr>
        <w:t>פ שם תהליך העבודה</w:t>
      </w:r>
      <w:r>
        <w:rPr>
          <w:rFonts w:cstheme="minorHAnsi" w:hint="cs"/>
          <w:color w:val="000000" w:themeColor="text1"/>
          <w:rtl/>
        </w:rPr>
        <w:t>: &lt;</w:t>
      </w:r>
      <w:r>
        <w:rPr>
          <w:rFonts w:hint="cs"/>
          <w:color w:val="000000" w:themeColor="text1"/>
          <w:rtl/>
        </w:rPr>
        <w:t>תיקיית אב</w:t>
      </w:r>
      <w:r>
        <w:rPr>
          <w:rFonts w:cstheme="minorHAnsi" w:hint="cs"/>
          <w:color w:val="000000" w:themeColor="text1"/>
          <w:rtl/>
        </w:rPr>
        <w:t>&gt;/&lt;</w:t>
      </w:r>
      <w:proofErr w:type="spellStart"/>
      <w:r>
        <w:rPr>
          <w:rFonts w:hint="cs"/>
          <w:color w:val="000000" w:themeColor="text1"/>
          <w:rtl/>
        </w:rPr>
        <w:t>שם</w:t>
      </w:r>
      <w:r>
        <w:rPr>
          <w:rFonts w:cstheme="minorHAnsi" w:hint="cs"/>
          <w:color w:val="000000" w:themeColor="text1"/>
          <w:rtl/>
        </w:rPr>
        <w:t>_</w:t>
      </w:r>
      <w:r>
        <w:rPr>
          <w:rFonts w:hint="cs"/>
          <w:color w:val="000000" w:themeColor="text1"/>
          <w:rtl/>
        </w:rPr>
        <w:t>תהליך</w:t>
      </w:r>
      <w:r>
        <w:rPr>
          <w:rFonts w:cstheme="minorHAnsi" w:hint="cs"/>
          <w:color w:val="000000" w:themeColor="text1"/>
          <w:rtl/>
        </w:rPr>
        <w:t>_</w:t>
      </w:r>
      <w:r>
        <w:rPr>
          <w:rFonts w:hint="cs"/>
          <w:color w:val="000000" w:themeColor="text1"/>
          <w:rtl/>
        </w:rPr>
        <w:t>עבודה</w:t>
      </w:r>
      <w:proofErr w:type="spellEnd"/>
      <w:r>
        <w:rPr>
          <w:rFonts w:cstheme="minorHAnsi" w:hint="cs"/>
          <w:color w:val="000000" w:themeColor="text1"/>
          <w:rtl/>
        </w:rPr>
        <w:t>&gt;/</w:t>
      </w:r>
      <w:r>
        <w:rPr>
          <w:rFonts w:cstheme="minorHAnsi" w:hint="cs"/>
          <w:color w:val="000000" w:themeColor="text1"/>
        </w:rPr>
        <w:t>XML</w:t>
      </w:r>
      <w:r>
        <w:rPr>
          <w:rFonts w:cstheme="minorHAnsi" w:hint="cs"/>
          <w:color w:val="000000" w:themeColor="text1"/>
          <w:rtl/>
        </w:rPr>
        <w:t>.</w:t>
      </w:r>
      <w:r>
        <w:rPr>
          <w:rFonts w:cstheme="minorHAnsi"/>
          <w:color w:val="000000" w:themeColor="text1"/>
          <w:rtl/>
        </w:rPr>
        <w:br/>
      </w:r>
      <w:r>
        <w:rPr>
          <w:rFonts w:hint="cs"/>
          <w:color w:val="000000" w:themeColor="text1"/>
          <w:rtl/>
        </w:rPr>
        <w:t>רכיב ה</w:t>
      </w:r>
      <w:r>
        <w:rPr>
          <w:rFonts w:cstheme="minorHAnsi" w:hint="cs"/>
          <w:color w:val="000000" w:themeColor="text1"/>
          <w:rtl/>
        </w:rPr>
        <w:t>-</w:t>
      </w:r>
      <w:r>
        <w:rPr>
          <w:rFonts w:cstheme="minorHAnsi" w:hint="cs"/>
          <w:color w:val="000000" w:themeColor="text1"/>
        </w:rPr>
        <w:t>OCR</w:t>
      </w:r>
      <w:r>
        <w:rPr>
          <w:rFonts w:hint="cs"/>
          <w:color w:val="000000" w:themeColor="text1"/>
          <w:rtl/>
        </w:rPr>
        <w:t xml:space="preserve"> יאזין לתיקיית האב ובעת זיהוי תיקיה חדשה</w:t>
      </w:r>
      <w:r>
        <w:rPr>
          <w:rFonts w:cstheme="minorHAnsi" w:hint="cs"/>
          <w:color w:val="000000" w:themeColor="text1"/>
          <w:rtl/>
        </w:rPr>
        <w:t xml:space="preserve">, </w:t>
      </w:r>
      <w:r>
        <w:rPr>
          <w:rFonts w:hint="cs"/>
          <w:color w:val="000000" w:themeColor="text1"/>
          <w:rtl/>
        </w:rPr>
        <w:t>קובץ ה</w:t>
      </w:r>
      <w:r>
        <w:rPr>
          <w:rFonts w:cstheme="minorHAnsi" w:hint="cs"/>
          <w:color w:val="000000" w:themeColor="text1"/>
          <w:rtl/>
        </w:rPr>
        <w:t>-</w:t>
      </w:r>
      <w:r>
        <w:rPr>
          <w:rFonts w:cstheme="minorHAnsi" w:hint="cs"/>
          <w:color w:val="000000" w:themeColor="text1"/>
        </w:rPr>
        <w:t>XML</w:t>
      </w:r>
      <w:r>
        <w:rPr>
          <w:rFonts w:cstheme="minorHAnsi" w:hint="cs"/>
          <w:color w:val="000000" w:themeColor="text1"/>
          <w:rtl/>
        </w:rPr>
        <w:t xml:space="preserve">, </w:t>
      </w:r>
      <w:r>
        <w:rPr>
          <w:rFonts w:hint="cs"/>
          <w:color w:val="000000" w:themeColor="text1"/>
          <w:rtl/>
        </w:rPr>
        <w:t>שהתקבל מה</w:t>
      </w:r>
      <w:r>
        <w:rPr>
          <w:rFonts w:cstheme="minorHAnsi" w:hint="cs"/>
          <w:color w:val="000000" w:themeColor="text1"/>
          <w:rtl/>
        </w:rPr>
        <w:t>-</w:t>
      </w:r>
      <w:r>
        <w:rPr>
          <w:rFonts w:cstheme="minorHAnsi" w:hint="cs"/>
          <w:color w:val="000000" w:themeColor="text1"/>
        </w:rPr>
        <w:t>OCR</w:t>
      </w:r>
      <w:r>
        <w:rPr>
          <w:rFonts w:cstheme="minorHAnsi" w:hint="cs"/>
          <w:color w:val="000000" w:themeColor="text1"/>
          <w:rtl/>
        </w:rPr>
        <w:t xml:space="preserve">, </w:t>
      </w:r>
      <w:r>
        <w:rPr>
          <w:rFonts w:hint="cs"/>
          <w:color w:val="000000" w:themeColor="text1"/>
          <w:rtl/>
        </w:rPr>
        <w:t xml:space="preserve">יכיל את </w:t>
      </w:r>
      <w:r w:rsidRPr="00B65F7F">
        <w:rPr>
          <w:rFonts w:hint="cs"/>
          <w:color w:val="000000" w:themeColor="text1"/>
          <w:rtl/>
        </w:rPr>
        <w:t>אחת מ</w:t>
      </w:r>
      <w:r w:rsidRPr="00B65F7F">
        <w:rPr>
          <w:rFonts w:cstheme="minorHAnsi" w:hint="cs"/>
          <w:color w:val="000000" w:themeColor="text1"/>
          <w:rtl/>
        </w:rPr>
        <w:t xml:space="preserve">-2 </w:t>
      </w:r>
      <w:r w:rsidRPr="00B65F7F">
        <w:rPr>
          <w:rFonts w:hint="cs"/>
          <w:color w:val="000000" w:themeColor="text1"/>
          <w:rtl/>
        </w:rPr>
        <w:t>האינדיקציות הבאות</w:t>
      </w:r>
      <w:r w:rsidRPr="00B65F7F">
        <w:rPr>
          <w:rFonts w:cstheme="minorHAnsi" w:hint="cs"/>
          <w:color w:val="000000" w:themeColor="text1"/>
          <w:rtl/>
        </w:rPr>
        <w:t>:</w:t>
      </w:r>
    </w:p>
    <w:p w14:paraId="7FB7F7B5" w14:textId="77777777" w:rsidR="009252AA" w:rsidRPr="00A67309" w:rsidRDefault="009252AA" w:rsidP="00890F57">
      <w:pPr>
        <w:pStyle w:val="ListParagraph"/>
        <w:numPr>
          <w:ilvl w:val="0"/>
          <w:numId w:val="10"/>
        </w:numPr>
        <w:bidi/>
        <w:spacing w:after="0" w:line="360" w:lineRule="auto"/>
        <w:rPr>
          <w:rFonts w:cstheme="minorHAnsi"/>
          <w:color w:val="000000" w:themeColor="text1"/>
        </w:rPr>
      </w:pPr>
      <w:r w:rsidRPr="00B65F7F">
        <w:rPr>
          <w:rFonts w:hint="cs"/>
          <w:color w:val="000000" w:themeColor="text1"/>
          <w:rtl/>
        </w:rPr>
        <w:t>לא זוהה טופס מוביל מבין הקיטים שהוגדרו לשלב א</w:t>
      </w:r>
      <w:r w:rsidRPr="00B65F7F">
        <w:rPr>
          <w:rFonts w:cstheme="minorHAnsi" w:hint="cs"/>
          <w:color w:val="000000" w:themeColor="text1"/>
          <w:rtl/>
        </w:rPr>
        <w:t xml:space="preserve">' </w:t>
      </w:r>
      <w:r w:rsidRPr="00B65F7F">
        <w:rPr>
          <w:rFonts w:cstheme="minorHAnsi"/>
          <w:color w:val="000000" w:themeColor="text1"/>
          <w:rtl/>
        </w:rPr>
        <w:t>–</w:t>
      </w:r>
      <w:r w:rsidRPr="00B65F7F">
        <w:rPr>
          <w:rFonts w:cstheme="minorHAnsi" w:hint="cs"/>
          <w:color w:val="000000" w:themeColor="text1"/>
          <w:rtl/>
        </w:rPr>
        <w:t xml:space="preserve"> </w:t>
      </w:r>
      <w:r w:rsidRPr="00A67309">
        <w:rPr>
          <w:rFonts w:hint="cs"/>
          <w:color w:val="000000" w:themeColor="text1"/>
          <w:rtl/>
        </w:rPr>
        <w:t xml:space="preserve">המייל יידחה ויעבור לתיקיית מייל ייעודית </w:t>
      </w:r>
      <w:proofErr w:type="spellStart"/>
      <w:r w:rsidRPr="00A67309">
        <w:rPr>
          <w:rFonts w:hint="cs"/>
          <w:color w:val="000000" w:themeColor="text1"/>
          <w:rtl/>
        </w:rPr>
        <w:t>לאד</w:t>
      </w:r>
      <w:r w:rsidRPr="00A67309">
        <w:rPr>
          <w:rFonts w:cstheme="minorHAnsi" w:hint="cs"/>
          <w:color w:val="000000" w:themeColor="text1"/>
          <w:rtl/>
        </w:rPr>
        <w:t>"</w:t>
      </w:r>
      <w:r w:rsidRPr="00A67309">
        <w:rPr>
          <w:rFonts w:hint="cs"/>
          <w:color w:val="000000" w:themeColor="text1"/>
          <w:rtl/>
        </w:rPr>
        <w:t>א</w:t>
      </w:r>
      <w:proofErr w:type="spellEnd"/>
      <w:r w:rsidRPr="00A67309">
        <w:rPr>
          <w:rFonts w:hint="cs"/>
          <w:color w:val="000000" w:themeColor="text1"/>
          <w:rtl/>
        </w:rPr>
        <w:t xml:space="preserve"> בשם </w:t>
      </w:r>
      <w:proofErr w:type="spellStart"/>
      <w:r w:rsidRPr="00A67309">
        <w:rPr>
          <w:rFonts w:cstheme="minorHAnsi"/>
          <w:color w:val="000000" w:themeColor="text1"/>
        </w:rPr>
        <w:t>K_Unsupported</w:t>
      </w:r>
      <w:proofErr w:type="spellEnd"/>
      <w:r w:rsidRPr="00A67309">
        <w:rPr>
          <w:rFonts w:hint="cs"/>
          <w:color w:val="000000" w:themeColor="text1"/>
          <w:rtl/>
        </w:rPr>
        <w:t xml:space="preserve"> ובנוסף</w:t>
      </w:r>
      <w:r w:rsidRPr="00A67309">
        <w:rPr>
          <w:rFonts w:cstheme="minorHAnsi" w:hint="cs"/>
          <w:color w:val="000000" w:themeColor="text1"/>
          <w:rtl/>
        </w:rPr>
        <w:t xml:space="preserve">, </w:t>
      </w:r>
      <w:r w:rsidRPr="00A67309">
        <w:rPr>
          <w:rFonts w:hint="cs"/>
          <w:color w:val="000000" w:themeColor="text1"/>
          <w:rtl/>
        </w:rPr>
        <w:t>יישמר ה</w:t>
      </w:r>
      <w:r w:rsidRPr="00A67309">
        <w:rPr>
          <w:rFonts w:cstheme="minorHAnsi" w:hint="cs"/>
          <w:color w:val="000000" w:themeColor="text1"/>
          <w:rtl/>
        </w:rPr>
        <w:t>-</w:t>
      </w:r>
      <w:r w:rsidRPr="00A67309">
        <w:rPr>
          <w:rFonts w:cstheme="minorHAnsi"/>
          <w:color w:val="000000" w:themeColor="text1"/>
        </w:rPr>
        <w:t>metadata</w:t>
      </w:r>
      <w:r w:rsidRPr="00A67309">
        <w:rPr>
          <w:rFonts w:hint="cs"/>
          <w:color w:val="000000" w:themeColor="text1"/>
          <w:rtl/>
        </w:rPr>
        <w:t xml:space="preserve"> של הסריקה ויימחק קובץ ה</w:t>
      </w:r>
      <w:r w:rsidRPr="00A67309">
        <w:rPr>
          <w:rFonts w:cstheme="minorHAnsi" w:hint="cs"/>
          <w:color w:val="000000" w:themeColor="text1"/>
          <w:rtl/>
        </w:rPr>
        <w:t>-</w:t>
      </w:r>
      <w:r w:rsidRPr="00A67309">
        <w:rPr>
          <w:rFonts w:cstheme="minorHAnsi" w:hint="cs"/>
          <w:color w:val="000000" w:themeColor="text1"/>
        </w:rPr>
        <w:t>PDF</w:t>
      </w:r>
      <w:r w:rsidRPr="00A67309">
        <w:rPr>
          <w:rFonts w:hint="cs"/>
          <w:color w:val="000000" w:themeColor="text1"/>
          <w:rtl/>
        </w:rPr>
        <w:t xml:space="preserve"> האחוד של הבקשה</w:t>
      </w:r>
      <w:r w:rsidRPr="00A67309">
        <w:rPr>
          <w:rFonts w:cstheme="minorHAnsi" w:hint="cs"/>
          <w:color w:val="000000" w:themeColor="text1"/>
          <w:rtl/>
        </w:rPr>
        <w:t xml:space="preserve">. </w:t>
      </w:r>
      <w:r>
        <w:rPr>
          <w:rFonts w:hint="cs"/>
          <w:color w:val="000000" w:themeColor="text1"/>
          <w:rtl/>
        </w:rPr>
        <w:t>בסיום פעולה זו</w:t>
      </w:r>
      <w:r>
        <w:rPr>
          <w:rFonts w:cstheme="minorHAnsi" w:hint="cs"/>
          <w:color w:val="000000" w:themeColor="text1"/>
          <w:rtl/>
        </w:rPr>
        <w:t xml:space="preserve">, </w:t>
      </w:r>
      <w:r w:rsidRPr="00A67309">
        <w:rPr>
          <w:rFonts w:hint="cs"/>
          <w:color w:val="000000" w:themeColor="text1"/>
          <w:rtl/>
        </w:rPr>
        <w:t xml:space="preserve">הרכיב יעדכן את הפרמטרים הרלוונטיים לסטטוס </w:t>
      </w:r>
      <w:r>
        <w:rPr>
          <w:rFonts w:hint="cs"/>
          <w:color w:val="000000" w:themeColor="text1"/>
          <w:rtl/>
        </w:rPr>
        <w:t>ה</w:t>
      </w:r>
      <w:r w:rsidRPr="00A67309">
        <w:rPr>
          <w:rFonts w:hint="cs"/>
          <w:color w:val="000000" w:themeColor="text1"/>
          <w:rtl/>
        </w:rPr>
        <w:t xml:space="preserve">פעילות </w:t>
      </w:r>
      <w:r w:rsidRPr="00A67309">
        <w:rPr>
          <w:rFonts w:cstheme="minorHAnsi"/>
          <w:color w:val="000000" w:themeColor="text1"/>
          <w:rtl/>
        </w:rPr>
        <w:t>–</w:t>
      </w:r>
      <w:r w:rsidRPr="00A67309">
        <w:rPr>
          <w:rFonts w:cstheme="minorHAnsi" w:hint="cs"/>
          <w:color w:val="000000" w:themeColor="text1"/>
          <w:rtl/>
        </w:rPr>
        <w:t xml:space="preserve"> </w:t>
      </w:r>
      <w:proofErr w:type="spellStart"/>
      <w:r w:rsidRPr="00A67309">
        <w:rPr>
          <w:rFonts w:cstheme="minorHAnsi"/>
          <w:color w:val="000000" w:themeColor="text1"/>
        </w:rPr>
        <w:t>inProgress</w:t>
      </w:r>
      <w:proofErr w:type="spellEnd"/>
      <w:r w:rsidRPr="00A67309">
        <w:rPr>
          <w:rFonts w:cstheme="minorHAnsi"/>
          <w:color w:val="000000" w:themeColor="text1"/>
        </w:rPr>
        <w:t xml:space="preserve"> ,</w:t>
      </w:r>
      <w:proofErr w:type="spellStart"/>
      <w:r>
        <w:rPr>
          <w:rFonts w:cstheme="minorHAnsi"/>
          <w:color w:val="000000" w:themeColor="text1"/>
        </w:rPr>
        <w:t>progressMessages</w:t>
      </w:r>
      <w:proofErr w:type="spellEnd"/>
      <w:r w:rsidRPr="00A67309">
        <w:rPr>
          <w:rFonts w:cstheme="minorHAnsi"/>
          <w:color w:val="000000" w:themeColor="text1"/>
        </w:rPr>
        <w:t xml:space="preserve">, </w:t>
      </w:r>
      <w:proofErr w:type="spellStart"/>
      <w:r w:rsidRPr="00A67309">
        <w:rPr>
          <w:rFonts w:cstheme="minorHAnsi"/>
          <w:color w:val="000000" w:themeColor="text1"/>
        </w:rPr>
        <w:t>errorCode</w:t>
      </w:r>
      <w:proofErr w:type="spellEnd"/>
      <w:r w:rsidRPr="00A67309">
        <w:rPr>
          <w:rFonts w:cstheme="minorHAnsi" w:hint="cs"/>
          <w:color w:val="000000" w:themeColor="text1"/>
          <w:rtl/>
        </w:rPr>
        <w:t>.</w:t>
      </w:r>
    </w:p>
    <w:p w14:paraId="4FA6D1BD" w14:textId="77777777" w:rsidR="009252AA" w:rsidRPr="00A6720A" w:rsidRDefault="009252AA" w:rsidP="00890F57">
      <w:pPr>
        <w:pStyle w:val="ListParagraph"/>
        <w:numPr>
          <w:ilvl w:val="0"/>
          <w:numId w:val="10"/>
        </w:numPr>
        <w:bidi/>
        <w:spacing w:after="0" w:line="360" w:lineRule="auto"/>
        <w:rPr>
          <w:rFonts w:cstheme="minorHAnsi"/>
          <w:color w:val="000000" w:themeColor="text1"/>
        </w:rPr>
      </w:pPr>
      <w:r w:rsidRPr="00B65F7F">
        <w:rPr>
          <w:rFonts w:hint="cs"/>
          <w:color w:val="000000" w:themeColor="text1"/>
          <w:rtl/>
        </w:rPr>
        <w:t>זוהה טופס מוביל מבין הקיטים שהוגדרו לשלב א</w:t>
      </w:r>
      <w:r w:rsidRPr="00B65F7F">
        <w:rPr>
          <w:rFonts w:cstheme="minorHAnsi" w:hint="cs"/>
          <w:color w:val="000000" w:themeColor="text1"/>
          <w:rtl/>
        </w:rPr>
        <w:t xml:space="preserve">' </w:t>
      </w:r>
      <w:r w:rsidRPr="00B65F7F">
        <w:rPr>
          <w:rFonts w:cstheme="minorHAnsi"/>
          <w:color w:val="000000" w:themeColor="text1"/>
          <w:rtl/>
        </w:rPr>
        <w:t>–</w:t>
      </w:r>
      <w:r w:rsidRPr="00B65F7F">
        <w:rPr>
          <w:rFonts w:hint="cs"/>
          <w:color w:val="000000" w:themeColor="text1"/>
          <w:rtl/>
        </w:rPr>
        <w:t xml:space="preserve"> יבוצע תהליך של </w:t>
      </w:r>
      <w:r w:rsidRPr="00B65F7F">
        <w:rPr>
          <w:rFonts w:cstheme="minorHAnsi"/>
          <w:color w:val="000000" w:themeColor="text1"/>
        </w:rPr>
        <w:t>Object enrichment</w:t>
      </w:r>
      <w:r>
        <w:rPr>
          <w:rFonts w:cstheme="minorHAnsi" w:hint="cs"/>
          <w:color w:val="000000" w:themeColor="text1"/>
          <w:rtl/>
        </w:rPr>
        <w:t xml:space="preserve"> </w:t>
      </w:r>
      <w:r>
        <w:rPr>
          <w:rFonts w:cstheme="minorHAnsi"/>
          <w:color w:val="000000" w:themeColor="text1"/>
          <w:rtl/>
        </w:rPr>
        <w:t>–</w:t>
      </w:r>
      <w:r>
        <w:rPr>
          <w:rFonts w:hint="cs"/>
          <w:color w:val="000000" w:themeColor="text1"/>
          <w:rtl/>
        </w:rPr>
        <w:t xml:space="preserve"> יבוצע העשרה של ה</w:t>
      </w:r>
      <w:r>
        <w:rPr>
          <w:rFonts w:cstheme="minorHAnsi" w:hint="cs"/>
          <w:color w:val="000000" w:themeColor="text1"/>
          <w:rtl/>
        </w:rPr>
        <w:t>-</w:t>
      </w:r>
      <w:r>
        <w:rPr>
          <w:rFonts w:cstheme="minorHAnsi"/>
          <w:color w:val="000000" w:themeColor="text1"/>
        </w:rPr>
        <w:t>Data Model</w:t>
      </w:r>
      <w:r>
        <w:rPr>
          <w:rFonts w:cstheme="minorHAnsi" w:hint="cs"/>
          <w:color w:val="000000" w:themeColor="text1"/>
          <w:rtl/>
        </w:rPr>
        <w:t xml:space="preserve">, </w:t>
      </w:r>
      <w:r w:rsidRPr="00B65F7F">
        <w:rPr>
          <w:rFonts w:hint="cs"/>
          <w:color w:val="000000" w:themeColor="text1"/>
          <w:rtl/>
        </w:rPr>
        <w:t>ה</w:t>
      </w:r>
      <w:r w:rsidRPr="00B65F7F">
        <w:rPr>
          <w:rFonts w:cstheme="minorHAnsi" w:hint="cs"/>
          <w:color w:val="000000" w:themeColor="text1"/>
          <w:rtl/>
        </w:rPr>
        <w:t>-</w:t>
      </w:r>
      <w:r w:rsidRPr="00B65F7F">
        <w:rPr>
          <w:rFonts w:cstheme="minorHAnsi"/>
          <w:color w:val="000000" w:themeColor="text1"/>
        </w:rPr>
        <w:t>metadata</w:t>
      </w:r>
      <w:r w:rsidRPr="00B65F7F">
        <w:rPr>
          <w:rFonts w:hint="cs"/>
          <w:color w:val="000000" w:themeColor="text1"/>
          <w:rtl/>
        </w:rPr>
        <w:t xml:space="preserve"> של הסריקה יישמר במאגר המידע</w:t>
      </w:r>
      <w:r>
        <w:rPr>
          <w:rFonts w:cstheme="minorHAnsi" w:hint="cs"/>
          <w:color w:val="000000" w:themeColor="text1"/>
          <w:rtl/>
        </w:rPr>
        <w:t xml:space="preserve">, </w:t>
      </w:r>
      <w:r>
        <w:rPr>
          <w:rFonts w:hint="cs"/>
          <w:color w:val="000000" w:themeColor="text1"/>
          <w:rtl/>
        </w:rPr>
        <w:t>יבוצע פיצול של ה</w:t>
      </w:r>
      <w:r>
        <w:rPr>
          <w:rFonts w:cstheme="minorHAnsi" w:hint="cs"/>
          <w:color w:val="000000" w:themeColor="text1"/>
          <w:rtl/>
        </w:rPr>
        <w:t>-</w:t>
      </w:r>
      <w:r>
        <w:rPr>
          <w:rFonts w:cstheme="minorHAnsi"/>
          <w:color w:val="000000" w:themeColor="text1"/>
        </w:rPr>
        <w:t>PDF</w:t>
      </w:r>
      <w:r>
        <w:rPr>
          <w:rFonts w:hint="cs"/>
          <w:color w:val="000000" w:themeColor="text1"/>
          <w:rtl/>
        </w:rPr>
        <w:t xml:space="preserve"> האחוד ע</w:t>
      </w:r>
      <w:r>
        <w:rPr>
          <w:rFonts w:cstheme="minorHAnsi" w:hint="cs"/>
          <w:color w:val="000000" w:themeColor="text1"/>
          <w:rtl/>
        </w:rPr>
        <w:t>"</w:t>
      </w:r>
      <w:r>
        <w:rPr>
          <w:rFonts w:hint="cs"/>
          <w:color w:val="000000" w:themeColor="text1"/>
          <w:rtl/>
        </w:rPr>
        <w:t xml:space="preserve">פ הסיווג </w:t>
      </w:r>
      <w:r>
        <w:rPr>
          <w:rFonts w:cstheme="minorHAnsi" w:hint="cs"/>
          <w:color w:val="000000" w:themeColor="text1"/>
          <w:rtl/>
        </w:rPr>
        <w:t>(</w:t>
      </w:r>
      <w:r>
        <w:rPr>
          <w:rFonts w:cstheme="minorHAnsi"/>
          <w:color w:val="000000" w:themeColor="text1"/>
        </w:rPr>
        <w:t>Classification</w:t>
      </w:r>
      <w:r>
        <w:rPr>
          <w:rFonts w:cstheme="minorHAnsi" w:hint="cs"/>
          <w:color w:val="000000" w:themeColor="text1"/>
          <w:rtl/>
        </w:rPr>
        <w:t xml:space="preserve">) </w:t>
      </w:r>
      <w:r>
        <w:rPr>
          <w:rFonts w:hint="cs"/>
          <w:color w:val="000000" w:themeColor="text1"/>
          <w:rtl/>
        </w:rPr>
        <w:t>שהתקבל מה</w:t>
      </w:r>
      <w:r>
        <w:rPr>
          <w:rFonts w:cstheme="minorHAnsi" w:hint="cs"/>
          <w:color w:val="000000" w:themeColor="text1"/>
          <w:rtl/>
        </w:rPr>
        <w:t>-</w:t>
      </w:r>
      <w:r>
        <w:rPr>
          <w:rFonts w:cstheme="minorHAnsi" w:hint="cs"/>
          <w:color w:val="000000" w:themeColor="text1"/>
        </w:rPr>
        <w:t>OCR</w:t>
      </w:r>
      <w:r>
        <w:rPr>
          <w:rFonts w:cstheme="minorHAnsi" w:hint="cs"/>
          <w:color w:val="000000" w:themeColor="text1"/>
          <w:rtl/>
        </w:rPr>
        <w:t>.</w:t>
      </w:r>
    </w:p>
    <w:p w14:paraId="4DC92A95" w14:textId="77777777" w:rsidR="009252AA" w:rsidRPr="00DB38C6" w:rsidRDefault="009252AA" w:rsidP="00890F57">
      <w:pPr>
        <w:pStyle w:val="ListParagraph"/>
        <w:numPr>
          <w:ilvl w:val="0"/>
          <w:numId w:val="11"/>
        </w:numPr>
        <w:bidi/>
        <w:spacing w:after="0" w:line="360" w:lineRule="auto"/>
        <w:rPr>
          <w:rFonts w:cstheme="minorHAnsi"/>
          <w:color w:val="000000" w:themeColor="text1"/>
          <w:rtl/>
        </w:rPr>
      </w:pPr>
      <w:r>
        <w:rPr>
          <w:rFonts w:hint="cs"/>
          <w:color w:val="000000" w:themeColor="text1"/>
          <w:rtl/>
        </w:rPr>
        <w:t>בסיום התהליך</w:t>
      </w:r>
      <w:r>
        <w:rPr>
          <w:rFonts w:cstheme="minorHAnsi" w:hint="cs"/>
          <w:color w:val="000000" w:themeColor="text1"/>
          <w:rtl/>
        </w:rPr>
        <w:t xml:space="preserve">, </w:t>
      </w:r>
      <w:r>
        <w:rPr>
          <w:rFonts w:hint="cs"/>
          <w:color w:val="000000" w:themeColor="text1"/>
          <w:rtl/>
        </w:rPr>
        <w:t xml:space="preserve">יבוצע </w:t>
      </w:r>
      <w:r w:rsidRPr="00DB38C6">
        <w:rPr>
          <w:rFonts w:hint="cs"/>
          <w:color w:val="000000" w:themeColor="text1"/>
          <w:rtl/>
        </w:rPr>
        <w:t>העש</w:t>
      </w:r>
      <w:r>
        <w:rPr>
          <w:rFonts w:hint="cs"/>
          <w:color w:val="000000" w:themeColor="text1"/>
          <w:rtl/>
        </w:rPr>
        <w:t>רה של השדות הבאים במבנה הנתונים</w:t>
      </w:r>
      <w:r>
        <w:rPr>
          <w:rFonts w:cstheme="minorHAnsi" w:hint="cs"/>
          <w:color w:val="000000" w:themeColor="text1"/>
          <w:rtl/>
        </w:rPr>
        <w:t>:</w:t>
      </w:r>
    </w:p>
    <w:p w14:paraId="397377B0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lastRenderedPageBreak/>
        <w:t>"</w:t>
      </w:r>
      <w:proofErr w:type="spellStart"/>
      <w:r>
        <w:rPr>
          <w:color w:val="333333"/>
          <w:shd w:val="clear" w:color="auto" w:fill="FFF0F0"/>
        </w:rPr>
        <w:t>ocr</w:t>
      </w:r>
      <w:proofErr w:type="spellEnd"/>
      <w:r>
        <w:rPr>
          <w:color w:val="333333"/>
          <w:shd w:val="clear" w:color="auto" w:fill="FFF0F0"/>
        </w:rPr>
        <w:t>"</w:t>
      </w:r>
      <w:r>
        <w:rPr>
          <w:color w:val="FF0000"/>
          <w:shd w:val="clear" w:color="auto" w:fill="FFAAAA"/>
        </w:rPr>
        <w:t>:</w:t>
      </w:r>
      <w:r>
        <w:rPr>
          <w:color w:val="333333"/>
        </w:rPr>
        <w:t xml:space="preserve"> {</w:t>
      </w:r>
    </w:p>
    <w:p w14:paraId="1DC36173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700"/>
        </w:rPr>
        <w:t>"id"</w:t>
      </w:r>
      <w:r>
        <w:rPr>
          <w:color w:val="333333"/>
        </w:rPr>
        <w:t xml:space="preserve">: </w:t>
      </w:r>
      <w:r>
        <w:rPr>
          <w:color w:val="333333"/>
          <w:shd w:val="clear" w:color="auto" w:fill="FFF0F0"/>
        </w:rPr>
        <w:t xml:space="preserve">"unique batch name for </w:t>
      </w:r>
      <w:proofErr w:type="spellStart"/>
      <w:r>
        <w:rPr>
          <w:color w:val="333333"/>
          <w:shd w:val="clear" w:color="auto" w:fill="FFF0F0"/>
        </w:rPr>
        <w:t>abbyy</w:t>
      </w:r>
      <w:proofErr w:type="spellEnd"/>
      <w:r>
        <w:rPr>
          <w:color w:val="333333"/>
          <w:shd w:val="clear" w:color="auto" w:fill="FFF0F0"/>
        </w:rPr>
        <w:t>"</w:t>
      </w:r>
      <w:r>
        <w:rPr>
          <w:color w:val="333333"/>
        </w:rPr>
        <w:t>,</w:t>
      </w:r>
    </w:p>
    <w:p w14:paraId="6B7E2954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700"/>
        </w:rPr>
        <w:t>"results"</w:t>
      </w:r>
      <w:r>
        <w:rPr>
          <w:color w:val="333333"/>
        </w:rPr>
        <w:t>: [</w:t>
      </w:r>
    </w:p>
    <w:p w14:paraId="62047054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        {</w:t>
      </w:r>
    </w:p>
    <w:p w14:paraId="5F56273F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color w:val="007700"/>
        </w:rPr>
        <w:t>"</w:t>
      </w:r>
      <w:proofErr w:type="spellStart"/>
      <w:r>
        <w:rPr>
          <w:color w:val="007700"/>
        </w:rPr>
        <w:t>isClassified</w:t>
      </w:r>
      <w:proofErr w:type="spellEnd"/>
      <w:r>
        <w:rPr>
          <w:color w:val="007700"/>
        </w:rPr>
        <w:t>"</w:t>
      </w:r>
      <w:r>
        <w:rPr>
          <w:color w:val="333333"/>
        </w:rPr>
        <w:t xml:space="preserve">: </w:t>
      </w:r>
      <w:r>
        <w:rPr>
          <w:b/>
          <w:bCs/>
          <w:color w:val="008800"/>
        </w:rPr>
        <w:t>true</w:t>
      </w:r>
      <w:r>
        <w:rPr>
          <w:color w:val="333333"/>
        </w:rPr>
        <w:t>,</w:t>
      </w:r>
    </w:p>
    <w:p w14:paraId="072C88D6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color w:val="007700"/>
        </w:rPr>
        <w:t>"</w:t>
      </w:r>
      <w:proofErr w:type="spellStart"/>
      <w:r>
        <w:rPr>
          <w:color w:val="007700"/>
        </w:rPr>
        <w:t>documentType</w:t>
      </w:r>
      <w:proofErr w:type="spellEnd"/>
      <w:r>
        <w:rPr>
          <w:color w:val="007700"/>
        </w:rPr>
        <w:t>"</w:t>
      </w:r>
      <w:r>
        <w:rPr>
          <w:color w:val="333333"/>
        </w:rPr>
        <w:t xml:space="preserve">: </w:t>
      </w:r>
      <w:r>
        <w:rPr>
          <w:color w:val="333333"/>
          <w:shd w:val="clear" w:color="auto" w:fill="FFF0F0"/>
        </w:rPr>
        <w:t>"driving license"</w:t>
      </w:r>
      <w:r>
        <w:rPr>
          <w:color w:val="333333"/>
        </w:rPr>
        <w:t>,</w:t>
      </w:r>
    </w:p>
    <w:p w14:paraId="528A3143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color w:val="007700"/>
        </w:rPr>
        <w:t>"</w:t>
      </w:r>
      <w:proofErr w:type="spellStart"/>
      <w:r>
        <w:rPr>
          <w:color w:val="007700"/>
        </w:rPr>
        <w:t>confidenceLevel</w:t>
      </w:r>
      <w:proofErr w:type="spellEnd"/>
      <w:r>
        <w:rPr>
          <w:color w:val="007700"/>
        </w:rPr>
        <w:t>"</w:t>
      </w:r>
      <w:r>
        <w:rPr>
          <w:color w:val="333333"/>
        </w:rPr>
        <w:t xml:space="preserve">: </w:t>
      </w:r>
      <w:r>
        <w:rPr>
          <w:b/>
          <w:bCs/>
          <w:color w:val="0000DD"/>
        </w:rPr>
        <w:t>80</w:t>
      </w:r>
      <w:r>
        <w:rPr>
          <w:color w:val="333333"/>
        </w:rPr>
        <w:t>,</w:t>
      </w:r>
    </w:p>
    <w:p w14:paraId="1A90C809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color w:val="007700"/>
        </w:rPr>
        <w:t>"</w:t>
      </w:r>
      <w:proofErr w:type="spellStart"/>
      <w:r>
        <w:rPr>
          <w:color w:val="007700"/>
        </w:rPr>
        <w:t>isLeadingDocument</w:t>
      </w:r>
      <w:proofErr w:type="spellEnd"/>
      <w:r>
        <w:rPr>
          <w:color w:val="007700"/>
        </w:rPr>
        <w:t>"</w:t>
      </w:r>
      <w:r>
        <w:rPr>
          <w:color w:val="333333"/>
        </w:rPr>
        <w:t xml:space="preserve">: </w:t>
      </w:r>
      <w:r>
        <w:rPr>
          <w:b/>
          <w:bCs/>
          <w:color w:val="008800"/>
        </w:rPr>
        <w:t>true</w:t>
      </w:r>
      <w:r>
        <w:rPr>
          <w:color w:val="333333"/>
        </w:rPr>
        <w:t>,</w:t>
      </w:r>
    </w:p>
    <w:p w14:paraId="3F56BBF0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color w:val="007700"/>
        </w:rPr>
        <w:t>"pages"</w:t>
      </w:r>
      <w:r>
        <w:rPr>
          <w:color w:val="333333"/>
        </w:rPr>
        <w:t>: {</w:t>
      </w:r>
    </w:p>
    <w:p w14:paraId="7D74C8A4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"start"</w:t>
      </w:r>
      <w:r>
        <w:rPr>
          <w:color w:val="333333"/>
        </w:rPr>
        <w:t xml:space="preserve">: </w:t>
      </w:r>
      <w:r>
        <w:rPr>
          <w:b/>
          <w:bCs/>
          <w:color w:val="0000DD"/>
        </w:rPr>
        <w:t>1</w:t>
      </w:r>
      <w:r>
        <w:rPr>
          <w:color w:val="333333"/>
        </w:rPr>
        <w:t>,</w:t>
      </w:r>
    </w:p>
    <w:p w14:paraId="04422F59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"end"</w:t>
      </w:r>
      <w:r>
        <w:rPr>
          <w:color w:val="333333"/>
        </w:rPr>
        <w:t xml:space="preserve">: </w:t>
      </w:r>
      <w:r>
        <w:rPr>
          <w:b/>
          <w:bCs/>
          <w:color w:val="0000DD"/>
        </w:rPr>
        <w:t>3</w:t>
      </w:r>
      <w:r>
        <w:rPr>
          <w:color w:val="333333"/>
        </w:rPr>
        <w:t>,</w:t>
      </w:r>
    </w:p>
    <w:p w14:paraId="7A1F0EDE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            },</w:t>
      </w:r>
    </w:p>
    <w:p w14:paraId="148A5AEE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color w:val="007700"/>
        </w:rPr>
        <w:t>"</w:t>
      </w:r>
      <w:proofErr w:type="spellStart"/>
      <w:r>
        <w:rPr>
          <w:color w:val="007700"/>
        </w:rPr>
        <w:t>extractedFields</w:t>
      </w:r>
      <w:proofErr w:type="spellEnd"/>
      <w:r>
        <w:rPr>
          <w:color w:val="007700"/>
        </w:rPr>
        <w:t>"</w:t>
      </w:r>
      <w:r>
        <w:rPr>
          <w:color w:val="333333"/>
        </w:rPr>
        <w:t>: {</w:t>
      </w:r>
    </w:p>
    <w:p w14:paraId="1ACF0EBE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"field1"</w:t>
      </w:r>
      <w:r>
        <w:rPr>
          <w:color w:val="333333"/>
        </w:rPr>
        <w:t>: {</w:t>
      </w:r>
    </w:p>
    <w:p w14:paraId="14753DEE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"value"</w:t>
      </w:r>
      <w:r>
        <w:rPr>
          <w:color w:val="333333"/>
        </w:rPr>
        <w:t xml:space="preserve">: </w:t>
      </w:r>
      <w:r>
        <w:rPr>
          <w:color w:val="333333"/>
          <w:shd w:val="clear" w:color="auto" w:fill="FFF0F0"/>
        </w:rPr>
        <w:t>""</w:t>
      </w:r>
      <w:r>
        <w:rPr>
          <w:color w:val="333333"/>
        </w:rPr>
        <w:t>,</w:t>
      </w:r>
    </w:p>
    <w:p w14:paraId="70D5A20F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"</w:t>
      </w:r>
      <w:proofErr w:type="spellStart"/>
      <w:r>
        <w:rPr>
          <w:color w:val="007700"/>
        </w:rPr>
        <w:t>confidenceLevel</w:t>
      </w:r>
      <w:proofErr w:type="spellEnd"/>
      <w:r>
        <w:rPr>
          <w:color w:val="007700"/>
        </w:rPr>
        <w:t>"</w:t>
      </w:r>
      <w:r>
        <w:rPr>
          <w:color w:val="333333"/>
        </w:rPr>
        <w:t xml:space="preserve">: </w:t>
      </w:r>
      <w:r>
        <w:rPr>
          <w:b/>
          <w:bCs/>
          <w:color w:val="0000DD"/>
        </w:rPr>
        <w:t>80</w:t>
      </w:r>
      <w:r>
        <w:rPr>
          <w:color w:val="333333"/>
        </w:rPr>
        <w:t>,</w:t>
      </w:r>
    </w:p>
    <w:p w14:paraId="4EB7080B" w14:textId="77777777" w:rsidR="009252AA" w:rsidRDefault="009252AA" w:rsidP="0010205C">
      <w:pPr>
        <w:bidi/>
        <w:spacing w:line="360" w:lineRule="auto"/>
        <w:rPr>
          <w:rFonts w:cstheme="minorHAnsi"/>
          <w:color w:val="000000" w:themeColor="text1"/>
          <w:rtl/>
        </w:rPr>
      </w:pPr>
    </w:p>
    <w:p w14:paraId="5EBC6BBB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333333"/>
          <w:shd w:val="clear" w:color="auto" w:fill="FFF0F0"/>
        </w:rPr>
        <w:t>"Details"</w:t>
      </w:r>
      <w:r>
        <w:rPr>
          <w:color w:val="FF0000"/>
          <w:shd w:val="clear" w:color="auto" w:fill="FFAAAA"/>
        </w:rPr>
        <w:t>:</w:t>
      </w:r>
      <w:r>
        <w:rPr>
          <w:color w:val="333333"/>
        </w:rPr>
        <w:t xml:space="preserve"> {</w:t>
      </w:r>
    </w:p>
    <w:p w14:paraId="7D7DC7B0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700"/>
        </w:rPr>
        <w:t>"results"</w:t>
      </w:r>
      <w:r>
        <w:rPr>
          <w:color w:val="333333"/>
        </w:rPr>
        <w:t>: {</w:t>
      </w:r>
    </w:p>
    <w:p w14:paraId="5D629436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007700"/>
        </w:rPr>
        <w:t>"</w:t>
      </w:r>
      <w:proofErr w:type="spellStart"/>
      <w:r>
        <w:rPr>
          <w:color w:val="007700"/>
        </w:rPr>
        <w:t>leadingDocuments</w:t>
      </w:r>
      <w:proofErr w:type="spellEnd"/>
      <w:r>
        <w:rPr>
          <w:color w:val="007700"/>
        </w:rPr>
        <w:t>"</w:t>
      </w:r>
      <w:r>
        <w:rPr>
          <w:color w:val="333333"/>
        </w:rPr>
        <w:t>: [</w:t>
      </w:r>
    </w:p>
    <w:p w14:paraId="29DCBD66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            {</w:t>
      </w:r>
    </w:p>
    <w:p w14:paraId="145ACD78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"</w:t>
      </w:r>
      <w:proofErr w:type="spellStart"/>
      <w:r>
        <w:rPr>
          <w:color w:val="007700"/>
        </w:rPr>
        <w:t>logMessages</w:t>
      </w:r>
      <w:proofErr w:type="spellEnd"/>
      <w:r>
        <w:rPr>
          <w:color w:val="007700"/>
        </w:rPr>
        <w:t>"</w:t>
      </w:r>
      <w:r>
        <w:rPr>
          <w:color w:val="333333"/>
        </w:rPr>
        <w:t>: [</w:t>
      </w:r>
      <w:r>
        <w:rPr>
          <w:color w:val="333333"/>
          <w:shd w:val="clear" w:color="auto" w:fill="FFF0F0"/>
        </w:rPr>
        <w:t>"message1"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"message2"</w:t>
      </w:r>
      <w:r>
        <w:rPr>
          <w:color w:val="333333"/>
        </w:rPr>
        <w:t>],</w:t>
      </w:r>
    </w:p>
    <w:p w14:paraId="7A893F25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"</w:t>
      </w:r>
      <w:proofErr w:type="spellStart"/>
      <w:r>
        <w:rPr>
          <w:color w:val="007700"/>
        </w:rPr>
        <w:t>pdfFileName</w:t>
      </w:r>
      <w:proofErr w:type="spellEnd"/>
      <w:r>
        <w:rPr>
          <w:color w:val="007700"/>
        </w:rPr>
        <w:t>"</w:t>
      </w:r>
      <w:r>
        <w:rPr>
          <w:color w:val="333333"/>
        </w:rPr>
        <w:t>:</w:t>
      </w:r>
      <w:r>
        <w:rPr>
          <w:color w:val="333333"/>
          <w:shd w:val="clear" w:color="auto" w:fill="FFF0F0"/>
        </w:rPr>
        <w:t xml:space="preserve">"name of </w:t>
      </w:r>
      <w:proofErr w:type="spellStart"/>
      <w:r>
        <w:rPr>
          <w:color w:val="333333"/>
          <w:shd w:val="clear" w:color="auto" w:fill="FFF0F0"/>
        </w:rPr>
        <w:t>splited</w:t>
      </w:r>
      <w:proofErr w:type="spellEnd"/>
      <w:r>
        <w:rPr>
          <w:color w:val="333333"/>
          <w:shd w:val="clear" w:color="auto" w:fill="FFF0F0"/>
        </w:rPr>
        <w:t xml:space="preserve"> Pdf"</w:t>
      </w:r>
      <w:r>
        <w:rPr>
          <w:color w:val="333333"/>
        </w:rPr>
        <w:t>,</w:t>
      </w:r>
    </w:p>
    <w:p w14:paraId="7E486460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"</w:t>
      </w:r>
      <w:proofErr w:type="spellStart"/>
      <w:r>
        <w:rPr>
          <w:color w:val="007700"/>
        </w:rPr>
        <w:t>documentType</w:t>
      </w:r>
      <w:proofErr w:type="spellEnd"/>
      <w:r>
        <w:rPr>
          <w:color w:val="007700"/>
        </w:rPr>
        <w:t>"</w:t>
      </w:r>
      <w:r>
        <w:rPr>
          <w:color w:val="333333"/>
        </w:rPr>
        <w:t xml:space="preserve">: </w:t>
      </w:r>
      <w:r>
        <w:rPr>
          <w:color w:val="333333"/>
          <w:shd w:val="clear" w:color="auto" w:fill="FFF0F0"/>
        </w:rPr>
        <w:t>"type of document"</w:t>
      </w:r>
      <w:r>
        <w:rPr>
          <w:color w:val="333333"/>
        </w:rPr>
        <w:t>,</w:t>
      </w:r>
    </w:p>
    <w:p w14:paraId="3A3FB37B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"policies"</w:t>
      </w:r>
      <w:r>
        <w:rPr>
          <w:color w:val="333333"/>
        </w:rPr>
        <w:t>: [</w:t>
      </w:r>
    </w:p>
    <w:p w14:paraId="38D55239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{</w:t>
      </w:r>
    </w:p>
    <w:p w14:paraId="6AC014B2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007700"/>
        </w:rPr>
        <w:t>"id"</w:t>
      </w:r>
      <w:r>
        <w:rPr>
          <w:color w:val="333333"/>
        </w:rPr>
        <w:t xml:space="preserve">: </w:t>
      </w:r>
      <w:r>
        <w:rPr>
          <w:color w:val="333333"/>
          <w:shd w:val="clear" w:color="auto" w:fill="FFF0F0"/>
        </w:rPr>
        <w:t>"policy id"</w:t>
      </w:r>
      <w:r>
        <w:rPr>
          <w:color w:val="333333"/>
        </w:rPr>
        <w:t>,</w:t>
      </w:r>
    </w:p>
    <w:p w14:paraId="65E6CF26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007700"/>
        </w:rPr>
        <w:t>"</w:t>
      </w:r>
      <w:proofErr w:type="spellStart"/>
      <w:r>
        <w:rPr>
          <w:color w:val="007700"/>
        </w:rPr>
        <w:t>userId</w:t>
      </w:r>
      <w:proofErr w:type="spellEnd"/>
      <w:r>
        <w:rPr>
          <w:color w:val="007700"/>
        </w:rPr>
        <w:t>"</w:t>
      </w:r>
      <w:r>
        <w:rPr>
          <w:color w:val="333333"/>
        </w:rPr>
        <w:t xml:space="preserve">: </w:t>
      </w:r>
      <w:r>
        <w:rPr>
          <w:color w:val="333333"/>
          <w:shd w:val="clear" w:color="auto" w:fill="FFF0F0"/>
        </w:rPr>
        <w:t>"insured person id"</w:t>
      </w:r>
      <w:r>
        <w:rPr>
          <w:color w:val="333333"/>
        </w:rPr>
        <w:t>,</w:t>
      </w:r>
    </w:p>
    <w:p w14:paraId="62A5C084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</w:t>
      </w:r>
      <w:r>
        <w:rPr>
          <w:color w:val="007700"/>
        </w:rPr>
        <w:t>"data"</w:t>
      </w:r>
      <w:r>
        <w:rPr>
          <w:color w:val="333333"/>
        </w:rPr>
        <w:t>: {</w:t>
      </w:r>
    </w:p>
    <w:p w14:paraId="0BD76E62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"field1"</w:t>
      </w:r>
      <w:r>
        <w:rPr>
          <w:color w:val="333333"/>
        </w:rPr>
        <w:t xml:space="preserve">: </w:t>
      </w:r>
      <w:r>
        <w:rPr>
          <w:color w:val="333333"/>
          <w:shd w:val="clear" w:color="auto" w:fill="FFF0F0"/>
        </w:rPr>
        <w:t>"value1"</w:t>
      </w:r>
      <w:r>
        <w:rPr>
          <w:color w:val="333333"/>
        </w:rPr>
        <w:t>,</w:t>
      </w:r>
    </w:p>
    <w:p w14:paraId="62B264B0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    </w:t>
      </w:r>
      <w:r>
        <w:rPr>
          <w:color w:val="007700"/>
        </w:rPr>
        <w:t>"field2"</w:t>
      </w:r>
      <w:r>
        <w:rPr>
          <w:color w:val="333333"/>
        </w:rPr>
        <w:t xml:space="preserve">: </w:t>
      </w:r>
      <w:r>
        <w:rPr>
          <w:color w:val="333333"/>
          <w:shd w:val="clear" w:color="auto" w:fill="FFF0F0"/>
        </w:rPr>
        <w:t>"value2"</w:t>
      </w:r>
    </w:p>
    <w:p w14:paraId="70CDB1E4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    }</w:t>
      </w:r>
    </w:p>
    <w:p w14:paraId="1E2E5EA2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}   </w:t>
      </w:r>
    </w:p>
    <w:p w14:paraId="73F1286B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                ]</w:t>
      </w:r>
    </w:p>
    <w:p w14:paraId="05A87A39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            }</w:t>
      </w:r>
    </w:p>
    <w:p w14:paraId="2B659F2C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        ],</w:t>
      </w:r>
    </w:p>
    <w:p w14:paraId="749812E1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007700"/>
        </w:rPr>
        <w:t>"</w:t>
      </w:r>
      <w:proofErr w:type="spellStart"/>
      <w:r>
        <w:rPr>
          <w:color w:val="007700"/>
        </w:rPr>
        <w:t>attachemnts</w:t>
      </w:r>
      <w:proofErr w:type="spellEnd"/>
      <w:r>
        <w:rPr>
          <w:color w:val="007700"/>
        </w:rPr>
        <w:t>"</w:t>
      </w:r>
      <w:r>
        <w:rPr>
          <w:color w:val="333333"/>
        </w:rPr>
        <w:t>: [</w:t>
      </w:r>
    </w:p>
    <w:p w14:paraId="09192EEA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            {</w:t>
      </w:r>
    </w:p>
    <w:p w14:paraId="26296D26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"</w:t>
      </w:r>
      <w:proofErr w:type="spellStart"/>
      <w:r>
        <w:rPr>
          <w:color w:val="007700"/>
        </w:rPr>
        <w:t>logMessages</w:t>
      </w:r>
      <w:proofErr w:type="spellEnd"/>
      <w:r>
        <w:rPr>
          <w:color w:val="007700"/>
        </w:rPr>
        <w:t>"</w:t>
      </w:r>
      <w:r>
        <w:rPr>
          <w:color w:val="333333"/>
        </w:rPr>
        <w:t>: [</w:t>
      </w:r>
      <w:r>
        <w:rPr>
          <w:color w:val="333333"/>
          <w:shd w:val="clear" w:color="auto" w:fill="FFF0F0"/>
        </w:rPr>
        <w:t>"message1"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"message2"</w:t>
      </w:r>
      <w:r>
        <w:rPr>
          <w:color w:val="333333"/>
        </w:rPr>
        <w:t>],</w:t>
      </w:r>
    </w:p>
    <w:p w14:paraId="1E4D0FBE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"</w:t>
      </w:r>
      <w:proofErr w:type="spellStart"/>
      <w:r>
        <w:rPr>
          <w:color w:val="007700"/>
        </w:rPr>
        <w:t>refersToPolicyIds</w:t>
      </w:r>
      <w:proofErr w:type="spellEnd"/>
      <w:r>
        <w:rPr>
          <w:color w:val="007700"/>
        </w:rPr>
        <w:t>"</w:t>
      </w:r>
      <w:r>
        <w:rPr>
          <w:color w:val="333333"/>
        </w:rPr>
        <w:t>: [</w:t>
      </w:r>
      <w:r>
        <w:rPr>
          <w:color w:val="333333"/>
          <w:shd w:val="clear" w:color="auto" w:fill="FFF0F0"/>
        </w:rPr>
        <w:t>"policyId1"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"policyId2"</w:t>
      </w:r>
      <w:r>
        <w:rPr>
          <w:color w:val="333333"/>
        </w:rPr>
        <w:t>],</w:t>
      </w:r>
    </w:p>
    <w:p w14:paraId="0D61A3B3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"</w:t>
      </w:r>
      <w:proofErr w:type="spellStart"/>
      <w:r>
        <w:rPr>
          <w:color w:val="007700"/>
        </w:rPr>
        <w:t>pdfFileName</w:t>
      </w:r>
      <w:proofErr w:type="spellEnd"/>
      <w:r>
        <w:rPr>
          <w:color w:val="007700"/>
        </w:rPr>
        <w:t>"</w:t>
      </w:r>
      <w:r>
        <w:rPr>
          <w:color w:val="333333"/>
        </w:rPr>
        <w:t>:</w:t>
      </w:r>
      <w:r>
        <w:rPr>
          <w:color w:val="333333"/>
          <w:shd w:val="clear" w:color="auto" w:fill="FFF0F0"/>
        </w:rPr>
        <w:t xml:space="preserve">"name of </w:t>
      </w:r>
      <w:proofErr w:type="spellStart"/>
      <w:r>
        <w:rPr>
          <w:color w:val="333333"/>
          <w:shd w:val="clear" w:color="auto" w:fill="FFF0F0"/>
        </w:rPr>
        <w:t>splited</w:t>
      </w:r>
      <w:proofErr w:type="spellEnd"/>
      <w:r>
        <w:rPr>
          <w:color w:val="333333"/>
          <w:shd w:val="clear" w:color="auto" w:fill="FFF0F0"/>
        </w:rPr>
        <w:t xml:space="preserve"> Pdf"</w:t>
      </w:r>
      <w:r>
        <w:rPr>
          <w:color w:val="333333"/>
        </w:rPr>
        <w:t>,</w:t>
      </w:r>
    </w:p>
    <w:p w14:paraId="75D1BBED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"</w:t>
      </w:r>
      <w:proofErr w:type="spellStart"/>
      <w:r>
        <w:rPr>
          <w:color w:val="007700"/>
        </w:rPr>
        <w:t>documentType</w:t>
      </w:r>
      <w:proofErr w:type="spellEnd"/>
      <w:r>
        <w:rPr>
          <w:color w:val="007700"/>
        </w:rPr>
        <w:t>"</w:t>
      </w:r>
      <w:r>
        <w:rPr>
          <w:color w:val="333333"/>
        </w:rPr>
        <w:t xml:space="preserve">: </w:t>
      </w:r>
      <w:r>
        <w:rPr>
          <w:color w:val="333333"/>
          <w:shd w:val="clear" w:color="auto" w:fill="FFF0F0"/>
        </w:rPr>
        <w:t>"type of document"</w:t>
      </w:r>
      <w:r>
        <w:rPr>
          <w:color w:val="333333"/>
        </w:rPr>
        <w:t>,</w:t>
      </w:r>
    </w:p>
    <w:p w14:paraId="0A237241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007700"/>
        </w:rPr>
        <w:t>"data"</w:t>
      </w:r>
      <w:r>
        <w:rPr>
          <w:color w:val="333333"/>
        </w:rPr>
        <w:t>: {</w:t>
      </w:r>
    </w:p>
    <w:p w14:paraId="0CE2E489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"field1"</w:t>
      </w:r>
      <w:r>
        <w:rPr>
          <w:color w:val="333333"/>
        </w:rPr>
        <w:t xml:space="preserve">: </w:t>
      </w:r>
      <w:r>
        <w:rPr>
          <w:color w:val="333333"/>
          <w:shd w:val="clear" w:color="auto" w:fill="FFF0F0"/>
        </w:rPr>
        <w:t>"value1"</w:t>
      </w:r>
      <w:r>
        <w:rPr>
          <w:color w:val="333333"/>
        </w:rPr>
        <w:t>,</w:t>
      </w:r>
    </w:p>
    <w:p w14:paraId="776602BB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                    </w:t>
      </w:r>
      <w:r>
        <w:rPr>
          <w:color w:val="007700"/>
        </w:rPr>
        <w:t>"field2"</w:t>
      </w:r>
      <w:r>
        <w:rPr>
          <w:color w:val="333333"/>
        </w:rPr>
        <w:t xml:space="preserve">: </w:t>
      </w:r>
      <w:r>
        <w:rPr>
          <w:color w:val="333333"/>
          <w:shd w:val="clear" w:color="auto" w:fill="FFF0F0"/>
        </w:rPr>
        <w:t>"value2"</w:t>
      </w:r>
    </w:p>
    <w:p w14:paraId="1F83AB29" w14:textId="77777777" w:rsidR="009252AA" w:rsidRDefault="009252AA" w:rsidP="0010205C">
      <w:pPr>
        <w:bidi/>
        <w:rPr>
          <w:rFonts w:cstheme="minorHAnsi"/>
          <w:color w:val="000000" w:themeColor="text1"/>
          <w:rtl/>
        </w:rPr>
      </w:pPr>
      <w:r>
        <w:rPr>
          <w:rFonts w:cstheme="minorHAnsi"/>
          <w:color w:val="000000" w:themeColor="text1"/>
          <w:rtl/>
        </w:rPr>
        <w:br w:type="page"/>
      </w:r>
    </w:p>
    <w:p w14:paraId="1949F4AD" w14:textId="77777777" w:rsidR="009252AA" w:rsidRDefault="009252AA" w:rsidP="0010205C">
      <w:pPr>
        <w:bidi/>
        <w:spacing w:line="360" w:lineRule="auto"/>
        <w:rPr>
          <w:rFonts w:cstheme="minorHAnsi"/>
          <w:color w:val="000000" w:themeColor="text1"/>
          <w:rtl/>
        </w:rPr>
      </w:pPr>
    </w:p>
    <w:p w14:paraId="453C4DD7" w14:textId="77777777" w:rsidR="009252AA" w:rsidRPr="00DB38C6" w:rsidRDefault="009252AA" w:rsidP="00890F57">
      <w:pPr>
        <w:pStyle w:val="ListParagraph"/>
        <w:numPr>
          <w:ilvl w:val="0"/>
          <w:numId w:val="11"/>
        </w:numPr>
        <w:bidi/>
        <w:spacing w:after="0" w:line="360" w:lineRule="auto"/>
        <w:rPr>
          <w:rFonts w:cstheme="minorHAnsi"/>
          <w:color w:val="000000" w:themeColor="text1"/>
          <w:rtl/>
        </w:rPr>
      </w:pPr>
      <w:r w:rsidRPr="00DB38C6">
        <w:rPr>
          <w:rFonts w:hint="cs"/>
          <w:color w:val="000000" w:themeColor="text1"/>
          <w:rtl/>
        </w:rPr>
        <w:t>העשרת ה</w:t>
      </w:r>
      <w:r w:rsidRPr="00DB38C6">
        <w:rPr>
          <w:rFonts w:cstheme="minorHAnsi" w:hint="cs"/>
          <w:color w:val="000000" w:themeColor="text1"/>
          <w:rtl/>
        </w:rPr>
        <w:t>-</w:t>
      </w:r>
      <w:r w:rsidRPr="00DB38C6">
        <w:rPr>
          <w:rFonts w:cstheme="minorHAnsi"/>
          <w:color w:val="000000" w:themeColor="text1"/>
        </w:rPr>
        <w:t>Data Model</w:t>
      </w:r>
      <w:r w:rsidRPr="00DB38C6">
        <w:rPr>
          <w:rFonts w:hint="cs"/>
          <w:color w:val="000000" w:themeColor="text1"/>
          <w:rtl/>
        </w:rPr>
        <w:t xml:space="preserve"> ברמת </w:t>
      </w:r>
      <w:r w:rsidRPr="00DB38C6">
        <w:rPr>
          <w:rFonts w:cstheme="minorHAnsi"/>
          <w:color w:val="000000" w:themeColor="text1"/>
        </w:rPr>
        <w:t>:Storage</w:t>
      </w:r>
    </w:p>
    <w:p w14:paraId="35830567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  <w:shd w:val="clear" w:color="auto" w:fill="FFF0F0"/>
        </w:rPr>
        <w:t>"storage"</w:t>
      </w:r>
      <w:r>
        <w:rPr>
          <w:color w:val="FF0000"/>
          <w:shd w:val="clear" w:color="auto" w:fill="FFAAAA"/>
        </w:rPr>
        <w:t>:</w:t>
      </w:r>
      <w:r>
        <w:rPr>
          <w:color w:val="333333"/>
        </w:rPr>
        <w:t xml:space="preserve"> {</w:t>
      </w:r>
    </w:p>
    <w:p w14:paraId="7E730127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700"/>
        </w:rPr>
        <w:t>"</w:t>
      </w:r>
      <w:proofErr w:type="spellStart"/>
      <w:r>
        <w:rPr>
          <w:color w:val="007700"/>
        </w:rPr>
        <w:t>mergedPdf</w:t>
      </w:r>
      <w:proofErr w:type="spellEnd"/>
      <w:r>
        <w:rPr>
          <w:color w:val="007700"/>
        </w:rPr>
        <w:t>"</w:t>
      </w:r>
      <w:r>
        <w:rPr>
          <w:color w:val="333333"/>
        </w:rPr>
        <w:t xml:space="preserve">: </w:t>
      </w:r>
      <w:r>
        <w:rPr>
          <w:color w:val="333333"/>
          <w:shd w:val="clear" w:color="auto" w:fill="FFF0F0"/>
        </w:rPr>
        <w:t xml:space="preserve">"path to bucket in </w:t>
      </w:r>
      <w:proofErr w:type="spellStart"/>
      <w:r>
        <w:rPr>
          <w:color w:val="333333"/>
          <w:shd w:val="clear" w:color="auto" w:fill="FFF0F0"/>
        </w:rPr>
        <w:t>minio</w:t>
      </w:r>
      <w:proofErr w:type="spellEnd"/>
      <w:r>
        <w:rPr>
          <w:color w:val="333333"/>
          <w:shd w:val="clear" w:color="auto" w:fill="FFF0F0"/>
        </w:rPr>
        <w:t>"</w:t>
      </w:r>
      <w:r>
        <w:rPr>
          <w:color w:val="333333"/>
        </w:rPr>
        <w:t>,</w:t>
      </w:r>
    </w:p>
    <w:p w14:paraId="1D0032FA" w14:textId="77777777" w:rsidR="009252AA" w:rsidRDefault="009252AA" w:rsidP="0010205C">
      <w:pPr>
        <w:pStyle w:val="HTMLPreformatted"/>
        <w:shd w:val="clear" w:color="auto" w:fill="FFFFFF"/>
        <w:bidi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700"/>
        </w:rPr>
        <w:t>"</w:t>
      </w:r>
      <w:proofErr w:type="spellStart"/>
      <w:r>
        <w:rPr>
          <w:color w:val="007700"/>
        </w:rPr>
        <w:t>spiltedPdfs</w:t>
      </w:r>
      <w:proofErr w:type="spellEnd"/>
      <w:r>
        <w:rPr>
          <w:color w:val="007700"/>
        </w:rPr>
        <w:t>"</w:t>
      </w:r>
      <w:r>
        <w:rPr>
          <w:color w:val="333333"/>
        </w:rPr>
        <w:t>: [{</w:t>
      </w:r>
      <w:r>
        <w:rPr>
          <w:color w:val="007700"/>
        </w:rPr>
        <w:t>"name"</w:t>
      </w:r>
      <w:r>
        <w:rPr>
          <w:color w:val="333333"/>
        </w:rPr>
        <w:t xml:space="preserve">: </w:t>
      </w:r>
      <w:r>
        <w:rPr>
          <w:color w:val="333333"/>
          <w:shd w:val="clear" w:color="auto" w:fill="FFF0F0"/>
        </w:rPr>
        <w:t>"unique file name"</w:t>
      </w:r>
      <w:r>
        <w:rPr>
          <w:color w:val="333333"/>
        </w:rPr>
        <w:t xml:space="preserve">, </w:t>
      </w:r>
      <w:r>
        <w:rPr>
          <w:color w:val="007700"/>
        </w:rPr>
        <w:t>"path"</w:t>
      </w:r>
      <w:r>
        <w:rPr>
          <w:color w:val="333333"/>
        </w:rPr>
        <w:t xml:space="preserve">: </w:t>
      </w:r>
      <w:r>
        <w:rPr>
          <w:color w:val="333333"/>
          <w:shd w:val="clear" w:color="auto" w:fill="FFF0F0"/>
        </w:rPr>
        <w:t>"path to file"</w:t>
      </w:r>
      <w:r>
        <w:rPr>
          <w:color w:val="333333"/>
        </w:rPr>
        <w:t>}]</w:t>
      </w:r>
    </w:p>
    <w:p w14:paraId="2BB05366" w14:textId="77777777" w:rsidR="009252AA" w:rsidRDefault="009252AA" w:rsidP="0010205C">
      <w:pPr>
        <w:bidi/>
        <w:spacing w:line="360" w:lineRule="auto"/>
        <w:rPr>
          <w:rtl/>
        </w:rPr>
      </w:pPr>
      <w:r>
        <w:rPr>
          <w:rFonts w:cstheme="minorHAnsi"/>
          <w:color w:val="000000" w:themeColor="text1"/>
          <w:rtl/>
        </w:rPr>
        <w:br/>
      </w:r>
    </w:p>
    <w:p w14:paraId="267C3AD6" w14:textId="77777777" w:rsidR="009252AA" w:rsidRDefault="009252AA" w:rsidP="00890F57">
      <w:pPr>
        <w:pStyle w:val="ListParagraph"/>
        <w:numPr>
          <w:ilvl w:val="1"/>
          <w:numId w:val="10"/>
        </w:numPr>
        <w:bidi/>
        <w:spacing w:after="0" w:line="360" w:lineRule="auto"/>
      </w:pPr>
      <w:r w:rsidRPr="00C45DB6">
        <w:rPr>
          <w:rFonts w:hint="cs"/>
          <w:color w:val="000000" w:themeColor="text1"/>
          <w:rtl/>
        </w:rPr>
        <w:t>עבור מסמך מתוך הקובץ האחוד</w:t>
      </w:r>
    </w:p>
    <w:tbl>
      <w:tblPr>
        <w:tblStyle w:val="ListTable3-Accent51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88"/>
        <w:gridCol w:w="2558"/>
        <w:gridCol w:w="2551"/>
      </w:tblGrid>
      <w:tr w:rsidR="009252AA" w:rsidRPr="000A7798" w14:paraId="005EAC7E" w14:textId="77777777" w:rsidTr="009960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88" w:type="dxa"/>
            <w:tcBorders>
              <w:bottom w:val="none" w:sz="0" w:space="0" w:color="auto"/>
              <w:right w:val="none" w:sz="0" w:space="0" w:color="auto"/>
            </w:tcBorders>
          </w:tcPr>
          <w:p w14:paraId="06E9E1DD" w14:textId="77777777" w:rsidR="009252AA" w:rsidRPr="000A7798" w:rsidRDefault="009252AA" w:rsidP="0010205C">
            <w:pPr>
              <w:pStyle w:val="ListParagraph"/>
              <w:bidi/>
              <w:spacing w:line="360" w:lineRule="auto"/>
              <w:rPr>
                <w:rFonts w:cstheme="minorHAnsi"/>
                <w:b w:val="0"/>
                <w:bCs w:val="0"/>
                <w:color w:val="auto"/>
                <w:sz w:val="22"/>
                <w:szCs w:val="22"/>
                <w:rtl/>
              </w:rPr>
            </w:pPr>
            <w:r w:rsidRPr="000A7798">
              <w:rPr>
                <w:b w:val="0"/>
                <w:bCs w:val="0"/>
                <w:color w:val="auto"/>
                <w:sz w:val="22"/>
                <w:szCs w:val="22"/>
                <w:rtl/>
              </w:rPr>
              <w:t>פרמטר</w:t>
            </w:r>
          </w:p>
        </w:tc>
        <w:tc>
          <w:tcPr>
            <w:tcW w:w="2558" w:type="dxa"/>
          </w:tcPr>
          <w:p w14:paraId="558A7EA6" w14:textId="77777777" w:rsidR="009252AA" w:rsidRPr="000A7798" w:rsidRDefault="009252AA" w:rsidP="0010205C">
            <w:pPr>
              <w:pStyle w:val="ListParagraph"/>
              <w:bidi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auto"/>
                <w:sz w:val="22"/>
                <w:szCs w:val="22"/>
                <w:rtl/>
              </w:rPr>
            </w:pPr>
            <w:r w:rsidRPr="000A7798">
              <w:rPr>
                <w:b w:val="0"/>
                <w:bCs w:val="0"/>
                <w:color w:val="auto"/>
                <w:sz w:val="22"/>
                <w:szCs w:val="22"/>
                <w:rtl/>
              </w:rPr>
              <w:t>סוג</w:t>
            </w:r>
          </w:p>
        </w:tc>
        <w:tc>
          <w:tcPr>
            <w:tcW w:w="2551" w:type="dxa"/>
          </w:tcPr>
          <w:p w14:paraId="3D299C51" w14:textId="77777777" w:rsidR="009252AA" w:rsidRPr="000A7798" w:rsidRDefault="009252AA" w:rsidP="0010205C">
            <w:pPr>
              <w:pStyle w:val="ListParagraph"/>
              <w:bidi/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auto"/>
                <w:sz w:val="22"/>
                <w:szCs w:val="22"/>
                <w:rtl/>
              </w:rPr>
            </w:pPr>
            <w:r w:rsidRPr="000A7798">
              <w:rPr>
                <w:b w:val="0"/>
                <w:bCs w:val="0"/>
                <w:color w:val="auto"/>
                <w:sz w:val="22"/>
                <w:szCs w:val="22"/>
                <w:rtl/>
              </w:rPr>
              <w:t>תיאור</w:t>
            </w:r>
          </w:p>
        </w:tc>
      </w:tr>
      <w:tr w:rsidR="009252AA" w:rsidRPr="000A7798" w14:paraId="4D62EF40" w14:textId="77777777" w:rsidTr="00996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B0C01D0" w14:textId="77777777" w:rsidR="009252AA" w:rsidRPr="000A7798" w:rsidRDefault="009252AA" w:rsidP="0010205C">
            <w:pPr>
              <w:pStyle w:val="ListParagraph"/>
              <w:bidi/>
              <w:spacing w:line="360" w:lineRule="auto"/>
              <w:rPr>
                <w:rFonts w:cstheme="minorHAnsi"/>
                <w:b w:val="0"/>
                <w:bCs w:val="0"/>
                <w:sz w:val="22"/>
                <w:szCs w:val="22"/>
              </w:rPr>
            </w:pPr>
            <w:proofErr w:type="spellStart"/>
            <w:r w:rsidRPr="000A7798">
              <w:rPr>
                <w:rFonts w:cstheme="minorHAnsi"/>
                <w:b w:val="0"/>
                <w:bCs w:val="0"/>
                <w:sz w:val="22"/>
                <w:szCs w:val="22"/>
              </w:rPr>
              <w:t>isClassified</w:t>
            </w:r>
            <w:proofErr w:type="spellEnd"/>
          </w:p>
        </w:tc>
        <w:tc>
          <w:tcPr>
            <w:tcW w:w="2558" w:type="dxa"/>
            <w:tcBorders>
              <w:top w:val="none" w:sz="0" w:space="0" w:color="auto"/>
              <w:bottom w:val="none" w:sz="0" w:space="0" w:color="auto"/>
            </w:tcBorders>
          </w:tcPr>
          <w:p w14:paraId="26AE7091" w14:textId="77777777" w:rsidR="009252AA" w:rsidRPr="000A7798" w:rsidRDefault="009252AA" w:rsidP="0010205C">
            <w:pPr>
              <w:pStyle w:val="ListParagraph"/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2"/>
                <w:szCs w:val="22"/>
                <w:rtl/>
              </w:rPr>
            </w:pPr>
            <w:r w:rsidRPr="000A7798">
              <w:rPr>
                <w:rFonts w:cstheme="minorHAnsi"/>
                <w:sz w:val="22"/>
                <w:szCs w:val="22"/>
              </w:rPr>
              <w:t>Boolean</w:t>
            </w:r>
          </w:p>
        </w:tc>
        <w:tc>
          <w:tcPr>
            <w:tcW w:w="2551" w:type="dxa"/>
            <w:tcBorders>
              <w:top w:val="none" w:sz="0" w:space="0" w:color="auto"/>
              <w:bottom w:val="none" w:sz="0" w:space="0" w:color="auto"/>
            </w:tcBorders>
          </w:tcPr>
          <w:p w14:paraId="0D213109" w14:textId="77777777" w:rsidR="009252AA" w:rsidRPr="000A7798" w:rsidRDefault="009252AA" w:rsidP="0010205C">
            <w:pPr>
              <w:bidi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2"/>
                <w:szCs w:val="22"/>
                <w:rtl/>
              </w:rPr>
            </w:pPr>
            <w:r w:rsidRPr="000A7798">
              <w:rPr>
                <w:sz w:val="22"/>
                <w:szCs w:val="22"/>
                <w:rtl/>
              </w:rPr>
              <w:t>יעודכן ל</w:t>
            </w:r>
            <w:r w:rsidRPr="000A7798">
              <w:rPr>
                <w:rFonts w:cstheme="minorHAnsi"/>
                <w:sz w:val="22"/>
                <w:szCs w:val="22"/>
                <w:rtl/>
              </w:rPr>
              <w:t>-</w:t>
            </w:r>
            <w:r w:rsidRPr="000A7798">
              <w:rPr>
                <w:rFonts w:cstheme="minorHAnsi"/>
                <w:sz w:val="22"/>
                <w:szCs w:val="22"/>
              </w:rPr>
              <w:t>true</w:t>
            </w:r>
            <w:r w:rsidRPr="000A7798">
              <w:rPr>
                <w:sz w:val="22"/>
                <w:szCs w:val="22"/>
                <w:rtl/>
              </w:rPr>
              <w:t xml:space="preserve"> כאשר המסמך סווג בהצלחה לאחת התבניות הנתמכות</w:t>
            </w:r>
          </w:p>
        </w:tc>
      </w:tr>
      <w:tr w:rsidR="009252AA" w:rsidRPr="000A7798" w14:paraId="01555F8A" w14:textId="77777777" w:rsidTr="009960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8" w:type="dxa"/>
            <w:tcBorders>
              <w:right w:val="none" w:sz="0" w:space="0" w:color="auto"/>
            </w:tcBorders>
          </w:tcPr>
          <w:p w14:paraId="678140F1" w14:textId="77777777" w:rsidR="009252AA" w:rsidRPr="000A7798" w:rsidRDefault="009252AA" w:rsidP="0010205C">
            <w:pPr>
              <w:pStyle w:val="ListParagraph"/>
              <w:bidi/>
              <w:spacing w:line="360" w:lineRule="auto"/>
              <w:ind w:left="0"/>
              <w:rPr>
                <w:rFonts w:cstheme="minorHAnsi"/>
                <w:b w:val="0"/>
                <w:bCs w:val="0"/>
                <w:sz w:val="22"/>
                <w:szCs w:val="22"/>
              </w:rPr>
            </w:pPr>
            <w:proofErr w:type="spellStart"/>
            <w:r w:rsidRPr="000A7798">
              <w:rPr>
                <w:rFonts w:cstheme="minorHAnsi"/>
                <w:b w:val="0"/>
                <w:bCs w:val="0"/>
                <w:sz w:val="22"/>
                <w:szCs w:val="22"/>
              </w:rPr>
              <w:t>documentType</w:t>
            </w:r>
            <w:proofErr w:type="spellEnd"/>
          </w:p>
        </w:tc>
        <w:tc>
          <w:tcPr>
            <w:tcW w:w="2558" w:type="dxa"/>
          </w:tcPr>
          <w:p w14:paraId="64A53D75" w14:textId="77777777" w:rsidR="009252AA" w:rsidRPr="000A7798" w:rsidRDefault="009252AA" w:rsidP="0010205C">
            <w:pPr>
              <w:pStyle w:val="ListParagraph"/>
              <w:bidi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0A7798">
              <w:rPr>
                <w:rFonts w:cstheme="minorHAnsi"/>
                <w:sz w:val="22"/>
                <w:szCs w:val="22"/>
              </w:rPr>
              <w:t>String</w:t>
            </w:r>
          </w:p>
        </w:tc>
        <w:tc>
          <w:tcPr>
            <w:tcW w:w="2551" w:type="dxa"/>
          </w:tcPr>
          <w:p w14:paraId="32339E87" w14:textId="77777777" w:rsidR="009252AA" w:rsidRPr="000A7798" w:rsidRDefault="009252AA" w:rsidP="0010205C">
            <w:pPr>
              <w:bidi/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2"/>
                <w:szCs w:val="22"/>
                <w:rtl/>
              </w:rPr>
            </w:pPr>
            <w:r w:rsidRPr="000A7798">
              <w:rPr>
                <w:sz w:val="22"/>
                <w:szCs w:val="22"/>
                <w:rtl/>
              </w:rPr>
              <w:t xml:space="preserve">סוג המסמך של </w:t>
            </w:r>
            <w:r w:rsidR="000C43B8">
              <w:rPr>
                <w:rFonts w:hint="cs"/>
                <w:sz w:val="22"/>
                <w:szCs w:val="22"/>
                <w:rtl/>
              </w:rPr>
              <w:t>מור</w:t>
            </w:r>
          </w:p>
        </w:tc>
      </w:tr>
      <w:tr w:rsidR="009252AA" w:rsidRPr="000A7798" w14:paraId="273349BD" w14:textId="77777777" w:rsidTr="00996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33ED0FA" w14:textId="77777777" w:rsidR="009252AA" w:rsidRPr="000A7798" w:rsidRDefault="009252AA" w:rsidP="0010205C">
            <w:pPr>
              <w:pStyle w:val="ListParagraph"/>
              <w:bidi/>
              <w:spacing w:line="360" w:lineRule="auto"/>
              <w:ind w:left="0"/>
              <w:rPr>
                <w:rFonts w:cstheme="minorHAnsi"/>
                <w:b w:val="0"/>
                <w:bCs w:val="0"/>
                <w:sz w:val="22"/>
                <w:szCs w:val="22"/>
              </w:rPr>
            </w:pPr>
            <w:proofErr w:type="spellStart"/>
            <w:r w:rsidRPr="000A7798">
              <w:rPr>
                <w:rFonts w:cstheme="minorHAnsi"/>
                <w:b w:val="0"/>
                <w:bCs w:val="0"/>
                <w:sz w:val="22"/>
                <w:szCs w:val="22"/>
              </w:rPr>
              <w:t>confidenceLevel</w:t>
            </w:r>
            <w:proofErr w:type="spellEnd"/>
          </w:p>
        </w:tc>
        <w:tc>
          <w:tcPr>
            <w:tcW w:w="2558" w:type="dxa"/>
            <w:tcBorders>
              <w:top w:val="none" w:sz="0" w:space="0" w:color="auto"/>
              <w:bottom w:val="none" w:sz="0" w:space="0" w:color="auto"/>
            </w:tcBorders>
          </w:tcPr>
          <w:p w14:paraId="5BE3E83A" w14:textId="77777777" w:rsidR="009252AA" w:rsidRPr="000A7798" w:rsidRDefault="009252AA" w:rsidP="0010205C">
            <w:pPr>
              <w:pStyle w:val="ListParagraph"/>
              <w:bidi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0A7798">
              <w:rPr>
                <w:rFonts w:cstheme="minorHAnsi"/>
                <w:sz w:val="22"/>
                <w:szCs w:val="22"/>
              </w:rPr>
              <w:t>Int</w:t>
            </w:r>
          </w:p>
        </w:tc>
        <w:tc>
          <w:tcPr>
            <w:tcW w:w="2551" w:type="dxa"/>
            <w:tcBorders>
              <w:top w:val="none" w:sz="0" w:space="0" w:color="auto"/>
              <w:bottom w:val="none" w:sz="0" w:space="0" w:color="auto"/>
            </w:tcBorders>
          </w:tcPr>
          <w:p w14:paraId="5150E378" w14:textId="77777777" w:rsidR="009252AA" w:rsidRPr="0013244D" w:rsidRDefault="009252AA" w:rsidP="0010205C">
            <w:pPr>
              <w:pStyle w:val="ListParagraph"/>
              <w:bidi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Bidi"/>
                <w:sz w:val="22"/>
                <w:szCs w:val="22"/>
                <w:rtl/>
              </w:rPr>
            </w:pPr>
            <w:r w:rsidRPr="000A7798">
              <w:rPr>
                <w:sz w:val="22"/>
                <w:szCs w:val="22"/>
                <w:rtl/>
              </w:rPr>
              <w:t>רמת הוודאות של חילוץ השדות מהטופס</w:t>
            </w:r>
          </w:p>
        </w:tc>
      </w:tr>
      <w:tr w:rsidR="009252AA" w:rsidRPr="000A7798" w14:paraId="03BAF4E9" w14:textId="77777777" w:rsidTr="009960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8" w:type="dxa"/>
            <w:tcBorders>
              <w:right w:val="none" w:sz="0" w:space="0" w:color="auto"/>
            </w:tcBorders>
          </w:tcPr>
          <w:p w14:paraId="75A094A6" w14:textId="77777777" w:rsidR="009252AA" w:rsidRPr="000A7798" w:rsidRDefault="009252AA" w:rsidP="0010205C">
            <w:pPr>
              <w:pStyle w:val="ListParagraph"/>
              <w:bidi/>
              <w:spacing w:line="360" w:lineRule="auto"/>
              <w:ind w:left="0"/>
              <w:rPr>
                <w:rFonts w:cstheme="minorHAnsi"/>
                <w:b w:val="0"/>
                <w:bCs w:val="0"/>
                <w:sz w:val="22"/>
                <w:szCs w:val="22"/>
              </w:rPr>
            </w:pPr>
            <w:proofErr w:type="spellStart"/>
            <w:r w:rsidRPr="000A7798">
              <w:rPr>
                <w:rFonts w:cstheme="minorHAnsi"/>
                <w:b w:val="0"/>
                <w:bCs w:val="0"/>
                <w:sz w:val="22"/>
                <w:szCs w:val="22"/>
              </w:rPr>
              <w:t>isLeadingDocument</w:t>
            </w:r>
            <w:proofErr w:type="spellEnd"/>
          </w:p>
        </w:tc>
        <w:tc>
          <w:tcPr>
            <w:tcW w:w="2558" w:type="dxa"/>
          </w:tcPr>
          <w:p w14:paraId="2C739EF7" w14:textId="77777777" w:rsidR="009252AA" w:rsidRPr="000A7798" w:rsidRDefault="009252AA" w:rsidP="0010205C">
            <w:pPr>
              <w:pStyle w:val="ListParagraph"/>
              <w:bidi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0A7798">
              <w:rPr>
                <w:rFonts w:cstheme="minorHAnsi"/>
                <w:sz w:val="22"/>
                <w:szCs w:val="22"/>
              </w:rPr>
              <w:t>Boolean</w:t>
            </w:r>
          </w:p>
        </w:tc>
        <w:tc>
          <w:tcPr>
            <w:tcW w:w="2551" w:type="dxa"/>
          </w:tcPr>
          <w:p w14:paraId="6AA62A8B" w14:textId="77777777" w:rsidR="009252AA" w:rsidRPr="000A7798" w:rsidRDefault="009252AA" w:rsidP="0010205C">
            <w:pPr>
              <w:pStyle w:val="ListParagraph"/>
              <w:bidi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2"/>
                <w:szCs w:val="22"/>
                <w:rtl/>
              </w:rPr>
            </w:pPr>
            <w:r w:rsidRPr="000A7798">
              <w:rPr>
                <w:sz w:val="22"/>
                <w:szCs w:val="22"/>
                <w:rtl/>
              </w:rPr>
              <w:t>האם התבנית שזוהתה הינה אחת מהמסמכים המובילים שהוגדרו</w:t>
            </w:r>
          </w:p>
        </w:tc>
      </w:tr>
      <w:tr w:rsidR="009252AA" w:rsidRPr="000A7798" w14:paraId="3CB8706B" w14:textId="77777777" w:rsidTr="009960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6523D07" w14:textId="77777777" w:rsidR="009252AA" w:rsidRPr="000A7798" w:rsidRDefault="009252AA" w:rsidP="0010205C">
            <w:pPr>
              <w:pStyle w:val="ListParagraph"/>
              <w:bidi/>
              <w:spacing w:line="360" w:lineRule="auto"/>
              <w:ind w:left="0"/>
              <w:rPr>
                <w:rFonts w:cstheme="minorHAnsi"/>
                <w:b w:val="0"/>
                <w:bCs w:val="0"/>
                <w:sz w:val="22"/>
                <w:szCs w:val="22"/>
              </w:rPr>
            </w:pPr>
            <w:r w:rsidRPr="000A7798">
              <w:rPr>
                <w:rFonts w:cstheme="minorHAnsi"/>
                <w:b w:val="0"/>
                <w:bCs w:val="0"/>
                <w:sz w:val="22"/>
                <w:szCs w:val="22"/>
              </w:rPr>
              <w:t>Pages</w:t>
            </w:r>
          </w:p>
        </w:tc>
        <w:tc>
          <w:tcPr>
            <w:tcW w:w="2558" w:type="dxa"/>
            <w:tcBorders>
              <w:top w:val="none" w:sz="0" w:space="0" w:color="auto"/>
              <w:bottom w:val="none" w:sz="0" w:space="0" w:color="auto"/>
            </w:tcBorders>
          </w:tcPr>
          <w:p w14:paraId="0BFBF9BB" w14:textId="77777777" w:rsidR="009252AA" w:rsidRPr="000A7798" w:rsidRDefault="009252AA" w:rsidP="0010205C">
            <w:pPr>
              <w:pStyle w:val="ListParagraph"/>
              <w:bidi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0A7798">
              <w:rPr>
                <w:rFonts w:cstheme="minorHAnsi"/>
                <w:sz w:val="22"/>
                <w:szCs w:val="22"/>
              </w:rPr>
              <w:t>Array</w:t>
            </w:r>
          </w:p>
        </w:tc>
        <w:tc>
          <w:tcPr>
            <w:tcW w:w="2551" w:type="dxa"/>
            <w:tcBorders>
              <w:top w:val="none" w:sz="0" w:space="0" w:color="auto"/>
              <w:bottom w:val="none" w:sz="0" w:space="0" w:color="auto"/>
            </w:tcBorders>
          </w:tcPr>
          <w:p w14:paraId="5CA839A6" w14:textId="77777777" w:rsidR="009252AA" w:rsidRPr="000A7798" w:rsidRDefault="009252AA" w:rsidP="0010205C">
            <w:pPr>
              <w:pStyle w:val="ListParagraph"/>
              <w:bidi/>
              <w:spacing w:line="36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2"/>
                <w:szCs w:val="22"/>
                <w:rtl/>
              </w:rPr>
            </w:pPr>
            <w:r w:rsidRPr="000A7798">
              <w:rPr>
                <w:sz w:val="22"/>
                <w:szCs w:val="22"/>
                <w:rtl/>
              </w:rPr>
              <w:t>כמות עמודים של אותה תבנית שזוהתה</w:t>
            </w:r>
          </w:p>
        </w:tc>
      </w:tr>
      <w:tr w:rsidR="009252AA" w:rsidRPr="000A7798" w14:paraId="476D3C2D" w14:textId="77777777" w:rsidTr="009960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8" w:type="dxa"/>
            <w:tcBorders>
              <w:right w:val="none" w:sz="0" w:space="0" w:color="auto"/>
            </w:tcBorders>
          </w:tcPr>
          <w:p w14:paraId="0ABD8DEB" w14:textId="77777777" w:rsidR="009252AA" w:rsidRPr="000A7798" w:rsidRDefault="009252AA" w:rsidP="0010205C">
            <w:pPr>
              <w:pStyle w:val="ListParagraph"/>
              <w:bidi/>
              <w:spacing w:line="360" w:lineRule="auto"/>
              <w:ind w:left="0"/>
              <w:rPr>
                <w:rFonts w:cstheme="minorHAnsi"/>
                <w:b w:val="0"/>
                <w:bCs w:val="0"/>
                <w:sz w:val="22"/>
                <w:szCs w:val="22"/>
              </w:rPr>
            </w:pPr>
            <w:proofErr w:type="spellStart"/>
            <w:r w:rsidRPr="000A7798">
              <w:rPr>
                <w:rFonts w:cstheme="minorHAnsi"/>
                <w:b w:val="0"/>
                <w:bCs w:val="0"/>
                <w:sz w:val="22"/>
                <w:szCs w:val="22"/>
              </w:rPr>
              <w:t>extractedFileds</w:t>
            </w:r>
            <w:proofErr w:type="spellEnd"/>
          </w:p>
        </w:tc>
        <w:tc>
          <w:tcPr>
            <w:tcW w:w="2558" w:type="dxa"/>
          </w:tcPr>
          <w:p w14:paraId="24FA2A11" w14:textId="77777777" w:rsidR="009252AA" w:rsidRPr="000A7798" w:rsidRDefault="009252AA" w:rsidP="0010205C">
            <w:pPr>
              <w:pStyle w:val="ListParagraph"/>
              <w:bidi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2"/>
                <w:szCs w:val="22"/>
              </w:rPr>
            </w:pPr>
            <w:r w:rsidRPr="000A7798">
              <w:rPr>
                <w:rFonts w:cstheme="minorHAnsi"/>
                <w:sz w:val="22"/>
                <w:szCs w:val="22"/>
              </w:rPr>
              <w:t>Array</w:t>
            </w:r>
          </w:p>
        </w:tc>
        <w:tc>
          <w:tcPr>
            <w:tcW w:w="2551" w:type="dxa"/>
          </w:tcPr>
          <w:p w14:paraId="2C2CA2C5" w14:textId="77777777" w:rsidR="009252AA" w:rsidRPr="000A7798" w:rsidRDefault="009252AA" w:rsidP="0010205C">
            <w:pPr>
              <w:pStyle w:val="ListParagraph"/>
              <w:bidi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2"/>
                <w:szCs w:val="22"/>
                <w:rtl/>
              </w:rPr>
            </w:pPr>
            <w:r w:rsidRPr="000A7798">
              <w:rPr>
                <w:sz w:val="22"/>
                <w:szCs w:val="22"/>
                <w:rtl/>
              </w:rPr>
              <w:t>פירוט השדות שחולצו מהטופס</w:t>
            </w:r>
          </w:p>
        </w:tc>
      </w:tr>
    </w:tbl>
    <w:p w14:paraId="44AA77AB" w14:textId="77777777" w:rsidR="009252AA" w:rsidRDefault="009252AA" w:rsidP="0010205C">
      <w:pPr>
        <w:pStyle w:val="ListParagraph"/>
        <w:bidi/>
        <w:spacing w:line="360" w:lineRule="auto"/>
        <w:ind w:left="1440"/>
      </w:pPr>
    </w:p>
    <w:p w14:paraId="5ABDB57C" w14:textId="77777777" w:rsidR="009252AA" w:rsidRDefault="009252AA" w:rsidP="0010205C">
      <w:pPr>
        <w:bidi/>
        <w:spacing w:line="360" w:lineRule="auto"/>
        <w:rPr>
          <w:rFonts w:cstheme="minorHAnsi"/>
          <w:color w:val="000000" w:themeColor="text1"/>
        </w:rPr>
      </w:pPr>
      <w:r w:rsidRPr="00B65F7F">
        <w:rPr>
          <w:rFonts w:hint="cs"/>
          <w:color w:val="000000" w:themeColor="text1"/>
          <w:rtl/>
        </w:rPr>
        <w:t>בסיום פעולה זו</w:t>
      </w:r>
      <w:r w:rsidRPr="00B65F7F">
        <w:rPr>
          <w:rFonts w:cstheme="minorHAnsi" w:hint="cs"/>
          <w:color w:val="000000" w:themeColor="text1"/>
          <w:rtl/>
        </w:rPr>
        <w:t xml:space="preserve">, </w:t>
      </w:r>
      <w:r w:rsidRPr="00B65F7F">
        <w:rPr>
          <w:rFonts w:hint="cs"/>
          <w:color w:val="000000" w:themeColor="text1"/>
          <w:rtl/>
        </w:rPr>
        <w:t xml:space="preserve">הרכיב יעדכן את הפרמטרים הרלוונטיים לסטטוס הפעילות </w:t>
      </w:r>
      <w:r w:rsidRPr="00224BD5">
        <w:rPr>
          <w:rFonts w:cstheme="minorHAnsi"/>
          <w:color w:val="000000" w:themeColor="text1"/>
          <w:rtl/>
        </w:rPr>
        <w:t>–</w:t>
      </w:r>
      <w:r w:rsidRPr="00224BD5">
        <w:rPr>
          <w:rFonts w:cstheme="minorHAnsi" w:hint="cs"/>
          <w:color w:val="000000" w:themeColor="text1"/>
          <w:rtl/>
        </w:rPr>
        <w:t xml:space="preserve"> </w:t>
      </w:r>
      <w:proofErr w:type="spellStart"/>
      <w:r w:rsidRPr="00224BD5">
        <w:rPr>
          <w:rFonts w:cstheme="minorHAnsi"/>
          <w:color w:val="000000" w:themeColor="text1"/>
        </w:rPr>
        <w:t>inProgress</w:t>
      </w:r>
      <w:proofErr w:type="spellEnd"/>
      <w:r w:rsidRPr="00224BD5">
        <w:rPr>
          <w:rFonts w:cstheme="minorHAnsi"/>
          <w:color w:val="000000" w:themeColor="text1"/>
        </w:rPr>
        <w:t xml:space="preserve"> ,</w:t>
      </w:r>
      <w:proofErr w:type="spellStart"/>
      <w:r>
        <w:rPr>
          <w:rFonts w:cstheme="minorHAnsi"/>
          <w:color w:val="000000" w:themeColor="text1"/>
        </w:rPr>
        <w:t>progressMessages</w:t>
      </w:r>
      <w:proofErr w:type="spellEnd"/>
      <w:r w:rsidRPr="00224BD5">
        <w:rPr>
          <w:rFonts w:cstheme="minorHAnsi"/>
          <w:color w:val="000000" w:themeColor="text1"/>
        </w:rPr>
        <w:t xml:space="preserve">, </w:t>
      </w:r>
      <w:proofErr w:type="spellStart"/>
      <w:r w:rsidRPr="00224BD5">
        <w:rPr>
          <w:rFonts w:cstheme="minorHAnsi"/>
          <w:color w:val="000000" w:themeColor="text1"/>
        </w:rPr>
        <w:t>errorCode</w:t>
      </w:r>
      <w:proofErr w:type="spellEnd"/>
      <w:r w:rsidRPr="00224BD5">
        <w:rPr>
          <w:rFonts w:cstheme="minorHAnsi" w:hint="cs"/>
          <w:color w:val="000000" w:themeColor="text1"/>
          <w:rtl/>
        </w:rPr>
        <w:t>.</w:t>
      </w:r>
    </w:p>
    <w:p w14:paraId="3AE83222" w14:textId="77777777" w:rsidR="009252AA" w:rsidRPr="009252AA" w:rsidRDefault="009252AA" w:rsidP="0010205C">
      <w:pPr>
        <w:bidi/>
        <w:rPr>
          <w:rtl/>
        </w:rPr>
      </w:pPr>
    </w:p>
    <w:p w14:paraId="78D82541" w14:textId="77777777" w:rsidR="002D7850" w:rsidRDefault="002D7850" w:rsidP="0010205C">
      <w:pPr>
        <w:bidi/>
        <w:spacing w:line="360" w:lineRule="auto"/>
        <w:rPr>
          <w:rFonts w:cstheme="minorHAnsi"/>
          <w:color w:val="000000" w:themeColor="text1"/>
        </w:rPr>
      </w:pPr>
    </w:p>
    <w:p w14:paraId="171A25D4" w14:textId="77777777" w:rsidR="00030471" w:rsidRPr="002D7850" w:rsidRDefault="00030471" w:rsidP="0010205C">
      <w:pPr>
        <w:bidi/>
      </w:pPr>
    </w:p>
    <w:sectPr w:rsidR="00030471" w:rsidRPr="002D7850">
      <w:headerReference w:type="default" r:id="rId42"/>
      <w:footerReference w:type="default" r:id="rId4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36" w:author="Roni Rivkind" w:date="2022-01-10T21:42:00Z" w:initials="RR">
    <w:p w14:paraId="644C790A" w14:textId="77777777" w:rsidR="003D331B" w:rsidRDefault="003D331B">
      <w:pPr>
        <w:pStyle w:val="CommentText"/>
      </w:pPr>
      <w:r>
        <w:rPr>
          <w:rStyle w:val="CommentReference"/>
        </w:rPr>
        <w:annotationRef/>
      </w:r>
      <w:r>
        <w:rPr>
          <w:rFonts w:hint="cs"/>
          <w:rtl/>
        </w:rPr>
        <w:t>חסר מיפוי של סימון מור פנסיה מקיפה או מור פניה כללית ,0מתחת לכותרת הטופס)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44C790A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44C790A" w16cid:durableId="258726A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974C36" w14:textId="77777777" w:rsidR="00E30C59" w:rsidRDefault="00E30C59" w:rsidP="009F245C">
      <w:pPr>
        <w:spacing w:after="0" w:line="240" w:lineRule="auto"/>
      </w:pPr>
      <w:r>
        <w:separator/>
      </w:r>
    </w:p>
  </w:endnote>
  <w:endnote w:type="continuationSeparator" w:id="0">
    <w:p w14:paraId="38A29997" w14:textId="77777777" w:rsidR="00E30C59" w:rsidRDefault="00E30C59" w:rsidP="009F24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54062085"/>
      <w:docPartObj>
        <w:docPartGallery w:val="Page Numbers (Bottom of Page)"/>
        <w:docPartUnique/>
      </w:docPartObj>
    </w:sdtPr>
    <w:sdtContent>
      <w:p w14:paraId="012D43BF" w14:textId="77777777" w:rsidR="003D331B" w:rsidRDefault="003D331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8CA79D" w14:textId="77777777" w:rsidR="003D331B" w:rsidRDefault="003D33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5475F7" w14:textId="77777777" w:rsidR="00E30C59" w:rsidRDefault="00E30C59" w:rsidP="009F245C">
      <w:pPr>
        <w:spacing w:after="0" w:line="240" w:lineRule="auto"/>
      </w:pPr>
      <w:r>
        <w:separator/>
      </w:r>
    </w:p>
  </w:footnote>
  <w:footnote w:type="continuationSeparator" w:id="0">
    <w:p w14:paraId="1BD55526" w14:textId="77777777" w:rsidR="00E30C59" w:rsidRDefault="00E30C59" w:rsidP="009F24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okmarkStart w:id="92" w:name="_Hlk89677434"/>
  <w:bookmarkEnd w:id="92"/>
  <w:p w14:paraId="2F5E608F" w14:textId="77777777" w:rsidR="003D331B" w:rsidRDefault="003D331B" w:rsidP="00CB3973">
    <w:pPr>
      <w:ind w:left="7200"/>
      <w:jc w:val="center"/>
    </w:pPr>
    <w:r w:rsidRPr="00D21557"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98E9B0B" wp14:editId="6EDEF366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896112" cy="365760"/>
              <wp:effectExtent l="0" t="0" r="0" b="0"/>
              <wp:wrapNone/>
              <wp:docPr id="6" name="Freeform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EditPoints="1"/>
                    </wps:cNvSpPr>
                    <wps:spPr bwMode="auto">
                      <a:xfrm>
                        <a:off x="0" y="0"/>
                        <a:ext cx="896112" cy="365760"/>
                      </a:xfrm>
                      <a:custGeom>
                        <a:avLst/>
                        <a:gdLst>
                          <a:gd name="T0" fmla="*/ 1362 w 1793"/>
                          <a:gd name="T1" fmla="*/ 391 h 720"/>
                          <a:gd name="T2" fmla="*/ 964 w 1793"/>
                          <a:gd name="T3" fmla="*/ 327 h 720"/>
                          <a:gd name="T4" fmla="*/ 533 w 1793"/>
                          <a:gd name="T5" fmla="*/ 0 h 720"/>
                          <a:gd name="T6" fmla="*/ 500 w 1793"/>
                          <a:gd name="T7" fmla="*/ 0 h 720"/>
                          <a:gd name="T8" fmla="*/ 0 w 1793"/>
                          <a:gd name="T9" fmla="*/ 712 h 720"/>
                          <a:gd name="T10" fmla="*/ 148 w 1793"/>
                          <a:gd name="T11" fmla="*/ 562 h 720"/>
                          <a:gd name="T12" fmla="*/ 258 w 1793"/>
                          <a:gd name="T13" fmla="*/ 562 h 720"/>
                          <a:gd name="T14" fmla="*/ 473 w 1793"/>
                          <a:gd name="T15" fmla="*/ 712 h 720"/>
                          <a:gd name="T16" fmla="*/ 539 w 1793"/>
                          <a:gd name="T17" fmla="*/ 562 h 720"/>
                          <a:gd name="T18" fmla="*/ 756 w 1793"/>
                          <a:gd name="T19" fmla="*/ 562 h 720"/>
                          <a:gd name="T20" fmla="*/ 854 w 1793"/>
                          <a:gd name="T21" fmla="*/ 562 h 720"/>
                          <a:gd name="T22" fmla="*/ 982 w 1793"/>
                          <a:gd name="T23" fmla="*/ 711 h 720"/>
                          <a:gd name="T24" fmla="*/ 1106 w 1793"/>
                          <a:gd name="T25" fmla="*/ 711 h 720"/>
                          <a:gd name="T26" fmla="*/ 1291 w 1793"/>
                          <a:gd name="T27" fmla="*/ 562 h 720"/>
                          <a:gd name="T28" fmla="*/ 1649 w 1793"/>
                          <a:gd name="T29" fmla="*/ 698 h 720"/>
                          <a:gd name="T30" fmla="*/ 1793 w 1793"/>
                          <a:gd name="T31" fmla="*/ 0 h 720"/>
                          <a:gd name="T32" fmla="*/ 480 w 1793"/>
                          <a:gd name="T33" fmla="*/ 366 h 720"/>
                          <a:gd name="T34" fmla="*/ 251 w 1793"/>
                          <a:gd name="T35" fmla="*/ 548 h 720"/>
                          <a:gd name="T36" fmla="*/ 304 w 1793"/>
                          <a:gd name="T37" fmla="*/ 327 h 720"/>
                          <a:gd name="T38" fmla="*/ 116 w 1793"/>
                          <a:gd name="T39" fmla="*/ 327 h 720"/>
                          <a:gd name="T40" fmla="*/ 486 w 1793"/>
                          <a:gd name="T41" fmla="*/ 347 h 720"/>
                          <a:gd name="T42" fmla="*/ 577 w 1793"/>
                          <a:gd name="T43" fmla="*/ 496 h 720"/>
                          <a:gd name="T44" fmla="*/ 551 w 1793"/>
                          <a:gd name="T45" fmla="*/ 455 h 720"/>
                          <a:gd name="T46" fmla="*/ 584 w 1793"/>
                          <a:gd name="T47" fmla="*/ 388 h 720"/>
                          <a:gd name="T48" fmla="*/ 659 w 1793"/>
                          <a:gd name="T49" fmla="*/ 440 h 720"/>
                          <a:gd name="T50" fmla="*/ 896 w 1793"/>
                          <a:gd name="T51" fmla="*/ 410 h 720"/>
                          <a:gd name="T52" fmla="*/ 917 w 1793"/>
                          <a:gd name="T53" fmla="*/ 327 h 720"/>
                          <a:gd name="T54" fmla="*/ 663 w 1793"/>
                          <a:gd name="T55" fmla="*/ 548 h 720"/>
                          <a:gd name="T56" fmla="*/ 621 w 1793"/>
                          <a:gd name="T57" fmla="*/ 327 h 720"/>
                          <a:gd name="T58" fmla="*/ 917 w 1793"/>
                          <a:gd name="T59" fmla="*/ 14 h 720"/>
                          <a:gd name="T60" fmla="*/ 1086 w 1793"/>
                          <a:gd name="T61" fmla="*/ 548 h 720"/>
                          <a:gd name="T62" fmla="*/ 1348 w 1793"/>
                          <a:gd name="T63" fmla="*/ 333 h 720"/>
                          <a:gd name="T64" fmla="*/ 1292 w 1793"/>
                          <a:gd name="T65" fmla="*/ 548 h 720"/>
                          <a:gd name="T66" fmla="*/ 1128 w 1793"/>
                          <a:gd name="T67" fmla="*/ 327 h 720"/>
                          <a:gd name="T68" fmla="*/ 978 w 1793"/>
                          <a:gd name="T69" fmla="*/ 14 h 720"/>
                          <a:gd name="T70" fmla="*/ 1561 w 1793"/>
                          <a:gd name="T71" fmla="*/ 638 h 720"/>
                          <a:gd name="T72" fmla="*/ 1580 w 1793"/>
                          <a:gd name="T73" fmla="*/ 562 h 720"/>
                          <a:gd name="T74" fmla="*/ 1686 w 1793"/>
                          <a:gd name="T75" fmla="*/ 548 h 720"/>
                          <a:gd name="T76" fmla="*/ 1499 w 1793"/>
                          <a:gd name="T77" fmla="*/ 548 h 720"/>
                          <a:gd name="T78" fmla="*/ 1413 w 1793"/>
                          <a:gd name="T79" fmla="*/ 513 h 720"/>
                          <a:gd name="T80" fmla="*/ 1715 w 1793"/>
                          <a:gd name="T81" fmla="*/ 434 h 720"/>
                          <a:gd name="T82" fmla="*/ 1409 w 1793"/>
                          <a:gd name="T83" fmla="*/ 349 h 720"/>
                          <a:gd name="T84" fmla="*/ 1779 w 1793"/>
                          <a:gd name="T85" fmla="*/ 548 h 72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  <a:cxn ang="0">
                            <a:pos x="T10" y="T11"/>
                          </a:cxn>
                          <a:cxn ang="0">
                            <a:pos x="T12" y="T13"/>
                          </a:cxn>
                          <a:cxn ang="0">
                            <a:pos x="T14" y="T15"/>
                          </a:cxn>
                          <a:cxn ang="0">
                            <a:pos x="T16" y="T17"/>
                          </a:cxn>
                          <a:cxn ang="0">
                            <a:pos x="T18" y="T19"/>
                          </a:cxn>
                          <a:cxn ang="0">
                            <a:pos x="T20" y="T21"/>
                          </a:cxn>
                          <a:cxn ang="0">
                            <a:pos x="T22" y="T23"/>
                          </a:cxn>
                          <a:cxn ang="0">
                            <a:pos x="T24" y="T25"/>
                          </a:cxn>
                          <a:cxn ang="0">
                            <a:pos x="T26" y="T27"/>
                          </a:cxn>
                          <a:cxn ang="0">
                            <a:pos x="T28" y="T29"/>
                          </a:cxn>
                          <a:cxn ang="0">
                            <a:pos x="T30" y="T31"/>
                          </a:cxn>
                          <a:cxn ang="0">
                            <a:pos x="T32" y="T33"/>
                          </a:cxn>
                          <a:cxn ang="0">
                            <a:pos x="T34" y="T35"/>
                          </a:cxn>
                          <a:cxn ang="0">
                            <a:pos x="T36" y="T37"/>
                          </a:cxn>
                          <a:cxn ang="0">
                            <a:pos x="T38" y="T39"/>
                          </a:cxn>
                          <a:cxn ang="0">
                            <a:pos x="T40" y="T41"/>
                          </a:cxn>
                          <a:cxn ang="0">
                            <a:pos x="T42" y="T43"/>
                          </a:cxn>
                          <a:cxn ang="0">
                            <a:pos x="T44" y="T45"/>
                          </a:cxn>
                          <a:cxn ang="0">
                            <a:pos x="T46" y="T47"/>
                          </a:cxn>
                          <a:cxn ang="0">
                            <a:pos x="T48" y="T49"/>
                          </a:cxn>
                          <a:cxn ang="0">
                            <a:pos x="T50" y="T51"/>
                          </a:cxn>
                          <a:cxn ang="0">
                            <a:pos x="T52" y="T53"/>
                          </a:cxn>
                          <a:cxn ang="0">
                            <a:pos x="T54" y="T55"/>
                          </a:cxn>
                          <a:cxn ang="0">
                            <a:pos x="T56" y="T57"/>
                          </a:cxn>
                          <a:cxn ang="0">
                            <a:pos x="T58" y="T59"/>
                          </a:cxn>
                          <a:cxn ang="0">
                            <a:pos x="T60" y="T61"/>
                          </a:cxn>
                          <a:cxn ang="0">
                            <a:pos x="T62" y="T63"/>
                          </a:cxn>
                          <a:cxn ang="0">
                            <a:pos x="T64" y="T65"/>
                          </a:cxn>
                          <a:cxn ang="0">
                            <a:pos x="T66" y="T67"/>
                          </a:cxn>
                          <a:cxn ang="0">
                            <a:pos x="T68" y="T69"/>
                          </a:cxn>
                          <a:cxn ang="0">
                            <a:pos x="T70" y="T71"/>
                          </a:cxn>
                          <a:cxn ang="0">
                            <a:pos x="T72" y="T73"/>
                          </a:cxn>
                          <a:cxn ang="0">
                            <a:pos x="T74" y="T75"/>
                          </a:cxn>
                          <a:cxn ang="0">
                            <a:pos x="T76" y="T77"/>
                          </a:cxn>
                          <a:cxn ang="0">
                            <a:pos x="T78" y="T79"/>
                          </a:cxn>
                          <a:cxn ang="0">
                            <a:pos x="T80" y="T81"/>
                          </a:cxn>
                          <a:cxn ang="0">
                            <a:pos x="T82" y="T83"/>
                          </a:cxn>
                          <a:cxn ang="0">
                            <a:pos x="T84" y="T85"/>
                          </a:cxn>
                        </a:cxnLst>
                        <a:rect l="0" t="0" r="r" b="b"/>
                        <a:pathLst>
                          <a:path w="1793" h="720">
                            <a:moveTo>
                              <a:pt x="1395" y="0"/>
                            </a:moveTo>
                            <a:cubicBezTo>
                              <a:pt x="1395" y="359"/>
                              <a:pt x="1395" y="359"/>
                              <a:pt x="1395" y="359"/>
                            </a:cubicBezTo>
                            <a:cubicBezTo>
                              <a:pt x="1383" y="369"/>
                              <a:pt x="1372" y="380"/>
                              <a:pt x="1362" y="391"/>
                            </a:cubicBezTo>
                            <a:cubicBezTo>
                              <a:pt x="1362" y="0"/>
                              <a:pt x="1362" y="0"/>
                              <a:pt x="1362" y="0"/>
                            </a:cubicBezTo>
                            <a:cubicBezTo>
                              <a:pt x="964" y="0"/>
                              <a:pt x="964" y="0"/>
                              <a:pt x="964" y="0"/>
                            </a:cubicBezTo>
                            <a:cubicBezTo>
                              <a:pt x="964" y="327"/>
                              <a:pt x="964" y="327"/>
                              <a:pt x="964" y="327"/>
                            </a:cubicBezTo>
                            <a:cubicBezTo>
                              <a:pt x="931" y="327"/>
                              <a:pt x="931" y="327"/>
                              <a:pt x="931" y="327"/>
                            </a:cubicBezTo>
                            <a:cubicBezTo>
                              <a:pt x="931" y="0"/>
                              <a:pt x="931" y="0"/>
                              <a:pt x="931" y="0"/>
                            </a:cubicBezTo>
                            <a:cubicBezTo>
                              <a:pt x="533" y="0"/>
                              <a:pt x="533" y="0"/>
                              <a:pt x="533" y="0"/>
                            </a:cubicBezTo>
                            <a:cubicBezTo>
                              <a:pt x="533" y="327"/>
                              <a:pt x="533" y="327"/>
                              <a:pt x="533" y="327"/>
                            </a:cubicBezTo>
                            <a:cubicBezTo>
                              <a:pt x="500" y="327"/>
                              <a:pt x="500" y="327"/>
                              <a:pt x="500" y="327"/>
                            </a:cubicBezTo>
                            <a:cubicBezTo>
                              <a:pt x="500" y="0"/>
                              <a:pt x="500" y="0"/>
                              <a:pt x="500" y="0"/>
                            </a:cubicBezTo>
                            <a:cubicBezTo>
                              <a:pt x="102" y="0"/>
                              <a:pt x="102" y="0"/>
                              <a:pt x="102" y="0"/>
                            </a:cubicBezTo>
                            <a:cubicBezTo>
                              <a:pt x="102" y="373"/>
                              <a:pt x="102" y="373"/>
                              <a:pt x="102" y="373"/>
                            </a:cubicBezTo>
                            <a:cubicBezTo>
                              <a:pt x="0" y="712"/>
                              <a:pt x="0" y="712"/>
                              <a:pt x="0" y="712"/>
                            </a:cubicBezTo>
                            <a:cubicBezTo>
                              <a:pt x="90" y="712"/>
                              <a:pt x="90" y="712"/>
                              <a:pt x="90" y="712"/>
                            </a:cubicBezTo>
                            <a:cubicBezTo>
                              <a:pt x="135" y="562"/>
                              <a:pt x="135" y="562"/>
                              <a:pt x="135" y="562"/>
                            </a:cubicBezTo>
                            <a:cubicBezTo>
                              <a:pt x="148" y="562"/>
                              <a:pt x="148" y="562"/>
                              <a:pt x="148" y="562"/>
                            </a:cubicBezTo>
                            <a:cubicBezTo>
                              <a:pt x="222" y="712"/>
                              <a:pt x="222" y="712"/>
                              <a:pt x="222" y="712"/>
                            </a:cubicBezTo>
                            <a:cubicBezTo>
                              <a:pt x="330" y="712"/>
                              <a:pt x="330" y="712"/>
                              <a:pt x="330" y="712"/>
                            </a:cubicBezTo>
                            <a:cubicBezTo>
                              <a:pt x="258" y="562"/>
                              <a:pt x="258" y="562"/>
                              <a:pt x="258" y="562"/>
                            </a:cubicBezTo>
                            <a:cubicBezTo>
                              <a:pt x="421" y="562"/>
                              <a:pt x="421" y="562"/>
                              <a:pt x="421" y="562"/>
                            </a:cubicBezTo>
                            <a:cubicBezTo>
                              <a:pt x="376" y="712"/>
                              <a:pt x="376" y="712"/>
                              <a:pt x="376" y="712"/>
                            </a:cubicBezTo>
                            <a:cubicBezTo>
                              <a:pt x="473" y="712"/>
                              <a:pt x="473" y="712"/>
                              <a:pt x="473" y="712"/>
                            </a:cubicBezTo>
                            <a:cubicBezTo>
                              <a:pt x="518" y="562"/>
                              <a:pt x="518" y="562"/>
                              <a:pt x="518" y="562"/>
                            </a:cubicBezTo>
                            <a:cubicBezTo>
                              <a:pt x="539" y="562"/>
                              <a:pt x="539" y="562"/>
                              <a:pt x="539" y="562"/>
                            </a:cubicBezTo>
                            <a:cubicBezTo>
                              <a:pt x="539" y="562"/>
                              <a:pt x="539" y="562"/>
                              <a:pt x="539" y="562"/>
                            </a:cubicBezTo>
                            <a:cubicBezTo>
                              <a:pt x="570" y="562"/>
                              <a:pt x="570" y="562"/>
                              <a:pt x="570" y="562"/>
                            </a:cubicBezTo>
                            <a:cubicBezTo>
                              <a:pt x="572" y="562"/>
                              <a:pt x="572" y="562"/>
                              <a:pt x="572" y="562"/>
                            </a:cubicBezTo>
                            <a:cubicBezTo>
                              <a:pt x="756" y="562"/>
                              <a:pt x="756" y="562"/>
                              <a:pt x="756" y="562"/>
                            </a:cubicBezTo>
                            <a:cubicBezTo>
                              <a:pt x="713" y="711"/>
                              <a:pt x="713" y="711"/>
                              <a:pt x="713" y="711"/>
                            </a:cubicBezTo>
                            <a:cubicBezTo>
                              <a:pt x="812" y="711"/>
                              <a:pt x="812" y="711"/>
                              <a:pt x="812" y="711"/>
                            </a:cubicBezTo>
                            <a:cubicBezTo>
                              <a:pt x="854" y="562"/>
                              <a:pt x="854" y="562"/>
                              <a:pt x="854" y="562"/>
                            </a:cubicBezTo>
                            <a:cubicBezTo>
                              <a:pt x="898" y="562"/>
                              <a:pt x="898" y="562"/>
                              <a:pt x="898" y="562"/>
                            </a:cubicBezTo>
                            <a:cubicBezTo>
                              <a:pt x="899" y="711"/>
                              <a:pt x="899" y="711"/>
                              <a:pt x="899" y="711"/>
                            </a:cubicBezTo>
                            <a:cubicBezTo>
                              <a:pt x="982" y="711"/>
                              <a:pt x="982" y="711"/>
                              <a:pt x="982" y="711"/>
                            </a:cubicBezTo>
                            <a:cubicBezTo>
                              <a:pt x="1076" y="562"/>
                              <a:pt x="1076" y="562"/>
                              <a:pt x="1076" y="562"/>
                            </a:cubicBezTo>
                            <a:cubicBezTo>
                              <a:pt x="1138" y="562"/>
                              <a:pt x="1138" y="562"/>
                              <a:pt x="1138" y="562"/>
                            </a:cubicBezTo>
                            <a:cubicBezTo>
                              <a:pt x="1106" y="711"/>
                              <a:pt x="1106" y="711"/>
                              <a:pt x="1106" y="711"/>
                            </a:cubicBezTo>
                            <a:cubicBezTo>
                              <a:pt x="1203" y="711"/>
                              <a:pt x="1203" y="711"/>
                              <a:pt x="1203" y="711"/>
                            </a:cubicBezTo>
                            <a:cubicBezTo>
                              <a:pt x="1235" y="562"/>
                              <a:pt x="1235" y="562"/>
                              <a:pt x="1235" y="562"/>
                            </a:cubicBezTo>
                            <a:cubicBezTo>
                              <a:pt x="1291" y="562"/>
                              <a:pt x="1291" y="562"/>
                              <a:pt x="1291" y="562"/>
                            </a:cubicBezTo>
                            <a:cubicBezTo>
                              <a:pt x="1289" y="608"/>
                              <a:pt x="1300" y="650"/>
                              <a:pt x="1331" y="679"/>
                            </a:cubicBezTo>
                            <a:cubicBezTo>
                              <a:pt x="1369" y="713"/>
                              <a:pt x="1426" y="720"/>
                              <a:pt x="1469" y="720"/>
                            </a:cubicBezTo>
                            <a:cubicBezTo>
                              <a:pt x="1527" y="720"/>
                              <a:pt x="1588" y="711"/>
                              <a:pt x="1649" y="698"/>
                            </a:cubicBezTo>
                            <a:cubicBezTo>
                              <a:pt x="1682" y="562"/>
                              <a:pt x="1682" y="562"/>
                              <a:pt x="1682" y="562"/>
                            </a:cubicBezTo>
                            <a:cubicBezTo>
                              <a:pt x="1793" y="562"/>
                              <a:pt x="1793" y="562"/>
                              <a:pt x="1793" y="562"/>
                            </a:cubicBezTo>
                            <a:cubicBezTo>
                              <a:pt x="1793" y="0"/>
                              <a:pt x="1793" y="0"/>
                              <a:pt x="1793" y="0"/>
                            </a:cubicBezTo>
                            <a:lnTo>
                              <a:pt x="1395" y="0"/>
                            </a:lnTo>
                            <a:close/>
                            <a:moveTo>
                              <a:pt x="486" y="347"/>
                            </a:moveTo>
                            <a:cubicBezTo>
                              <a:pt x="480" y="366"/>
                              <a:pt x="480" y="366"/>
                              <a:pt x="480" y="366"/>
                            </a:cubicBezTo>
                            <a:cubicBezTo>
                              <a:pt x="427" y="542"/>
                              <a:pt x="427" y="542"/>
                              <a:pt x="427" y="542"/>
                            </a:cubicBezTo>
                            <a:cubicBezTo>
                              <a:pt x="425" y="548"/>
                              <a:pt x="425" y="548"/>
                              <a:pt x="425" y="548"/>
                            </a:cubicBezTo>
                            <a:cubicBezTo>
                              <a:pt x="251" y="548"/>
                              <a:pt x="251" y="548"/>
                              <a:pt x="251" y="548"/>
                            </a:cubicBezTo>
                            <a:cubicBezTo>
                              <a:pt x="237" y="519"/>
                              <a:pt x="237" y="519"/>
                              <a:pt x="237" y="519"/>
                            </a:cubicBezTo>
                            <a:cubicBezTo>
                              <a:pt x="425" y="327"/>
                              <a:pt x="425" y="327"/>
                              <a:pt x="425" y="327"/>
                            </a:cubicBezTo>
                            <a:cubicBezTo>
                              <a:pt x="304" y="327"/>
                              <a:pt x="304" y="327"/>
                              <a:pt x="304" y="327"/>
                            </a:cubicBezTo>
                            <a:cubicBezTo>
                              <a:pt x="158" y="486"/>
                              <a:pt x="158" y="486"/>
                              <a:pt x="158" y="486"/>
                            </a:cubicBezTo>
                            <a:cubicBezTo>
                              <a:pt x="205" y="327"/>
                              <a:pt x="205" y="327"/>
                              <a:pt x="205" y="327"/>
                            </a:cubicBezTo>
                            <a:cubicBezTo>
                              <a:pt x="116" y="327"/>
                              <a:pt x="116" y="327"/>
                              <a:pt x="116" y="327"/>
                            </a:cubicBezTo>
                            <a:cubicBezTo>
                              <a:pt x="116" y="14"/>
                              <a:pt x="116" y="14"/>
                              <a:pt x="116" y="14"/>
                            </a:cubicBezTo>
                            <a:cubicBezTo>
                              <a:pt x="486" y="14"/>
                              <a:pt x="486" y="14"/>
                              <a:pt x="486" y="14"/>
                            </a:cubicBezTo>
                            <a:lnTo>
                              <a:pt x="486" y="347"/>
                            </a:lnTo>
                            <a:close/>
                            <a:moveTo>
                              <a:pt x="588" y="495"/>
                            </a:moveTo>
                            <a:cubicBezTo>
                              <a:pt x="588" y="495"/>
                              <a:pt x="588" y="495"/>
                              <a:pt x="588" y="495"/>
                            </a:cubicBezTo>
                            <a:cubicBezTo>
                              <a:pt x="585" y="496"/>
                              <a:pt x="581" y="496"/>
                              <a:pt x="577" y="496"/>
                            </a:cubicBezTo>
                            <a:cubicBezTo>
                              <a:pt x="572" y="496"/>
                              <a:pt x="567" y="496"/>
                              <a:pt x="563" y="496"/>
                            </a:cubicBezTo>
                            <a:cubicBezTo>
                              <a:pt x="540" y="496"/>
                              <a:pt x="540" y="496"/>
                              <a:pt x="540" y="496"/>
                            </a:cubicBezTo>
                            <a:cubicBezTo>
                              <a:pt x="551" y="455"/>
                              <a:pt x="551" y="455"/>
                              <a:pt x="551" y="455"/>
                            </a:cubicBezTo>
                            <a:cubicBezTo>
                              <a:pt x="556" y="435"/>
                              <a:pt x="556" y="435"/>
                              <a:pt x="556" y="435"/>
                            </a:cubicBezTo>
                            <a:cubicBezTo>
                              <a:pt x="568" y="388"/>
                              <a:pt x="568" y="388"/>
                              <a:pt x="568" y="388"/>
                            </a:cubicBezTo>
                            <a:cubicBezTo>
                              <a:pt x="574" y="388"/>
                              <a:pt x="579" y="388"/>
                              <a:pt x="584" y="388"/>
                            </a:cubicBezTo>
                            <a:cubicBezTo>
                              <a:pt x="603" y="388"/>
                              <a:pt x="603" y="388"/>
                              <a:pt x="603" y="388"/>
                            </a:cubicBezTo>
                            <a:cubicBezTo>
                              <a:pt x="634" y="388"/>
                              <a:pt x="654" y="390"/>
                              <a:pt x="661" y="400"/>
                            </a:cubicBezTo>
                            <a:cubicBezTo>
                              <a:pt x="666" y="407"/>
                              <a:pt x="666" y="420"/>
                              <a:pt x="659" y="440"/>
                            </a:cubicBezTo>
                            <a:cubicBezTo>
                              <a:pt x="648" y="475"/>
                              <a:pt x="634" y="492"/>
                              <a:pt x="588" y="495"/>
                            </a:cubicBezTo>
                            <a:moveTo>
                              <a:pt x="858" y="548"/>
                            </a:moveTo>
                            <a:cubicBezTo>
                              <a:pt x="896" y="410"/>
                              <a:pt x="896" y="410"/>
                              <a:pt x="896" y="410"/>
                            </a:cubicBezTo>
                            <a:cubicBezTo>
                              <a:pt x="898" y="548"/>
                              <a:pt x="898" y="548"/>
                              <a:pt x="898" y="548"/>
                            </a:cubicBezTo>
                            <a:lnTo>
                              <a:pt x="858" y="548"/>
                            </a:lnTo>
                            <a:close/>
                            <a:moveTo>
                              <a:pt x="917" y="327"/>
                            </a:moveTo>
                            <a:cubicBezTo>
                              <a:pt x="824" y="327"/>
                              <a:pt x="824" y="327"/>
                              <a:pt x="824" y="327"/>
                            </a:cubicBezTo>
                            <a:cubicBezTo>
                              <a:pt x="761" y="548"/>
                              <a:pt x="761" y="548"/>
                              <a:pt x="761" y="548"/>
                            </a:cubicBezTo>
                            <a:cubicBezTo>
                              <a:pt x="663" y="548"/>
                              <a:pt x="663" y="548"/>
                              <a:pt x="663" y="548"/>
                            </a:cubicBezTo>
                            <a:cubicBezTo>
                              <a:pt x="713" y="529"/>
                              <a:pt x="743" y="494"/>
                              <a:pt x="752" y="442"/>
                            </a:cubicBezTo>
                            <a:cubicBezTo>
                              <a:pt x="760" y="401"/>
                              <a:pt x="756" y="374"/>
                              <a:pt x="740" y="354"/>
                            </a:cubicBezTo>
                            <a:cubicBezTo>
                              <a:pt x="715" y="324"/>
                              <a:pt x="665" y="327"/>
                              <a:pt x="621" y="327"/>
                            </a:cubicBezTo>
                            <a:cubicBezTo>
                              <a:pt x="613" y="327"/>
                              <a:pt x="547" y="327"/>
                              <a:pt x="547" y="327"/>
                            </a:cubicBezTo>
                            <a:cubicBezTo>
                              <a:pt x="547" y="14"/>
                              <a:pt x="547" y="14"/>
                              <a:pt x="547" y="14"/>
                            </a:cubicBezTo>
                            <a:cubicBezTo>
                              <a:pt x="917" y="14"/>
                              <a:pt x="917" y="14"/>
                              <a:pt x="917" y="14"/>
                            </a:cubicBezTo>
                            <a:lnTo>
                              <a:pt x="917" y="327"/>
                            </a:lnTo>
                            <a:close/>
                            <a:moveTo>
                              <a:pt x="1141" y="548"/>
                            </a:moveTo>
                            <a:cubicBezTo>
                              <a:pt x="1086" y="548"/>
                              <a:pt x="1086" y="548"/>
                              <a:pt x="1086" y="548"/>
                            </a:cubicBezTo>
                            <a:cubicBezTo>
                              <a:pt x="1170" y="415"/>
                              <a:pt x="1170" y="415"/>
                              <a:pt x="1170" y="415"/>
                            </a:cubicBezTo>
                            <a:lnTo>
                              <a:pt x="1141" y="548"/>
                            </a:lnTo>
                            <a:close/>
                            <a:moveTo>
                              <a:pt x="1348" y="333"/>
                            </a:moveTo>
                            <a:cubicBezTo>
                              <a:pt x="1347" y="410"/>
                              <a:pt x="1347" y="410"/>
                              <a:pt x="1347" y="410"/>
                            </a:cubicBezTo>
                            <a:cubicBezTo>
                              <a:pt x="1322" y="445"/>
                              <a:pt x="1306" y="484"/>
                              <a:pt x="1298" y="516"/>
                            </a:cubicBezTo>
                            <a:cubicBezTo>
                              <a:pt x="1295" y="526"/>
                              <a:pt x="1293" y="537"/>
                              <a:pt x="1292" y="548"/>
                            </a:cubicBezTo>
                            <a:cubicBezTo>
                              <a:pt x="1238" y="548"/>
                              <a:pt x="1238" y="548"/>
                              <a:pt x="1238" y="548"/>
                            </a:cubicBezTo>
                            <a:cubicBezTo>
                              <a:pt x="1284" y="327"/>
                              <a:pt x="1284" y="327"/>
                              <a:pt x="1284" y="327"/>
                            </a:cubicBezTo>
                            <a:cubicBezTo>
                              <a:pt x="1128" y="327"/>
                              <a:pt x="1128" y="327"/>
                              <a:pt x="1128" y="327"/>
                            </a:cubicBezTo>
                            <a:cubicBezTo>
                              <a:pt x="988" y="548"/>
                              <a:pt x="988" y="548"/>
                              <a:pt x="988" y="548"/>
                            </a:cubicBezTo>
                            <a:cubicBezTo>
                              <a:pt x="978" y="548"/>
                              <a:pt x="978" y="548"/>
                              <a:pt x="978" y="548"/>
                            </a:cubicBezTo>
                            <a:cubicBezTo>
                              <a:pt x="978" y="14"/>
                              <a:pt x="978" y="14"/>
                              <a:pt x="978" y="14"/>
                            </a:cubicBezTo>
                            <a:cubicBezTo>
                              <a:pt x="1348" y="14"/>
                              <a:pt x="1348" y="14"/>
                              <a:pt x="1348" y="14"/>
                            </a:cubicBezTo>
                            <a:lnTo>
                              <a:pt x="1348" y="333"/>
                            </a:lnTo>
                            <a:close/>
                            <a:moveTo>
                              <a:pt x="1561" y="638"/>
                            </a:moveTo>
                            <a:cubicBezTo>
                              <a:pt x="1540" y="642"/>
                              <a:pt x="1519" y="644"/>
                              <a:pt x="1499" y="644"/>
                            </a:cubicBezTo>
                            <a:cubicBezTo>
                              <a:pt x="1445" y="644"/>
                              <a:pt x="1408" y="620"/>
                              <a:pt x="1407" y="562"/>
                            </a:cubicBezTo>
                            <a:cubicBezTo>
                              <a:pt x="1580" y="562"/>
                              <a:pt x="1580" y="562"/>
                              <a:pt x="1580" y="562"/>
                            </a:cubicBezTo>
                            <a:lnTo>
                              <a:pt x="1561" y="638"/>
                            </a:lnTo>
                            <a:close/>
                            <a:moveTo>
                              <a:pt x="1779" y="548"/>
                            </a:moveTo>
                            <a:cubicBezTo>
                              <a:pt x="1686" y="548"/>
                              <a:pt x="1686" y="548"/>
                              <a:pt x="1686" y="548"/>
                            </a:cubicBezTo>
                            <a:cubicBezTo>
                              <a:pt x="1701" y="486"/>
                              <a:pt x="1701" y="486"/>
                              <a:pt x="1701" y="486"/>
                            </a:cubicBezTo>
                            <a:cubicBezTo>
                              <a:pt x="1515" y="486"/>
                              <a:pt x="1515" y="486"/>
                              <a:pt x="1515" y="486"/>
                            </a:cubicBezTo>
                            <a:cubicBezTo>
                              <a:pt x="1499" y="548"/>
                              <a:pt x="1499" y="548"/>
                              <a:pt x="1499" y="548"/>
                            </a:cubicBezTo>
                            <a:cubicBezTo>
                              <a:pt x="1409" y="548"/>
                              <a:pt x="1409" y="548"/>
                              <a:pt x="1409" y="548"/>
                            </a:cubicBezTo>
                            <a:cubicBezTo>
                              <a:pt x="1409" y="535"/>
                              <a:pt x="1409" y="535"/>
                              <a:pt x="1409" y="535"/>
                            </a:cubicBezTo>
                            <a:cubicBezTo>
                              <a:pt x="1411" y="528"/>
                              <a:pt x="1412" y="521"/>
                              <a:pt x="1413" y="513"/>
                            </a:cubicBezTo>
                            <a:cubicBezTo>
                              <a:pt x="1430" y="447"/>
                              <a:pt x="1474" y="381"/>
                              <a:pt x="1549" y="381"/>
                            </a:cubicBezTo>
                            <a:cubicBezTo>
                              <a:pt x="1579" y="381"/>
                              <a:pt x="1608" y="393"/>
                              <a:pt x="1604" y="434"/>
                            </a:cubicBezTo>
                            <a:cubicBezTo>
                              <a:pt x="1715" y="434"/>
                              <a:pt x="1715" y="434"/>
                              <a:pt x="1715" y="434"/>
                            </a:cubicBezTo>
                            <a:cubicBezTo>
                              <a:pt x="1720" y="415"/>
                              <a:pt x="1727" y="382"/>
                              <a:pt x="1706" y="352"/>
                            </a:cubicBezTo>
                            <a:cubicBezTo>
                              <a:pt x="1682" y="319"/>
                              <a:pt x="1635" y="306"/>
                              <a:pt x="1573" y="306"/>
                            </a:cubicBezTo>
                            <a:cubicBezTo>
                              <a:pt x="1529" y="306"/>
                              <a:pt x="1465" y="313"/>
                              <a:pt x="1409" y="349"/>
                            </a:cubicBezTo>
                            <a:cubicBezTo>
                              <a:pt x="1409" y="14"/>
                              <a:pt x="1409" y="14"/>
                              <a:pt x="1409" y="14"/>
                            </a:cubicBezTo>
                            <a:cubicBezTo>
                              <a:pt x="1779" y="14"/>
                              <a:pt x="1779" y="14"/>
                              <a:pt x="1779" y="14"/>
                            </a:cubicBezTo>
                            <a:lnTo>
                              <a:pt x="1779" y="548"/>
                            </a:lnTo>
                            <a:close/>
                          </a:path>
                        </a:pathLst>
                      </a:custGeom>
                      <a:solidFill>
                        <a:srgbClr val="00338D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63EB163" id="Freeform 6" o:spid="_x0000_s1026" style="position:absolute;left:0;text-align:left;margin-left:0;margin-top:0;width:70.55pt;height:28.8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1793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" path="m1395,v,359,,359,,359c1383,369,1372,380,1362,391,1362,,1362,,1362,,964,,964,,964,v,327,,327,,327c931,327,931,327,931,327,931,,931,,931,,533,,533,,533,v,327,,327,,327c500,327,500,327,500,327,500,,500,,500,,102,,102,,102,v,373,,373,,373c,712,,712,,712v90,,90,,90,c135,562,135,562,135,562v13,,13,,13,c222,712,222,712,222,712v108,,108,,108,c258,562,258,562,258,562v163,,163,,163,c376,712,376,712,376,712v97,,97,,97,c518,562,518,562,518,562v21,,21,,21,c539,562,539,562,539,562v31,,31,,31,c572,562,572,562,572,562v184,,184,,184,c713,711,713,711,713,711v99,,99,,99,c854,562,854,562,854,562v44,,44,,44,c899,711,899,711,899,711v83,,83,,83,c1076,562,1076,562,1076,562v62,,62,,62,c1106,711,1106,711,1106,711v97,,97,,97,c1235,562,1235,562,1235,562v56,,56,,56,c1289,608,1300,650,1331,679v38,34,95,41,138,41c1527,720,1588,711,1649,698v33,-136,33,-136,33,-136c1793,562,1793,562,1793,562,1793,,1793,,1793,l1395,xm486,347v-6,19,-6,19,-6,19c427,542,427,542,427,542v-2,6,-2,6,-2,6c251,548,251,548,251,548,237,519,237,519,237,519,425,327,425,327,425,327v-121,,-121,,-121,c158,486,158,486,158,486,205,327,205,327,205,327v-89,,-89,,-89,c116,14,116,14,116,14v370,,370,,370,l486,347xm588,495v,,,,,c585,496,581,496,577,496v-5,,-10,,-14,c540,496,540,496,540,496v11,-41,11,-41,11,-41c556,435,556,435,556,435v12,-47,12,-47,12,-47c574,388,579,388,584,388v19,,19,,19,c634,388,654,390,661,400v5,7,5,20,-2,40c648,475,634,492,588,495t270,53c896,410,896,410,896,410v2,138,2,138,2,138l858,548xm917,327v-93,,-93,,-93,c761,548,761,548,761,548v-98,,-98,,-98,c713,529,743,494,752,442v8,-41,4,-68,-12,-88c715,324,665,327,621,327v-8,,-74,,-74,c547,14,547,14,547,14v370,,370,,370,l917,327xm1141,548v-55,,-55,,-55,c1170,415,1170,415,1170,415r-29,133xm1348,333v-1,77,-1,77,-1,77c1322,445,1306,484,1298,516v-3,10,-5,21,-6,32c1238,548,1238,548,1238,548v46,-221,46,-221,46,-221c1128,327,1128,327,1128,327,988,548,988,548,988,548v-10,,-10,,-10,c978,14,978,14,978,14v370,,370,,370,l1348,333xm1561,638v-21,4,-42,6,-62,6c1445,644,1408,620,1407,562v173,,173,,173,l1561,638xm1779,548v-93,,-93,,-93,c1701,486,1701,486,1701,486v-186,,-186,,-186,c1499,548,1499,548,1499,548v-90,,-90,,-90,c1409,535,1409,535,1409,535v2,-7,3,-14,4,-22c1430,447,1474,381,1549,381v30,,59,12,55,53c1715,434,1715,434,1715,434v5,-19,12,-52,-9,-82c1682,319,1635,306,1573,306v-44,,-108,7,-164,43c1409,14,1409,14,1409,14v370,,370,,370,l1779,548xe" fillcolor="#00338d" stroked="f">
              <v:path arrowok="t" o:connecttype="custom" o:connectlocs="680705,198628;481791,166116;266385,0;249892,0;0,361696;73968,285496;128944,285496;236398,361696;269383,285496;377836,285496;426815,285496;490787,361188;552761,361188;645221,285496;824143,354584;896112,0;239896,185928;125446,278384;151934,166116;57975,166116;242895,176276;288375,251968;275381,231140;291874,197104;329357,223520;447806,208280;458302,166116;331357,278384;310366,166116;458302,7112;542765,278384;673708,169164;645720,278384;563756,166116;488788,7112;780162,324104;789658,285496;842635,278384;749176,278384;706194,260604;857129,220472;704195,177292;889115,278384" o:connectangles="0,0,0,0,0,0,0,0,0,0,0,0,0,0,0,0,0,0,0,0,0,0,0,0,0,0,0,0,0,0,0,0,0,0,0,0,0,0,0,0,0,0,0"/>
              <o:lock v:ext="edit" aspectratio="t" verticies="t"/>
            </v:shape>
          </w:pict>
        </mc:Fallback>
      </mc:AlternateContent>
    </w:r>
    <w:r>
      <w:rPr>
        <w:noProof/>
      </w:rPr>
      <w:drawing>
        <wp:inline distT="0" distB="0" distL="0" distR="0" wp14:anchorId="7A2C7A60" wp14:editId="175FAB7D">
          <wp:extent cx="1250950" cy="398740"/>
          <wp:effectExtent l="0" t="0" r="6350" b="190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71128" cy="4051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2AB29A9" w14:textId="77777777" w:rsidR="003D331B" w:rsidRDefault="003D331B" w:rsidP="00CB3973">
    <w:pPr>
      <w:pStyle w:val="Header"/>
      <w:bidi/>
      <w:rPr>
        <w:rtl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76D9F"/>
    <w:multiLevelType w:val="hybridMultilevel"/>
    <w:tmpl w:val="7A0ED608"/>
    <w:lvl w:ilvl="0" w:tplc="CF9C4F88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  <w:color w:val="auto"/>
        <w:lang w:bidi="he-IL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" w15:restartNumberingAfterBreak="0">
    <w:nsid w:val="058153AF"/>
    <w:multiLevelType w:val="hybridMultilevel"/>
    <w:tmpl w:val="82E05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D0CA3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000000" w:themeColor="text1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65635A"/>
    <w:multiLevelType w:val="hybridMultilevel"/>
    <w:tmpl w:val="9BD47FE8"/>
    <w:lvl w:ilvl="0" w:tplc="D2B26E9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26255B"/>
    <w:multiLevelType w:val="hybridMultilevel"/>
    <w:tmpl w:val="1EA890DC"/>
    <w:lvl w:ilvl="0" w:tplc="D2B26E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FB118B"/>
    <w:multiLevelType w:val="hybridMultilevel"/>
    <w:tmpl w:val="ACB0607E"/>
    <w:lvl w:ilvl="0" w:tplc="285A83DA">
      <w:start w:val="1"/>
      <w:numFmt w:val="bullet"/>
      <w:lvlText w:val=""/>
      <w:lvlJc w:val="left"/>
      <w:pPr>
        <w:ind w:left="2223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9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3" w:hanging="360"/>
      </w:pPr>
      <w:rPr>
        <w:rFonts w:ascii="Wingdings" w:hAnsi="Wingdings" w:hint="default"/>
      </w:rPr>
    </w:lvl>
  </w:abstractNum>
  <w:abstractNum w:abstractNumId="5" w15:restartNumberingAfterBreak="0">
    <w:nsid w:val="18437B1F"/>
    <w:multiLevelType w:val="hybridMultilevel"/>
    <w:tmpl w:val="655E55F6"/>
    <w:lvl w:ilvl="0" w:tplc="CF9C4F88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auto"/>
        <w:lang w:bidi="he-IL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6" w15:restartNumberingAfterBreak="0">
    <w:nsid w:val="22990395"/>
    <w:multiLevelType w:val="hybridMultilevel"/>
    <w:tmpl w:val="14E28086"/>
    <w:lvl w:ilvl="0" w:tplc="CF9C4F8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  <w:lang w:bidi="he-I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3F63B26"/>
    <w:multiLevelType w:val="hybridMultilevel"/>
    <w:tmpl w:val="6BA8A4B8"/>
    <w:lvl w:ilvl="0" w:tplc="6DBEA16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58E64F9"/>
    <w:multiLevelType w:val="hybridMultilevel"/>
    <w:tmpl w:val="D65E8B2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740771A"/>
    <w:multiLevelType w:val="hybridMultilevel"/>
    <w:tmpl w:val="2960CED4"/>
    <w:lvl w:ilvl="0" w:tplc="1E84045E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10" w15:restartNumberingAfterBreak="0">
    <w:nsid w:val="27F35F6C"/>
    <w:multiLevelType w:val="hybridMultilevel"/>
    <w:tmpl w:val="2BF6050A"/>
    <w:lvl w:ilvl="0" w:tplc="BB2281B2">
      <w:start w:val="1"/>
      <w:numFmt w:val="bullet"/>
      <w:lvlText w:val=""/>
      <w:lvlJc w:val="left"/>
      <w:pPr>
        <w:ind w:left="2203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11" w15:restartNumberingAfterBreak="0">
    <w:nsid w:val="2EA77DA8"/>
    <w:multiLevelType w:val="hybridMultilevel"/>
    <w:tmpl w:val="D4542B00"/>
    <w:lvl w:ilvl="0" w:tplc="9B209DD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348F03F1"/>
    <w:multiLevelType w:val="multilevel"/>
    <w:tmpl w:val="B43CDA9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3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13" w15:restartNumberingAfterBreak="0">
    <w:nsid w:val="36A7705C"/>
    <w:multiLevelType w:val="hybridMultilevel"/>
    <w:tmpl w:val="9244AC40"/>
    <w:lvl w:ilvl="0" w:tplc="CF9C4F8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  <w:lang w:bidi="he-I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7E5139F"/>
    <w:multiLevelType w:val="hybridMultilevel"/>
    <w:tmpl w:val="6B2E58D6"/>
    <w:lvl w:ilvl="0" w:tplc="8404FF5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AED5E8A"/>
    <w:multiLevelType w:val="hybridMultilevel"/>
    <w:tmpl w:val="8864C986"/>
    <w:lvl w:ilvl="0" w:tplc="60CE31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6D5F30"/>
    <w:multiLevelType w:val="hybridMultilevel"/>
    <w:tmpl w:val="0C1CCAEC"/>
    <w:lvl w:ilvl="0" w:tplc="4C6C1BA6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517249DA"/>
    <w:multiLevelType w:val="hybridMultilevel"/>
    <w:tmpl w:val="8AE4DB50"/>
    <w:lvl w:ilvl="0" w:tplc="47088F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8" w15:restartNumberingAfterBreak="0">
    <w:nsid w:val="56A7197F"/>
    <w:multiLevelType w:val="hybridMultilevel"/>
    <w:tmpl w:val="565ED57A"/>
    <w:lvl w:ilvl="0" w:tplc="A29CDDF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9" w15:restartNumberingAfterBreak="0">
    <w:nsid w:val="56E83C8E"/>
    <w:multiLevelType w:val="hybridMultilevel"/>
    <w:tmpl w:val="A3AEDBA4"/>
    <w:lvl w:ilvl="0" w:tplc="D2B26E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2B2922"/>
    <w:multiLevelType w:val="multilevel"/>
    <w:tmpl w:val="730C07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21" w15:restartNumberingAfterBreak="0">
    <w:nsid w:val="626503E9"/>
    <w:multiLevelType w:val="hybridMultilevel"/>
    <w:tmpl w:val="2264ABE8"/>
    <w:lvl w:ilvl="0" w:tplc="D3C498C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B1B3CDC"/>
    <w:multiLevelType w:val="hybridMultilevel"/>
    <w:tmpl w:val="F36CFDC6"/>
    <w:lvl w:ilvl="0" w:tplc="455890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3" w15:restartNumberingAfterBreak="0">
    <w:nsid w:val="6E4B709C"/>
    <w:multiLevelType w:val="hybridMultilevel"/>
    <w:tmpl w:val="2CCE29F2"/>
    <w:lvl w:ilvl="0" w:tplc="8CD6866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4F103D"/>
    <w:multiLevelType w:val="hybridMultilevel"/>
    <w:tmpl w:val="0292D2E6"/>
    <w:lvl w:ilvl="0" w:tplc="595CA81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FF566A5"/>
    <w:multiLevelType w:val="hybridMultilevel"/>
    <w:tmpl w:val="FE267F32"/>
    <w:lvl w:ilvl="0" w:tplc="60CE3194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6" w15:restartNumberingAfterBreak="0">
    <w:nsid w:val="72630924"/>
    <w:multiLevelType w:val="singleLevel"/>
    <w:tmpl w:val="9B209DDE"/>
    <w:lvl w:ilvl="0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color w:val="auto"/>
        <w:sz w:val="22"/>
      </w:rPr>
    </w:lvl>
  </w:abstractNum>
  <w:abstractNum w:abstractNumId="27" w15:restartNumberingAfterBreak="0">
    <w:nsid w:val="736E09A7"/>
    <w:multiLevelType w:val="multilevel"/>
    <w:tmpl w:val="C53C2AE6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999"/>
        </w:tabs>
        <w:ind w:left="999" w:hanging="432"/>
      </w:pPr>
      <w:rPr>
        <w:rFonts w:hint="default"/>
        <w:b/>
        <w:bCs/>
        <w:i w:val="0"/>
        <w:iCs w:val="0"/>
        <w:sz w:val="24"/>
        <w:szCs w:val="24"/>
        <w:u w:val="none"/>
      </w:rPr>
    </w:lvl>
    <w:lvl w:ilvl="2">
      <w:start w:val="1"/>
      <w:numFmt w:val="decimal"/>
      <w:lvlText w:val="%1.%2.%3."/>
      <w:lvlJc w:val="left"/>
      <w:pPr>
        <w:tabs>
          <w:tab w:val="num" w:pos="930"/>
        </w:tabs>
        <w:ind w:left="930" w:hanging="504"/>
      </w:pPr>
      <w:rPr>
        <w:rFonts w:ascii="Times New Roman" w:hAnsi="Times New Roman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8" w15:restartNumberingAfterBreak="0">
    <w:nsid w:val="773F0CF1"/>
    <w:multiLevelType w:val="hybridMultilevel"/>
    <w:tmpl w:val="4B160282"/>
    <w:lvl w:ilvl="0" w:tplc="7CB47234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777D4D59"/>
    <w:multiLevelType w:val="hybridMultilevel"/>
    <w:tmpl w:val="F8F21A7C"/>
    <w:lvl w:ilvl="0" w:tplc="055038F8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9725C4F"/>
    <w:multiLevelType w:val="hybridMultilevel"/>
    <w:tmpl w:val="0F801A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814279"/>
    <w:multiLevelType w:val="hybridMultilevel"/>
    <w:tmpl w:val="A0D20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DF6A44"/>
    <w:multiLevelType w:val="hybridMultilevel"/>
    <w:tmpl w:val="F3CA3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8"/>
  </w:num>
  <w:num w:numId="3">
    <w:abstractNumId w:val="29"/>
  </w:num>
  <w:num w:numId="4">
    <w:abstractNumId w:val="14"/>
  </w:num>
  <w:num w:numId="5">
    <w:abstractNumId w:val="26"/>
  </w:num>
  <w:num w:numId="6">
    <w:abstractNumId w:val="31"/>
  </w:num>
  <w:num w:numId="7">
    <w:abstractNumId w:val="23"/>
  </w:num>
  <w:num w:numId="8">
    <w:abstractNumId w:val="32"/>
  </w:num>
  <w:num w:numId="9">
    <w:abstractNumId w:val="30"/>
  </w:num>
  <w:num w:numId="10">
    <w:abstractNumId w:val="1"/>
  </w:num>
  <w:num w:numId="11">
    <w:abstractNumId w:val="7"/>
  </w:num>
  <w:num w:numId="12">
    <w:abstractNumId w:val="24"/>
  </w:num>
  <w:num w:numId="13">
    <w:abstractNumId w:val="21"/>
  </w:num>
  <w:num w:numId="14">
    <w:abstractNumId w:val="18"/>
  </w:num>
  <w:num w:numId="15">
    <w:abstractNumId w:val="19"/>
  </w:num>
  <w:num w:numId="16">
    <w:abstractNumId w:val="11"/>
  </w:num>
  <w:num w:numId="17">
    <w:abstractNumId w:val="25"/>
  </w:num>
  <w:num w:numId="18">
    <w:abstractNumId w:val="5"/>
  </w:num>
  <w:num w:numId="19">
    <w:abstractNumId w:val="15"/>
  </w:num>
  <w:num w:numId="20">
    <w:abstractNumId w:val="2"/>
  </w:num>
  <w:num w:numId="21">
    <w:abstractNumId w:val="0"/>
  </w:num>
  <w:num w:numId="22">
    <w:abstractNumId w:val="3"/>
  </w:num>
  <w:num w:numId="23">
    <w:abstractNumId w:val="10"/>
  </w:num>
  <w:num w:numId="24">
    <w:abstractNumId w:val="9"/>
  </w:num>
  <w:num w:numId="25">
    <w:abstractNumId w:val="13"/>
  </w:num>
  <w:num w:numId="26">
    <w:abstractNumId w:val="4"/>
  </w:num>
  <w:num w:numId="27">
    <w:abstractNumId w:val="6"/>
  </w:num>
  <w:num w:numId="28">
    <w:abstractNumId w:val="28"/>
  </w:num>
  <w:num w:numId="29">
    <w:abstractNumId w:val="17"/>
  </w:num>
  <w:num w:numId="30">
    <w:abstractNumId w:val="16"/>
  </w:num>
  <w:num w:numId="31">
    <w:abstractNumId w:val="22"/>
  </w:num>
  <w:num w:numId="3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0"/>
  </w:num>
  <w:num w:numId="34">
    <w:abstractNumId w:val="12"/>
  </w:num>
  <w:numIdMacAtCleanup w:val="3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Yael Blumenfeld">
    <w15:presenceInfo w15:providerId="AD" w15:userId="S-1-5-21-381855266-2478345504-3208067526-3907"/>
  </w15:person>
  <w15:person w15:author="Roni Rivkind">
    <w15:presenceInfo w15:providerId="AD" w15:userId="S-1-5-21-381855266-2478345504-3208067526-4504"/>
  </w15:person>
  <w15:person w15:author="Anter, Hadar">
    <w15:presenceInfo w15:providerId="AD" w15:userId="S::hanter@kpmg.com::8e20f7dd-477d-4037-9998-0935d5e036a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31A"/>
    <w:rsid w:val="00006680"/>
    <w:rsid w:val="00006DA6"/>
    <w:rsid w:val="00010B9F"/>
    <w:rsid w:val="00015B2B"/>
    <w:rsid w:val="00015D2D"/>
    <w:rsid w:val="00026CE2"/>
    <w:rsid w:val="00030471"/>
    <w:rsid w:val="00030AC9"/>
    <w:rsid w:val="000337DF"/>
    <w:rsid w:val="00045626"/>
    <w:rsid w:val="000558D8"/>
    <w:rsid w:val="00061518"/>
    <w:rsid w:val="0006502C"/>
    <w:rsid w:val="0007553C"/>
    <w:rsid w:val="000852B8"/>
    <w:rsid w:val="00087110"/>
    <w:rsid w:val="000A7DE9"/>
    <w:rsid w:val="000C1782"/>
    <w:rsid w:val="000C43B8"/>
    <w:rsid w:val="000C5029"/>
    <w:rsid w:val="000C67C2"/>
    <w:rsid w:val="000F314B"/>
    <w:rsid w:val="0010205C"/>
    <w:rsid w:val="0010580D"/>
    <w:rsid w:val="001113E7"/>
    <w:rsid w:val="00134DAE"/>
    <w:rsid w:val="00135C41"/>
    <w:rsid w:val="001838E2"/>
    <w:rsid w:val="001B2F6D"/>
    <w:rsid w:val="001B60A4"/>
    <w:rsid w:val="001E0CB3"/>
    <w:rsid w:val="001F10DA"/>
    <w:rsid w:val="00202368"/>
    <w:rsid w:val="00203C1B"/>
    <w:rsid w:val="002064F4"/>
    <w:rsid w:val="00211BD6"/>
    <w:rsid w:val="0021521E"/>
    <w:rsid w:val="002337E2"/>
    <w:rsid w:val="002531C8"/>
    <w:rsid w:val="00256E4F"/>
    <w:rsid w:val="002578B4"/>
    <w:rsid w:val="00257FA7"/>
    <w:rsid w:val="002B04CF"/>
    <w:rsid w:val="002B05B6"/>
    <w:rsid w:val="002B1C87"/>
    <w:rsid w:val="002B3380"/>
    <w:rsid w:val="002B4BE9"/>
    <w:rsid w:val="002B50FE"/>
    <w:rsid w:val="002C7688"/>
    <w:rsid w:val="002D3D40"/>
    <w:rsid w:val="002D7850"/>
    <w:rsid w:val="002E6422"/>
    <w:rsid w:val="002E719C"/>
    <w:rsid w:val="002F4B7C"/>
    <w:rsid w:val="002F4DDE"/>
    <w:rsid w:val="002F63DF"/>
    <w:rsid w:val="002F7F6A"/>
    <w:rsid w:val="00316063"/>
    <w:rsid w:val="00317D84"/>
    <w:rsid w:val="0033000C"/>
    <w:rsid w:val="003309A3"/>
    <w:rsid w:val="003417D6"/>
    <w:rsid w:val="00347198"/>
    <w:rsid w:val="00352410"/>
    <w:rsid w:val="0035329C"/>
    <w:rsid w:val="00355694"/>
    <w:rsid w:val="00370A12"/>
    <w:rsid w:val="003B0532"/>
    <w:rsid w:val="003B2270"/>
    <w:rsid w:val="003C05D8"/>
    <w:rsid w:val="003C790B"/>
    <w:rsid w:val="003D331B"/>
    <w:rsid w:val="003D6714"/>
    <w:rsid w:val="003D7E5D"/>
    <w:rsid w:val="003E2692"/>
    <w:rsid w:val="003F022E"/>
    <w:rsid w:val="004119A2"/>
    <w:rsid w:val="004306E1"/>
    <w:rsid w:val="00430B60"/>
    <w:rsid w:val="00433294"/>
    <w:rsid w:val="00437269"/>
    <w:rsid w:val="00467632"/>
    <w:rsid w:val="0047628E"/>
    <w:rsid w:val="00481B90"/>
    <w:rsid w:val="00491180"/>
    <w:rsid w:val="00497DBA"/>
    <w:rsid w:val="004B190B"/>
    <w:rsid w:val="004B24AE"/>
    <w:rsid w:val="004B4A0E"/>
    <w:rsid w:val="004B54CF"/>
    <w:rsid w:val="004B6840"/>
    <w:rsid w:val="004C6706"/>
    <w:rsid w:val="004D100E"/>
    <w:rsid w:val="004E1CF6"/>
    <w:rsid w:val="004E6E79"/>
    <w:rsid w:val="004F5E9E"/>
    <w:rsid w:val="004F6625"/>
    <w:rsid w:val="005103A1"/>
    <w:rsid w:val="00511D02"/>
    <w:rsid w:val="00514750"/>
    <w:rsid w:val="005162D0"/>
    <w:rsid w:val="005235C0"/>
    <w:rsid w:val="00525683"/>
    <w:rsid w:val="0053068E"/>
    <w:rsid w:val="005347B8"/>
    <w:rsid w:val="00545D48"/>
    <w:rsid w:val="00551C01"/>
    <w:rsid w:val="005657E6"/>
    <w:rsid w:val="0058043D"/>
    <w:rsid w:val="00582191"/>
    <w:rsid w:val="005A5754"/>
    <w:rsid w:val="005B01CF"/>
    <w:rsid w:val="005B36A8"/>
    <w:rsid w:val="005C41FB"/>
    <w:rsid w:val="005C77AF"/>
    <w:rsid w:val="005E3547"/>
    <w:rsid w:val="005E3D05"/>
    <w:rsid w:val="0061331C"/>
    <w:rsid w:val="00620CD6"/>
    <w:rsid w:val="00641E7D"/>
    <w:rsid w:val="00644D8C"/>
    <w:rsid w:val="00645E5B"/>
    <w:rsid w:val="00650CE4"/>
    <w:rsid w:val="00666349"/>
    <w:rsid w:val="006756A0"/>
    <w:rsid w:val="0067648E"/>
    <w:rsid w:val="00676F7C"/>
    <w:rsid w:val="006825D4"/>
    <w:rsid w:val="00686C2F"/>
    <w:rsid w:val="00693173"/>
    <w:rsid w:val="006971A9"/>
    <w:rsid w:val="006A031A"/>
    <w:rsid w:val="006A0AF4"/>
    <w:rsid w:val="006B592F"/>
    <w:rsid w:val="006C552B"/>
    <w:rsid w:val="006E24BE"/>
    <w:rsid w:val="006E2ACD"/>
    <w:rsid w:val="006E5897"/>
    <w:rsid w:val="007028A2"/>
    <w:rsid w:val="0070449C"/>
    <w:rsid w:val="00706F8A"/>
    <w:rsid w:val="00731052"/>
    <w:rsid w:val="00737314"/>
    <w:rsid w:val="00756277"/>
    <w:rsid w:val="00757EDC"/>
    <w:rsid w:val="0076077A"/>
    <w:rsid w:val="00763842"/>
    <w:rsid w:val="0077354C"/>
    <w:rsid w:val="00781B6B"/>
    <w:rsid w:val="007879FA"/>
    <w:rsid w:val="00787A77"/>
    <w:rsid w:val="00790374"/>
    <w:rsid w:val="00797962"/>
    <w:rsid w:val="007A1361"/>
    <w:rsid w:val="007A2B6D"/>
    <w:rsid w:val="007C393E"/>
    <w:rsid w:val="007C4C4E"/>
    <w:rsid w:val="007E0552"/>
    <w:rsid w:val="007E4446"/>
    <w:rsid w:val="007F5C8A"/>
    <w:rsid w:val="00801DAC"/>
    <w:rsid w:val="00801FE1"/>
    <w:rsid w:val="0080376F"/>
    <w:rsid w:val="008067D2"/>
    <w:rsid w:val="0081359C"/>
    <w:rsid w:val="008244BE"/>
    <w:rsid w:val="0082610D"/>
    <w:rsid w:val="008411D4"/>
    <w:rsid w:val="008661E0"/>
    <w:rsid w:val="00866D05"/>
    <w:rsid w:val="00890F57"/>
    <w:rsid w:val="008A682F"/>
    <w:rsid w:val="008A7105"/>
    <w:rsid w:val="008D2011"/>
    <w:rsid w:val="008D2F1D"/>
    <w:rsid w:val="008E46C2"/>
    <w:rsid w:val="00900610"/>
    <w:rsid w:val="0090293E"/>
    <w:rsid w:val="00906BD2"/>
    <w:rsid w:val="00910F18"/>
    <w:rsid w:val="00913D93"/>
    <w:rsid w:val="00915AAC"/>
    <w:rsid w:val="00916305"/>
    <w:rsid w:val="009252AA"/>
    <w:rsid w:val="009300E3"/>
    <w:rsid w:val="00934F15"/>
    <w:rsid w:val="00941166"/>
    <w:rsid w:val="00941B38"/>
    <w:rsid w:val="009445F2"/>
    <w:rsid w:val="00944E9B"/>
    <w:rsid w:val="00971BDE"/>
    <w:rsid w:val="00973748"/>
    <w:rsid w:val="009924BE"/>
    <w:rsid w:val="0099608E"/>
    <w:rsid w:val="009A78DC"/>
    <w:rsid w:val="009A7A80"/>
    <w:rsid w:val="009B1B3D"/>
    <w:rsid w:val="009C0594"/>
    <w:rsid w:val="009C5CCD"/>
    <w:rsid w:val="009F245C"/>
    <w:rsid w:val="009F5D4E"/>
    <w:rsid w:val="00A00C97"/>
    <w:rsid w:val="00A02246"/>
    <w:rsid w:val="00A357B9"/>
    <w:rsid w:val="00A424B3"/>
    <w:rsid w:val="00A45F54"/>
    <w:rsid w:val="00A46F80"/>
    <w:rsid w:val="00A546DD"/>
    <w:rsid w:val="00A56F2D"/>
    <w:rsid w:val="00A62CCB"/>
    <w:rsid w:val="00A73F53"/>
    <w:rsid w:val="00A80FDD"/>
    <w:rsid w:val="00A97FEA"/>
    <w:rsid w:val="00AA2C13"/>
    <w:rsid w:val="00AA6E37"/>
    <w:rsid w:val="00AB7133"/>
    <w:rsid w:val="00AC36A6"/>
    <w:rsid w:val="00AD29C1"/>
    <w:rsid w:val="00AD4DF0"/>
    <w:rsid w:val="00AE07C5"/>
    <w:rsid w:val="00AE10D1"/>
    <w:rsid w:val="00AE3BC8"/>
    <w:rsid w:val="00AF007F"/>
    <w:rsid w:val="00B12D36"/>
    <w:rsid w:val="00B25C32"/>
    <w:rsid w:val="00B31CBB"/>
    <w:rsid w:val="00B34B3B"/>
    <w:rsid w:val="00B401E0"/>
    <w:rsid w:val="00B52515"/>
    <w:rsid w:val="00B62DAB"/>
    <w:rsid w:val="00B674F8"/>
    <w:rsid w:val="00B70C04"/>
    <w:rsid w:val="00B70EBA"/>
    <w:rsid w:val="00B72D14"/>
    <w:rsid w:val="00B81511"/>
    <w:rsid w:val="00B81F13"/>
    <w:rsid w:val="00B83E58"/>
    <w:rsid w:val="00B861C8"/>
    <w:rsid w:val="00B935CB"/>
    <w:rsid w:val="00BA7C55"/>
    <w:rsid w:val="00BB081A"/>
    <w:rsid w:val="00BB6ED7"/>
    <w:rsid w:val="00BB76C9"/>
    <w:rsid w:val="00BC468E"/>
    <w:rsid w:val="00BD31E9"/>
    <w:rsid w:val="00BD50E7"/>
    <w:rsid w:val="00BD729A"/>
    <w:rsid w:val="00BD7798"/>
    <w:rsid w:val="00BF4283"/>
    <w:rsid w:val="00BF507A"/>
    <w:rsid w:val="00BF50D0"/>
    <w:rsid w:val="00C05EDC"/>
    <w:rsid w:val="00C07706"/>
    <w:rsid w:val="00C124F5"/>
    <w:rsid w:val="00C154B1"/>
    <w:rsid w:val="00C161D6"/>
    <w:rsid w:val="00C1731E"/>
    <w:rsid w:val="00C318EE"/>
    <w:rsid w:val="00C37EAC"/>
    <w:rsid w:val="00C440D3"/>
    <w:rsid w:val="00C5694A"/>
    <w:rsid w:val="00C63477"/>
    <w:rsid w:val="00C87F24"/>
    <w:rsid w:val="00CB3973"/>
    <w:rsid w:val="00CB4482"/>
    <w:rsid w:val="00CC049A"/>
    <w:rsid w:val="00CC5F80"/>
    <w:rsid w:val="00CD0201"/>
    <w:rsid w:val="00CE022D"/>
    <w:rsid w:val="00D063C3"/>
    <w:rsid w:val="00D13F32"/>
    <w:rsid w:val="00D22EF4"/>
    <w:rsid w:val="00D2608A"/>
    <w:rsid w:val="00D34488"/>
    <w:rsid w:val="00D34AA1"/>
    <w:rsid w:val="00D36627"/>
    <w:rsid w:val="00D41457"/>
    <w:rsid w:val="00D41DB9"/>
    <w:rsid w:val="00D55AD5"/>
    <w:rsid w:val="00D57173"/>
    <w:rsid w:val="00D658DD"/>
    <w:rsid w:val="00D93418"/>
    <w:rsid w:val="00DA0338"/>
    <w:rsid w:val="00DA14BB"/>
    <w:rsid w:val="00DB0C9A"/>
    <w:rsid w:val="00DC27BB"/>
    <w:rsid w:val="00DC282E"/>
    <w:rsid w:val="00DC4825"/>
    <w:rsid w:val="00DD051A"/>
    <w:rsid w:val="00DE4315"/>
    <w:rsid w:val="00E02E13"/>
    <w:rsid w:val="00E2005D"/>
    <w:rsid w:val="00E200DD"/>
    <w:rsid w:val="00E301C4"/>
    <w:rsid w:val="00E30C59"/>
    <w:rsid w:val="00E31835"/>
    <w:rsid w:val="00E334A4"/>
    <w:rsid w:val="00E362FD"/>
    <w:rsid w:val="00E4191D"/>
    <w:rsid w:val="00E47EF4"/>
    <w:rsid w:val="00E53175"/>
    <w:rsid w:val="00E6098A"/>
    <w:rsid w:val="00E61306"/>
    <w:rsid w:val="00E752B4"/>
    <w:rsid w:val="00E75F0A"/>
    <w:rsid w:val="00EA4D7A"/>
    <w:rsid w:val="00EA68E1"/>
    <w:rsid w:val="00EC209E"/>
    <w:rsid w:val="00ED6FAE"/>
    <w:rsid w:val="00EE1F60"/>
    <w:rsid w:val="00EF00E2"/>
    <w:rsid w:val="00EF542A"/>
    <w:rsid w:val="00EF56E8"/>
    <w:rsid w:val="00F03CD4"/>
    <w:rsid w:val="00F03FCC"/>
    <w:rsid w:val="00F14E38"/>
    <w:rsid w:val="00F302C3"/>
    <w:rsid w:val="00F4206F"/>
    <w:rsid w:val="00F75E04"/>
    <w:rsid w:val="00F813E2"/>
    <w:rsid w:val="00F91974"/>
    <w:rsid w:val="00F9298C"/>
    <w:rsid w:val="00F9764E"/>
    <w:rsid w:val="00FA2FA6"/>
    <w:rsid w:val="00FA48F5"/>
    <w:rsid w:val="00FB272C"/>
    <w:rsid w:val="00FC0812"/>
    <w:rsid w:val="00FC3262"/>
    <w:rsid w:val="00FC45CE"/>
    <w:rsid w:val="00FD1391"/>
    <w:rsid w:val="00FF1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738D7"/>
  <w15:chartTrackingRefBased/>
  <w15:docId w15:val="{14598230-2C0E-43A6-92A2-E95995D68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01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5B01CF"/>
    <w:pPr>
      <w:keepNext/>
      <w:numPr>
        <w:ilvl w:val="1"/>
        <w:numId w:val="1"/>
      </w:numPr>
      <w:spacing w:after="0" w:line="360" w:lineRule="auto"/>
      <w:outlineLvl w:val="1"/>
    </w:pPr>
    <w:rPr>
      <w:rFonts w:ascii="Arial" w:eastAsia="Times New Roman" w:hAnsi="Arial" w:cs="Arial"/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64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03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031A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B24A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5B01CF"/>
    <w:rPr>
      <w:rFonts w:ascii="Arial" w:eastAsia="Times New Roman" w:hAnsi="Arial" w:cs="Arial"/>
      <w:b/>
      <w:bCs/>
      <w:sz w:val="24"/>
      <w:szCs w:val="24"/>
    </w:rPr>
  </w:style>
  <w:style w:type="paragraph" w:customStyle="1" w:styleId="1">
    <w:name w:val="סגנון1"/>
    <w:basedOn w:val="Heading1"/>
    <w:next w:val="Normal"/>
    <w:rsid w:val="005B01CF"/>
    <w:pPr>
      <w:keepLines w:val="0"/>
      <w:numPr>
        <w:numId w:val="1"/>
      </w:numPr>
      <w:shd w:val="clear" w:color="auto" w:fill="D9D9D9"/>
      <w:tabs>
        <w:tab w:val="clear" w:pos="360"/>
      </w:tabs>
      <w:spacing w:before="0" w:line="240" w:lineRule="auto"/>
      <w:ind w:left="720"/>
    </w:pPr>
    <w:rPr>
      <w:rFonts w:ascii="Arial" w:eastAsia="Times New Roman" w:hAnsi="Arial" w:cs="Arial"/>
      <w:b/>
      <w:bCs/>
      <w:color w:val="0000FF"/>
      <w:sz w:val="28"/>
      <w:szCs w:val="28"/>
      <w:u w:val="single"/>
      <w:shd w:val="clear" w:color="auto" w:fill="D9D9D9"/>
    </w:rPr>
  </w:style>
  <w:style w:type="character" w:customStyle="1" w:styleId="Heading1Char">
    <w:name w:val="Heading 1 Char"/>
    <w:basedOn w:val="DefaultParagraphFont"/>
    <w:link w:val="Heading1"/>
    <w:uiPriority w:val="9"/>
    <w:rsid w:val="005B01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ormaltextrun">
    <w:name w:val="normaltextrun"/>
    <w:basedOn w:val="DefaultParagraphFont"/>
    <w:rsid w:val="004F5E9E"/>
  </w:style>
  <w:style w:type="character" w:customStyle="1" w:styleId="apple-converted-space">
    <w:name w:val="apple-converted-space"/>
    <w:basedOn w:val="DefaultParagraphFont"/>
    <w:rsid w:val="00202368"/>
  </w:style>
  <w:style w:type="paragraph" w:customStyle="1" w:styleId="paragraph">
    <w:name w:val="paragraph"/>
    <w:basedOn w:val="Normal"/>
    <w:rsid w:val="002023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202368"/>
  </w:style>
  <w:style w:type="paragraph" w:styleId="Header">
    <w:name w:val="header"/>
    <w:basedOn w:val="Normal"/>
    <w:link w:val="HeaderChar"/>
    <w:uiPriority w:val="99"/>
    <w:unhideWhenUsed/>
    <w:rsid w:val="009F245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245C"/>
  </w:style>
  <w:style w:type="paragraph" w:styleId="Footer">
    <w:name w:val="footer"/>
    <w:basedOn w:val="Normal"/>
    <w:link w:val="FooterChar"/>
    <w:uiPriority w:val="99"/>
    <w:unhideWhenUsed/>
    <w:rsid w:val="009F245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245C"/>
  </w:style>
  <w:style w:type="table" w:styleId="TableGrid">
    <w:name w:val="Table Grid"/>
    <w:basedOn w:val="TableNormal"/>
    <w:uiPriority w:val="39"/>
    <w:rsid w:val="00E613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F14E3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14E3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14E3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14E3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14E38"/>
    <w:rPr>
      <w:b/>
      <w:bCs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C27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C27BB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6764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GridTable4-Accent1">
    <w:name w:val="Grid Table 4 Accent 1"/>
    <w:basedOn w:val="TableNormal"/>
    <w:uiPriority w:val="49"/>
    <w:rsid w:val="00E3183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ListTable3-Accent51">
    <w:name w:val="List Table 3 - Accent 51"/>
    <w:basedOn w:val="TableNormal"/>
    <w:uiPriority w:val="48"/>
    <w:rsid w:val="0003047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693173"/>
    <w:pPr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69317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03FCC"/>
    <w:pPr>
      <w:tabs>
        <w:tab w:val="left" w:pos="2728"/>
        <w:tab w:val="right" w:leader="dot" w:pos="8630"/>
      </w:tabs>
      <w:bidi/>
      <w:spacing w:after="100"/>
      <w:ind w:left="220"/>
      <w:jc w:val="both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69317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93173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6825D4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6825D4"/>
  </w:style>
  <w:style w:type="character" w:styleId="UnresolvedMention">
    <w:name w:val="Unresolved Mention"/>
    <w:basedOn w:val="DefaultParagraphFont"/>
    <w:uiPriority w:val="99"/>
    <w:semiHidden/>
    <w:unhideWhenUsed/>
    <w:rsid w:val="00511D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05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3.png"/><Relationship Id="rId21" Type="http://schemas.openxmlformats.org/officeDocument/2006/relationships/comments" Target="comments.xml"/><Relationship Id="rId34" Type="http://schemas.openxmlformats.org/officeDocument/2006/relationships/diagramLayout" Target="diagrams/layout1.xml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microsoft.com/office/2007/relationships/diagramDrawing" Target="diagrams/drawing1.xml"/><Relationship Id="rId40" Type="http://schemas.openxmlformats.org/officeDocument/2006/relationships/image" Target="media/image24.emf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microsoft.com/office/2016/09/relationships/commentsIds" Target="commentsIds.xml"/><Relationship Id="rId28" Type="http://schemas.openxmlformats.org/officeDocument/2006/relationships/image" Target="media/image17.png"/><Relationship Id="rId36" Type="http://schemas.openxmlformats.org/officeDocument/2006/relationships/diagramColors" Target="diagrams/colors1.xml"/><Relationship Id="rId10" Type="http://schemas.openxmlformats.org/officeDocument/2006/relationships/package" Target="embeddings/Microsoft_Visio_Drawing1.vsdx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microsoft.com/office/2011/relationships/commentsExtended" Target="commentsExtended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diagramQuickStyle" Target="diagrams/quickStyle1.xml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diagramData" Target="diagrams/data1.xml"/><Relationship Id="rId38" Type="http://schemas.openxmlformats.org/officeDocument/2006/relationships/image" Target="media/image22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oleObject" Target="embeddings/oleObject1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3E2745D-D6C1-3F45-9DA7-E5BD7325355F}" type="doc">
      <dgm:prSet loTypeId="urn:microsoft.com/office/officeart/2005/8/layout/orgChar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917585D2-0991-E947-BCC4-EF9002AA54B9}">
      <dgm:prSet phldrT="[Text]" custT="1"/>
      <dgm:spPr/>
      <dgm:t>
        <a:bodyPr/>
        <a:lstStyle/>
        <a:p>
          <a:r>
            <a:rPr lang="en-US" sz="900"/>
            <a:t>Processing Server</a:t>
          </a:r>
        </a:p>
      </dgm:t>
    </dgm:pt>
    <dgm:pt modelId="{22F07CA6-2F2D-BE4B-B695-43D9738DDCEC}" type="parTrans" cxnId="{6FB4380B-9E2C-C64B-8429-039D8AFF1B64}">
      <dgm:prSet/>
      <dgm:spPr/>
      <dgm:t>
        <a:bodyPr/>
        <a:lstStyle/>
        <a:p>
          <a:endParaRPr lang="en-US"/>
        </a:p>
      </dgm:t>
    </dgm:pt>
    <dgm:pt modelId="{3D618821-C00E-F04F-A21C-32B22ABE5011}" type="sibTrans" cxnId="{6FB4380B-9E2C-C64B-8429-039D8AFF1B64}">
      <dgm:prSet/>
      <dgm:spPr/>
      <dgm:t>
        <a:bodyPr/>
        <a:lstStyle/>
        <a:p>
          <a:endParaRPr lang="en-US"/>
        </a:p>
      </dgm:t>
    </dgm:pt>
    <dgm:pt modelId="{B1553763-DFA9-7C4D-980D-57B4A45730D4}">
      <dgm:prSet phldrT="[Text]" custT="1"/>
      <dgm:spPr/>
      <dgm:t>
        <a:bodyPr/>
        <a:lstStyle/>
        <a:p>
          <a:r>
            <a:rPr lang="en-US" sz="900"/>
            <a:t>Processing Station</a:t>
          </a:r>
        </a:p>
      </dgm:t>
    </dgm:pt>
    <dgm:pt modelId="{2FE0525F-4830-4742-AA4D-E9C3527E858F}" type="parTrans" cxnId="{650EAD42-DE21-4F49-9739-C9C797AC90CB}">
      <dgm:prSet/>
      <dgm:spPr/>
      <dgm:t>
        <a:bodyPr/>
        <a:lstStyle/>
        <a:p>
          <a:endParaRPr lang="en-US" sz="900"/>
        </a:p>
      </dgm:t>
    </dgm:pt>
    <dgm:pt modelId="{B528DD4B-3DCA-1B40-AF50-5C90175E174B}" type="sibTrans" cxnId="{650EAD42-DE21-4F49-9739-C9C797AC90CB}">
      <dgm:prSet/>
      <dgm:spPr/>
      <dgm:t>
        <a:bodyPr/>
        <a:lstStyle/>
        <a:p>
          <a:endParaRPr lang="en-US"/>
        </a:p>
      </dgm:t>
    </dgm:pt>
    <dgm:pt modelId="{AA34A1BF-348A-4348-87F3-7E6FF1FE5410}">
      <dgm:prSet phldrT="[Text]" custT="1"/>
      <dgm:spPr/>
      <dgm:t>
        <a:bodyPr/>
        <a:lstStyle/>
        <a:p>
          <a:r>
            <a:rPr lang="en-US" sz="900"/>
            <a:t>Processing Station</a:t>
          </a:r>
        </a:p>
      </dgm:t>
    </dgm:pt>
    <dgm:pt modelId="{F29B37CF-AA83-3646-9B49-8DBF8C4EE2EA}" type="parTrans" cxnId="{AAA58429-0047-7E45-B731-08490A3E2AA6}">
      <dgm:prSet/>
      <dgm:spPr/>
      <dgm:t>
        <a:bodyPr/>
        <a:lstStyle/>
        <a:p>
          <a:endParaRPr lang="en-US" sz="900"/>
        </a:p>
      </dgm:t>
    </dgm:pt>
    <dgm:pt modelId="{2D0F39F5-9115-0E48-8C2D-77B63AB15218}" type="sibTrans" cxnId="{AAA58429-0047-7E45-B731-08490A3E2AA6}">
      <dgm:prSet/>
      <dgm:spPr/>
      <dgm:t>
        <a:bodyPr/>
        <a:lstStyle/>
        <a:p>
          <a:endParaRPr lang="en-US"/>
        </a:p>
      </dgm:t>
    </dgm:pt>
    <dgm:pt modelId="{5B2B41A7-1512-1545-9CDA-65F00AF3CFFC}">
      <dgm:prSet phldrT="[Text]" custT="1"/>
      <dgm:spPr/>
      <dgm:t>
        <a:bodyPr/>
        <a:lstStyle/>
        <a:p>
          <a:r>
            <a:rPr lang="en-US" sz="900"/>
            <a:t>Processing Station</a:t>
          </a:r>
        </a:p>
      </dgm:t>
    </dgm:pt>
    <dgm:pt modelId="{2E1DA5BE-E8DA-9041-BFAC-44C189C90E1A}" type="parTrans" cxnId="{2324DB2F-BF75-7F4D-9CCC-E99FE8A9EDA4}">
      <dgm:prSet/>
      <dgm:spPr/>
      <dgm:t>
        <a:bodyPr/>
        <a:lstStyle/>
        <a:p>
          <a:endParaRPr lang="en-US" sz="900"/>
        </a:p>
      </dgm:t>
    </dgm:pt>
    <dgm:pt modelId="{23E6C9BD-4BA1-A64E-B3C7-ADDE033744DD}" type="sibTrans" cxnId="{2324DB2F-BF75-7F4D-9CCC-E99FE8A9EDA4}">
      <dgm:prSet/>
      <dgm:spPr/>
      <dgm:t>
        <a:bodyPr/>
        <a:lstStyle/>
        <a:p>
          <a:endParaRPr lang="en-US"/>
        </a:p>
      </dgm:t>
    </dgm:pt>
    <dgm:pt modelId="{861CF1BE-DF95-514A-9FF6-46F70E7A4595}" type="pres">
      <dgm:prSet presAssocID="{B3E2745D-D6C1-3F45-9DA7-E5BD7325355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34C587F3-D4F3-DE4C-A60B-9E5E5834FE34}" type="pres">
      <dgm:prSet presAssocID="{917585D2-0991-E947-BCC4-EF9002AA54B9}" presName="hierRoot1" presStyleCnt="0">
        <dgm:presLayoutVars>
          <dgm:hierBranch val="init"/>
        </dgm:presLayoutVars>
      </dgm:prSet>
      <dgm:spPr/>
    </dgm:pt>
    <dgm:pt modelId="{BC3B49F6-F1A8-E34E-B68B-1BDA3419B843}" type="pres">
      <dgm:prSet presAssocID="{917585D2-0991-E947-BCC4-EF9002AA54B9}" presName="rootComposite1" presStyleCnt="0"/>
      <dgm:spPr/>
    </dgm:pt>
    <dgm:pt modelId="{EDEA22A0-5D7C-764E-B5F0-78E48B9CD9B3}" type="pres">
      <dgm:prSet presAssocID="{917585D2-0991-E947-BCC4-EF9002AA54B9}" presName="rootText1" presStyleLbl="node0" presStyleIdx="0" presStyleCnt="1">
        <dgm:presLayoutVars>
          <dgm:chPref val="3"/>
        </dgm:presLayoutVars>
      </dgm:prSet>
      <dgm:spPr/>
    </dgm:pt>
    <dgm:pt modelId="{AA36D93A-AEA0-264A-830C-1BD020BB1B46}" type="pres">
      <dgm:prSet presAssocID="{917585D2-0991-E947-BCC4-EF9002AA54B9}" presName="rootConnector1" presStyleLbl="node1" presStyleIdx="0" presStyleCnt="0"/>
      <dgm:spPr/>
    </dgm:pt>
    <dgm:pt modelId="{07442841-9B25-3742-AB03-BD8E2EC72DD9}" type="pres">
      <dgm:prSet presAssocID="{917585D2-0991-E947-BCC4-EF9002AA54B9}" presName="hierChild2" presStyleCnt="0"/>
      <dgm:spPr/>
    </dgm:pt>
    <dgm:pt modelId="{8B225E37-7311-724B-BDD8-86126616D39B}" type="pres">
      <dgm:prSet presAssocID="{2FE0525F-4830-4742-AA4D-E9C3527E858F}" presName="Name37" presStyleLbl="parChTrans1D2" presStyleIdx="0" presStyleCnt="3"/>
      <dgm:spPr/>
    </dgm:pt>
    <dgm:pt modelId="{13937D26-67A3-D340-A2B6-B81278863F4B}" type="pres">
      <dgm:prSet presAssocID="{B1553763-DFA9-7C4D-980D-57B4A45730D4}" presName="hierRoot2" presStyleCnt="0">
        <dgm:presLayoutVars>
          <dgm:hierBranch val="init"/>
        </dgm:presLayoutVars>
      </dgm:prSet>
      <dgm:spPr/>
    </dgm:pt>
    <dgm:pt modelId="{66839960-0608-0B43-BC08-14E7BDB00A7C}" type="pres">
      <dgm:prSet presAssocID="{B1553763-DFA9-7C4D-980D-57B4A45730D4}" presName="rootComposite" presStyleCnt="0"/>
      <dgm:spPr/>
    </dgm:pt>
    <dgm:pt modelId="{F3674705-A930-944B-BBA8-5ECDD478E725}" type="pres">
      <dgm:prSet presAssocID="{B1553763-DFA9-7C4D-980D-57B4A45730D4}" presName="rootText" presStyleLbl="node2" presStyleIdx="0" presStyleCnt="3">
        <dgm:presLayoutVars>
          <dgm:chPref val="3"/>
        </dgm:presLayoutVars>
      </dgm:prSet>
      <dgm:spPr/>
    </dgm:pt>
    <dgm:pt modelId="{9EF97059-0B3F-C94C-BAE3-48239A5D8A24}" type="pres">
      <dgm:prSet presAssocID="{B1553763-DFA9-7C4D-980D-57B4A45730D4}" presName="rootConnector" presStyleLbl="node2" presStyleIdx="0" presStyleCnt="3"/>
      <dgm:spPr/>
    </dgm:pt>
    <dgm:pt modelId="{17FC67AD-5628-EF48-A8DA-6347CED99CDE}" type="pres">
      <dgm:prSet presAssocID="{B1553763-DFA9-7C4D-980D-57B4A45730D4}" presName="hierChild4" presStyleCnt="0"/>
      <dgm:spPr/>
    </dgm:pt>
    <dgm:pt modelId="{A8A37141-C499-5D4F-BBD7-B8FAD5BD863F}" type="pres">
      <dgm:prSet presAssocID="{B1553763-DFA9-7C4D-980D-57B4A45730D4}" presName="hierChild5" presStyleCnt="0"/>
      <dgm:spPr/>
    </dgm:pt>
    <dgm:pt modelId="{D9133B12-1553-BE4E-9D5A-E6B55FC6AABD}" type="pres">
      <dgm:prSet presAssocID="{F29B37CF-AA83-3646-9B49-8DBF8C4EE2EA}" presName="Name37" presStyleLbl="parChTrans1D2" presStyleIdx="1" presStyleCnt="3"/>
      <dgm:spPr/>
    </dgm:pt>
    <dgm:pt modelId="{0E7BFF3F-5B73-9B4F-BF60-BF8CC1281CDE}" type="pres">
      <dgm:prSet presAssocID="{AA34A1BF-348A-4348-87F3-7E6FF1FE5410}" presName="hierRoot2" presStyleCnt="0">
        <dgm:presLayoutVars>
          <dgm:hierBranch val="init"/>
        </dgm:presLayoutVars>
      </dgm:prSet>
      <dgm:spPr/>
    </dgm:pt>
    <dgm:pt modelId="{AC0515E5-16A8-8148-8112-628F334B19C8}" type="pres">
      <dgm:prSet presAssocID="{AA34A1BF-348A-4348-87F3-7E6FF1FE5410}" presName="rootComposite" presStyleCnt="0"/>
      <dgm:spPr/>
    </dgm:pt>
    <dgm:pt modelId="{522BD437-5472-3B45-B0CD-1A65FD197A0F}" type="pres">
      <dgm:prSet presAssocID="{AA34A1BF-348A-4348-87F3-7E6FF1FE5410}" presName="rootText" presStyleLbl="node2" presStyleIdx="1" presStyleCnt="3">
        <dgm:presLayoutVars>
          <dgm:chPref val="3"/>
        </dgm:presLayoutVars>
      </dgm:prSet>
      <dgm:spPr/>
    </dgm:pt>
    <dgm:pt modelId="{0EB0F7EB-CFC7-CC45-8F27-3E58BED5DA5C}" type="pres">
      <dgm:prSet presAssocID="{AA34A1BF-348A-4348-87F3-7E6FF1FE5410}" presName="rootConnector" presStyleLbl="node2" presStyleIdx="1" presStyleCnt="3"/>
      <dgm:spPr/>
    </dgm:pt>
    <dgm:pt modelId="{FA417A1C-9DD2-0A4B-868E-FAC2CD86D09A}" type="pres">
      <dgm:prSet presAssocID="{AA34A1BF-348A-4348-87F3-7E6FF1FE5410}" presName="hierChild4" presStyleCnt="0"/>
      <dgm:spPr/>
    </dgm:pt>
    <dgm:pt modelId="{99A1BCA9-BE9C-1547-972A-D537E138893C}" type="pres">
      <dgm:prSet presAssocID="{AA34A1BF-348A-4348-87F3-7E6FF1FE5410}" presName="hierChild5" presStyleCnt="0"/>
      <dgm:spPr/>
    </dgm:pt>
    <dgm:pt modelId="{1A4626A2-037B-C645-8270-7A788509A33B}" type="pres">
      <dgm:prSet presAssocID="{2E1DA5BE-E8DA-9041-BFAC-44C189C90E1A}" presName="Name37" presStyleLbl="parChTrans1D2" presStyleIdx="2" presStyleCnt="3"/>
      <dgm:spPr/>
    </dgm:pt>
    <dgm:pt modelId="{FB224CA4-04BE-5840-B40E-3F78BA1350F1}" type="pres">
      <dgm:prSet presAssocID="{5B2B41A7-1512-1545-9CDA-65F00AF3CFFC}" presName="hierRoot2" presStyleCnt="0">
        <dgm:presLayoutVars>
          <dgm:hierBranch val="init"/>
        </dgm:presLayoutVars>
      </dgm:prSet>
      <dgm:spPr/>
    </dgm:pt>
    <dgm:pt modelId="{89F9BED7-A390-954E-866B-7213A9970B5A}" type="pres">
      <dgm:prSet presAssocID="{5B2B41A7-1512-1545-9CDA-65F00AF3CFFC}" presName="rootComposite" presStyleCnt="0"/>
      <dgm:spPr/>
    </dgm:pt>
    <dgm:pt modelId="{75E2A385-DB83-A244-B3AB-3DD1FFD15239}" type="pres">
      <dgm:prSet presAssocID="{5B2B41A7-1512-1545-9CDA-65F00AF3CFFC}" presName="rootText" presStyleLbl="node2" presStyleIdx="2" presStyleCnt="3">
        <dgm:presLayoutVars>
          <dgm:chPref val="3"/>
        </dgm:presLayoutVars>
      </dgm:prSet>
      <dgm:spPr/>
    </dgm:pt>
    <dgm:pt modelId="{55879555-415F-CE49-8117-A2F24F3B1569}" type="pres">
      <dgm:prSet presAssocID="{5B2B41A7-1512-1545-9CDA-65F00AF3CFFC}" presName="rootConnector" presStyleLbl="node2" presStyleIdx="2" presStyleCnt="3"/>
      <dgm:spPr/>
    </dgm:pt>
    <dgm:pt modelId="{D58927D6-E9BD-3A48-866B-6D0AB6535FCB}" type="pres">
      <dgm:prSet presAssocID="{5B2B41A7-1512-1545-9CDA-65F00AF3CFFC}" presName="hierChild4" presStyleCnt="0"/>
      <dgm:spPr/>
    </dgm:pt>
    <dgm:pt modelId="{C7499585-E11D-F445-BFC3-C00CA0B24CC5}" type="pres">
      <dgm:prSet presAssocID="{5B2B41A7-1512-1545-9CDA-65F00AF3CFFC}" presName="hierChild5" presStyleCnt="0"/>
      <dgm:spPr/>
    </dgm:pt>
    <dgm:pt modelId="{DE34EEB1-07D5-D347-86E3-BA6240103747}" type="pres">
      <dgm:prSet presAssocID="{917585D2-0991-E947-BCC4-EF9002AA54B9}" presName="hierChild3" presStyleCnt="0"/>
      <dgm:spPr/>
    </dgm:pt>
  </dgm:ptLst>
  <dgm:cxnLst>
    <dgm:cxn modelId="{6FB4380B-9E2C-C64B-8429-039D8AFF1B64}" srcId="{B3E2745D-D6C1-3F45-9DA7-E5BD7325355F}" destId="{917585D2-0991-E947-BCC4-EF9002AA54B9}" srcOrd="0" destOrd="0" parTransId="{22F07CA6-2F2D-BE4B-B695-43D9738DDCEC}" sibTransId="{3D618821-C00E-F04F-A21C-32B22ABE5011}"/>
    <dgm:cxn modelId="{AEB74017-E23E-4A56-9D4E-7431CAD12519}" type="presOf" srcId="{5B2B41A7-1512-1545-9CDA-65F00AF3CFFC}" destId="{55879555-415F-CE49-8117-A2F24F3B1569}" srcOrd="1" destOrd="0" presId="urn:microsoft.com/office/officeart/2005/8/layout/orgChart1"/>
    <dgm:cxn modelId="{742B2223-138A-49F4-9EE0-03FA911EEA8D}" type="presOf" srcId="{917585D2-0991-E947-BCC4-EF9002AA54B9}" destId="{AA36D93A-AEA0-264A-830C-1BD020BB1B46}" srcOrd="1" destOrd="0" presId="urn:microsoft.com/office/officeart/2005/8/layout/orgChart1"/>
    <dgm:cxn modelId="{AAA58429-0047-7E45-B731-08490A3E2AA6}" srcId="{917585D2-0991-E947-BCC4-EF9002AA54B9}" destId="{AA34A1BF-348A-4348-87F3-7E6FF1FE5410}" srcOrd="1" destOrd="0" parTransId="{F29B37CF-AA83-3646-9B49-8DBF8C4EE2EA}" sibTransId="{2D0F39F5-9115-0E48-8C2D-77B63AB15218}"/>
    <dgm:cxn modelId="{2324DB2F-BF75-7F4D-9CCC-E99FE8A9EDA4}" srcId="{917585D2-0991-E947-BCC4-EF9002AA54B9}" destId="{5B2B41A7-1512-1545-9CDA-65F00AF3CFFC}" srcOrd="2" destOrd="0" parTransId="{2E1DA5BE-E8DA-9041-BFAC-44C189C90E1A}" sibTransId="{23E6C9BD-4BA1-A64E-B3C7-ADDE033744DD}"/>
    <dgm:cxn modelId="{B324B63B-44A2-4911-9610-3C03B2AE5608}" type="presOf" srcId="{AA34A1BF-348A-4348-87F3-7E6FF1FE5410}" destId="{522BD437-5472-3B45-B0CD-1A65FD197A0F}" srcOrd="0" destOrd="0" presId="urn:microsoft.com/office/officeart/2005/8/layout/orgChart1"/>
    <dgm:cxn modelId="{650EAD42-DE21-4F49-9739-C9C797AC90CB}" srcId="{917585D2-0991-E947-BCC4-EF9002AA54B9}" destId="{B1553763-DFA9-7C4D-980D-57B4A45730D4}" srcOrd="0" destOrd="0" parTransId="{2FE0525F-4830-4742-AA4D-E9C3527E858F}" sibTransId="{B528DD4B-3DCA-1B40-AF50-5C90175E174B}"/>
    <dgm:cxn modelId="{0E74154C-BCDE-4785-A6A3-21A174868CE0}" type="presOf" srcId="{5B2B41A7-1512-1545-9CDA-65F00AF3CFFC}" destId="{75E2A385-DB83-A244-B3AB-3DD1FFD15239}" srcOrd="0" destOrd="0" presId="urn:microsoft.com/office/officeart/2005/8/layout/orgChart1"/>
    <dgm:cxn modelId="{9CB31873-4EA2-43C9-98B1-818598C36AF7}" type="presOf" srcId="{F29B37CF-AA83-3646-9B49-8DBF8C4EE2EA}" destId="{D9133B12-1553-BE4E-9D5A-E6B55FC6AABD}" srcOrd="0" destOrd="0" presId="urn:microsoft.com/office/officeart/2005/8/layout/orgChart1"/>
    <dgm:cxn modelId="{462C0C95-EEF3-4631-AEBE-2D666111A166}" type="presOf" srcId="{B3E2745D-D6C1-3F45-9DA7-E5BD7325355F}" destId="{861CF1BE-DF95-514A-9FF6-46F70E7A4595}" srcOrd="0" destOrd="0" presId="urn:microsoft.com/office/officeart/2005/8/layout/orgChart1"/>
    <dgm:cxn modelId="{C3C577B8-61A8-4E52-B57B-37262A7A4A9B}" type="presOf" srcId="{B1553763-DFA9-7C4D-980D-57B4A45730D4}" destId="{9EF97059-0B3F-C94C-BAE3-48239A5D8A24}" srcOrd="1" destOrd="0" presId="urn:microsoft.com/office/officeart/2005/8/layout/orgChart1"/>
    <dgm:cxn modelId="{EDF385D1-E35C-48C1-9AC9-48419ECAF59C}" type="presOf" srcId="{AA34A1BF-348A-4348-87F3-7E6FF1FE5410}" destId="{0EB0F7EB-CFC7-CC45-8F27-3E58BED5DA5C}" srcOrd="1" destOrd="0" presId="urn:microsoft.com/office/officeart/2005/8/layout/orgChart1"/>
    <dgm:cxn modelId="{811D4EDE-DF83-474E-8AF8-55017C1BF522}" type="presOf" srcId="{B1553763-DFA9-7C4D-980D-57B4A45730D4}" destId="{F3674705-A930-944B-BBA8-5ECDD478E725}" srcOrd="0" destOrd="0" presId="urn:microsoft.com/office/officeart/2005/8/layout/orgChart1"/>
    <dgm:cxn modelId="{60B985E8-A6B3-4885-8E0F-332C7AF510E3}" type="presOf" srcId="{917585D2-0991-E947-BCC4-EF9002AA54B9}" destId="{EDEA22A0-5D7C-764E-B5F0-78E48B9CD9B3}" srcOrd="0" destOrd="0" presId="urn:microsoft.com/office/officeart/2005/8/layout/orgChart1"/>
    <dgm:cxn modelId="{8A88A6F7-9476-4543-8930-B11F316044E5}" type="presOf" srcId="{2FE0525F-4830-4742-AA4D-E9C3527E858F}" destId="{8B225E37-7311-724B-BDD8-86126616D39B}" srcOrd="0" destOrd="0" presId="urn:microsoft.com/office/officeart/2005/8/layout/orgChart1"/>
    <dgm:cxn modelId="{5607F5FD-7984-4B54-BC11-8931253F56E9}" type="presOf" srcId="{2E1DA5BE-E8DA-9041-BFAC-44C189C90E1A}" destId="{1A4626A2-037B-C645-8270-7A788509A33B}" srcOrd="0" destOrd="0" presId="urn:microsoft.com/office/officeart/2005/8/layout/orgChart1"/>
    <dgm:cxn modelId="{ABBE458C-73F0-4F63-B651-8671E144903E}" type="presParOf" srcId="{861CF1BE-DF95-514A-9FF6-46F70E7A4595}" destId="{34C587F3-D4F3-DE4C-A60B-9E5E5834FE34}" srcOrd="0" destOrd="0" presId="urn:microsoft.com/office/officeart/2005/8/layout/orgChart1"/>
    <dgm:cxn modelId="{F25F1471-25CD-493C-89F3-E9D723889591}" type="presParOf" srcId="{34C587F3-D4F3-DE4C-A60B-9E5E5834FE34}" destId="{BC3B49F6-F1A8-E34E-B68B-1BDA3419B843}" srcOrd="0" destOrd="0" presId="urn:microsoft.com/office/officeart/2005/8/layout/orgChart1"/>
    <dgm:cxn modelId="{2F1E6C0C-C871-496C-8643-ED9BD0ED2A6E}" type="presParOf" srcId="{BC3B49F6-F1A8-E34E-B68B-1BDA3419B843}" destId="{EDEA22A0-5D7C-764E-B5F0-78E48B9CD9B3}" srcOrd="0" destOrd="0" presId="urn:microsoft.com/office/officeart/2005/8/layout/orgChart1"/>
    <dgm:cxn modelId="{F1A8893D-6A79-441E-869F-2EEEF4688651}" type="presParOf" srcId="{BC3B49F6-F1A8-E34E-B68B-1BDA3419B843}" destId="{AA36D93A-AEA0-264A-830C-1BD020BB1B46}" srcOrd="1" destOrd="0" presId="urn:microsoft.com/office/officeart/2005/8/layout/orgChart1"/>
    <dgm:cxn modelId="{A0FF8CCD-F470-4304-B517-EEC389C34E6E}" type="presParOf" srcId="{34C587F3-D4F3-DE4C-A60B-9E5E5834FE34}" destId="{07442841-9B25-3742-AB03-BD8E2EC72DD9}" srcOrd="1" destOrd="0" presId="urn:microsoft.com/office/officeart/2005/8/layout/orgChart1"/>
    <dgm:cxn modelId="{997E53CC-76C2-443F-8C8D-028CAECB94D4}" type="presParOf" srcId="{07442841-9B25-3742-AB03-BD8E2EC72DD9}" destId="{8B225E37-7311-724B-BDD8-86126616D39B}" srcOrd="0" destOrd="0" presId="urn:microsoft.com/office/officeart/2005/8/layout/orgChart1"/>
    <dgm:cxn modelId="{4A229FE3-998D-4F3E-9CCA-518B245C8CFC}" type="presParOf" srcId="{07442841-9B25-3742-AB03-BD8E2EC72DD9}" destId="{13937D26-67A3-D340-A2B6-B81278863F4B}" srcOrd="1" destOrd="0" presId="urn:microsoft.com/office/officeart/2005/8/layout/orgChart1"/>
    <dgm:cxn modelId="{E068C6B7-3D4D-4BC0-95BB-0E90073D9E96}" type="presParOf" srcId="{13937D26-67A3-D340-A2B6-B81278863F4B}" destId="{66839960-0608-0B43-BC08-14E7BDB00A7C}" srcOrd="0" destOrd="0" presId="urn:microsoft.com/office/officeart/2005/8/layout/orgChart1"/>
    <dgm:cxn modelId="{1A65D139-5FF6-49B5-ADCA-58D350A82D56}" type="presParOf" srcId="{66839960-0608-0B43-BC08-14E7BDB00A7C}" destId="{F3674705-A930-944B-BBA8-5ECDD478E725}" srcOrd="0" destOrd="0" presId="urn:microsoft.com/office/officeart/2005/8/layout/orgChart1"/>
    <dgm:cxn modelId="{9182E944-723D-4985-A432-D371015B249F}" type="presParOf" srcId="{66839960-0608-0B43-BC08-14E7BDB00A7C}" destId="{9EF97059-0B3F-C94C-BAE3-48239A5D8A24}" srcOrd="1" destOrd="0" presId="urn:microsoft.com/office/officeart/2005/8/layout/orgChart1"/>
    <dgm:cxn modelId="{67412039-562D-4DCC-8873-A51C0C07AE5F}" type="presParOf" srcId="{13937D26-67A3-D340-A2B6-B81278863F4B}" destId="{17FC67AD-5628-EF48-A8DA-6347CED99CDE}" srcOrd="1" destOrd="0" presId="urn:microsoft.com/office/officeart/2005/8/layout/orgChart1"/>
    <dgm:cxn modelId="{72002B71-96E0-4AB0-91C0-7AEE009D8733}" type="presParOf" srcId="{13937D26-67A3-D340-A2B6-B81278863F4B}" destId="{A8A37141-C499-5D4F-BBD7-B8FAD5BD863F}" srcOrd="2" destOrd="0" presId="urn:microsoft.com/office/officeart/2005/8/layout/orgChart1"/>
    <dgm:cxn modelId="{41EC3E28-16D7-44C6-A5A9-8B4814A65A6A}" type="presParOf" srcId="{07442841-9B25-3742-AB03-BD8E2EC72DD9}" destId="{D9133B12-1553-BE4E-9D5A-E6B55FC6AABD}" srcOrd="2" destOrd="0" presId="urn:microsoft.com/office/officeart/2005/8/layout/orgChart1"/>
    <dgm:cxn modelId="{6CC961E4-0DBD-46BA-AF66-915A99219AF4}" type="presParOf" srcId="{07442841-9B25-3742-AB03-BD8E2EC72DD9}" destId="{0E7BFF3F-5B73-9B4F-BF60-BF8CC1281CDE}" srcOrd="3" destOrd="0" presId="urn:microsoft.com/office/officeart/2005/8/layout/orgChart1"/>
    <dgm:cxn modelId="{8997946D-2F41-415D-8B8C-E6DC03A6D12C}" type="presParOf" srcId="{0E7BFF3F-5B73-9B4F-BF60-BF8CC1281CDE}" destId="{AC0515E5-16A8-8148-8112-628F334B19C8}" srcOrd="0" destOrd="0" presId="urn:microsoft.com/office/officeart/2005/8/layout/orgChart1"/>
    <dgm:cxn modelId="{AD7CBAC1-5A64-4166-BBDF-F64450852A52}" type="presParOf" srcId="{AC0515E5-16A8-8148-8112-628F334B19C8}" destId="{522BD437-5472-3B45-B0CD-1A65FD197A0F}" srcOrd="0" destOrd="0" presId="urn:microsoft.com/office/officeart/2005/8/layout/orgChart1"/>
    <dgm:cxn modelId="{0388DFC3-0C30-460B-A485-7DA1AD392F7A}" type="presParOf" srcId="{AC0515E5-16A8-8148-8112-628F334B19C8}" destId="{0EB0F7EB-CFC7-CC45-8F27-3E58BED5DA5C}" srcOrd="1" destOrd="0" presId="urn:microsoft.com/office/officeart/2005/8/layout/orgChart1"/>
    <dgm:cxn modelId="{9A865C3D-1223-405F-89B9-61CCF7B03BD1}" type="presParOf" srcId="{0E7BFF3F-5B73-9B4F-BF60-BF8CC1281CDE}" destId="{FA417A1C-9DD2-0A4B-868E-FAC2CD86D09A}" srcOrd="1" destOrd="0" presId="urn:microsoft.com/office/officeart/2005/8/layout/orgChart1"/>
    <dgm:cxn modelId="{F030CF8C-6A03-4423-89EB-A1098B0D0DCF}" type="presParOf" srcId="{0E7BFF3F-5B73-9B4F-BF60-BF8CC1281CDE}" destId="{99A1BCA9-BE9C-1547-972A-D537E138893C}" srcOrd="2" destOrd="0" presId="urn:microsoft.com/office/officeart/2005/8/layout/orgChart1"/>
    <dgm:cxn modelId="{FAF5390A-F464-48A6-AD3A-20EC04466469}" type="presParOf" srcId="{07442841-9B25-3742-AB03-BD8E2EC72DD9}" destId="{1A4626A2-037B-C645-8270-7A788509A33B}" srcOrd="4" destOrd="0" presId="urn:microsoft.com/office/officeart/2005/8/layout/orgChart1"/>
    <dgm:cxn modelId="{9CF74ED7-3B73-4943-B89E-CF21E28FA2FB}" type="presParOf" srcId="{07442841-9B25-3742-AB03-BD8E2EC72DD9}" destId="{FB224CA4-04BE-5840-B40E-3F78BA1350F1}" srcOrd="5" destOrd="0" presId="urn:microsoft.com/office/officeart/2005/8/layout/orgChart1"/>
    <dgm:cxn modelId="{6FD4366A-5B49-4B95-889D-354B86622F63}" type="presParOf" srcId="{FB224CA4-04BE-5840-B40E-3F78BA1350F1}" destId="{89F9BED7-A390-954E-866B-7213A9970B5A}" srcOrd="0" destOrd="0" presId="urn:microsoft.com/office/officeart/2005/8/layout/orgChart1"/>
    <dgm:cxn modelId="{F9B45A13-7EA4-4CBA-9ADA-43F621EFD9D1}" type="presParOf" srcId="{89F9BED7-A390-954E-866B-7213A9970B5A}" destId="{75E2A385-DB83-A244-B3AB-3DD1FFD15239}" srcOrd="0" destOrd="0" presId="urn:microsoft.com/office/officeart/2005/8/layout/orgChart1"/>
    <dgm:cxn modelId="{94015911-01D2-4D91-83A6-D5A596CD4BC9}" type="presParOf" srcId="{89F9BED7-A390-954E-866B-7213A9970B5A}" destId="{55879555-415F-CE49-8117-A2F24F3B1569}" srcOrd="1" destOrd="0" presId="urn:microsoft.com/office/officeart/2005/8/layout/orgChart1"/>
    <dgm:cxn modelId="{4023F23C-10E4-453C-83E4-3CCD2D70881D}" type="presParOf" srcId="{FB224CA4-04BE-5840-B40E-3F78BA1350F1}" destId="{D58927D6-E9BD-3A48-866B-6D0AB6535FCB}" srcOrd="1" destOrd="0" presId="urn:microsoft.com/office/officeart/2005/8/layout/orgChart1"/>
    <dgm:cxn modelId="{F1FD7D96-C38D-4452-82ED-BCD5E559570E}" type="presParOf" srcId="{FB224CA4-04BE-5840-B40E-3F78BA1350F1}" destId="{C7499585-E11D-F445-BFC3-C00CA0B24CC5}" srcOrd="2" destOrd="0" presId="urn:microsoft.com/office/officeart/2005/8/layout/orgChart1"/>
    <dgm:cxn modelId="{C6B83BBA-3DA4-4897-B330-1A03663667C8}" type="presParOf" srcId="{34C587F3-D4F3-DE4C-A60B-9E5E5834FE34}" destId="{DE34EEB1-07D5-D347-86E3-BA6240103747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A4626A2-037B-C645-8270-7A788509A33B}">
      <dsp:nvSpPr>
        <dsp:cNvPr id="0" name=""/>
        <dsp:cNvSpPr/>
      </dsp:nvSpPr>
      <dsp:spPr>
        <a:xfrm>
          <a:off x="2308860" y="739309"/>
          <a:ext cx="1633535" cy="2835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1753"/>
              </a:lnTo>
              <a:lnTo>
                <a:pt x="1633535" y="141753"/>
              </a:lnTo>
              <a:lnTo>
                <a:pt x="1633535" y="283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133B12-1553-BE4E-9D5A-E6B55FC6AABD}">
      <dsp:nvSpPr>
        <dsp:cNvPr id="0" name=""/>
        <dsp:cNvSpPr/>
      </dsp:nvSpPr>
      <dsp:spPr>
        <a:xfrm>
          <a:off x="2263139" y="739309"/>
          <a:ext cx="91440" cy="28350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83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B225E37-7311-724B-BDD8-86126616D39B}">
      <dsp:nvSpPr>
        <dsp:cNvPr id="0" name=""/>
        <dsp:cNvSpPr/>
      </dsp:nvSpPr>
      <dsp:spPr>
        <a:xfrm>
          <a:off x="675324" y="739309"/>
          <a:ext cx="1633535" cy="283506"/>
        </a:xfrm>
        <a:custGeom>
          <a:avLst/>
          <a:gdLst/>
          <a:ahLst/>
          <a:cxnLst/>
          <a:rect l="0" t="0" r="0" b="0"/>
          <a:pathLst>
            <a:path>
              <a:moveTo>
                <a:pt x="1633535" y="0"/>
              </a:moveTo>
              <a:lnTo>
                <a:pt x="1633535" y="141753"/>
              </a:lnTo>
              <a:lnTo>
                <a:pt x="0" y="141753"/>
              </a:lnTo>
              <a:lnTo>
                <a:pt x="0" y="283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EA22A0-5D7C-764E-B5F0-78E48B9CD9B3}">
      <dsp:nvSpPr>
        <dsp:cNvPr id="0" name=""/>
        <dsp:cNvSpPr/>
      </dsp:nvSpPr>
      <dsp:spPr>
        <a:xfrm>
          <a:off x="1633845" y="64294"/>
          <a:ext cx="1350029" cy="67501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Processing Server</a:t>
          </a:r>
        </a:p>
      </dsp:txBody>
      <dsp:txXfrm>
        <a:off x="1633845" y="64294"/>
        <a:ext cx="1350029" cy="675014"/>
      </dsp:txXfrm>
    </dsp:sp>
    <dsp:sp modelId="{F3674705-A930-944B-BBA8-5ECDD478E725}">
      <dsp:nvSpPr>
        <dsp:cNvPr id="0" name=""/>
        <dsp:cNvSpPr/>
      </dsp:nvSpPr>
      <dsp:spPr>
        <a:xfrm>
          <a:off x="310" y="1022815"/>
          <a:ext cx="1350029" cy="67501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Processing Station</a:t>
          </a:r>
        </a:p>
      </dsp:txBody>
      <dsp:txXfrm>
        <a:off x="310" y="1022815"/>
        <a:ext cx="1350029" cy="675014"/>
      </dsp:txXfrm>
    </dsp:sp>
    <dsp:sp modelId="{522BD437-5472-3B45-B0CD-1A65FD197A0F}">
      <dsp:nvSpPr>
        <dsp:cNvPr id="0" name=""/>
        <dsp:cNvSpPr/>
      </dsp:nvSpPr>
      <dsp:spPr>
        <a:xfrm>
          <a:off x="1633845" y="1022815"/>
          <a:ext cx="1350029" cy="67501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Processing Station</a:t>
          </a:r>
        </a:p>
      </dsp:txBody>
      <dsp:txXfrm>
        <a:off x="1633845" y="1022815"/>
        <a:ext cx="1350029" cy="675014"/>
      </dsp:txXfrm>
    </dsp:sp>
    <dsp:sp modelId="{75E2A385-DB83-A244-B3AB-3DD1FFD15239}">
      <dsp:nvSpPr>
        <dsp:cNvPr id="0" name=""/>
        <dsp:cNvSpPr/>
      </dsp:nvSpPr>
      <dsp:spPr>
        <a:xfrm>
          <a:off x="3267380" y="1022815"/>
          <a:ext cx="1350029" cy="67501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Processing Station</a:t>
          </a:r>
        </a:p>
      </dsp:txBody>
      <dsp:txXfrm>
        <a:off x="3267380" y="1022815"/>
        <a:ext cx="1350029" cy="67501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B3654F-5C66-4029-BE45-89D784951F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</TotalTime>
  <Pages>1</Pages>
  <Words>8573</Words>
  <Characters>42011</Characters>
  <Application>Microsoft Office Word</Application>
  <DocSecurity>0</DocSecurity>
  <Lines>4201</Lines>
  <Paragraphs>2662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>KPMG</Company>
  <LinksUpToDate>false</LinksUpToDate>
  <CharactersWithSpaces>47922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Shaer, Shalom</dc:creator>
  <cp:keywords/>
  <dc:description/>
  <cp:lastModifiedBy>Anter, Hadar</cp:lastModifiedBy>
  <cp:revision>45</cp:revision>
  <dcterms:created xsi:type="dcterms:W3CDTF">2022-01-26T14:01:00Z</dcterms:created>
  <dcterms:modified xsi:type="dcterms:W3CDTF">2022-02-28T15:45:00Z</dcterms:modified>
</cp:coreProperties>
</file>